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Pr="00241B4B" w:rsidRDefault="00A91FB3" w:rsidP="00A91FB3">
      <w:pPr>
        <w:pStyle w:val="CdigoFuente"/>
        <w:jc w:val="center"/>
        <w:rPr>
          <w:rFonts w:ascii="Eras Medium ITC" w:hAnsi="Eras Medium ITC"/>
          <w:spacing w:val="20"/>
          <w:sz w:val="44"/>
        </w:rPr>
      </w:pPr>
      <w:r w:rsidRPr="00241B4B">
        <w:rPr>
          <w:rFonts w:ascii="Eras Medium ITC" w:hAnsi="Eras Medium ITC"/>
          <w:spacing w:val="20"/>
          <w:sz w:val="36"/>
        </w:rPr>
        <w:t>TRABAJO FIN DE GRADO</w:t>
      </w:r>
    </w:p>
    <w:p w14:paraId="15F48573" w14:textId="77777777" w:rsidR="00A91FB3" w:rsidRPr="00241B4B" w:rsidRDefault="00A91FB3" w:rsidP="00A91FB3">
      <w:pPr>
        <w:pStyle w:val="CdigoFuente"/>
        <w:jc w:val="center"/>
        <w:rPr>
          <w:rFonts w:ascii="Eras Medium ITC" w:hAnsi="Eras Medium ITC"/>
          <w:spacing w:val="20"/>
          <w:sz w:val="44"/>
        </w:rPr>
      </w:pPr>
    </w:p>
    <w:p w14:paraId="60B047F8" w14:textId="33B9CA54" w:rsidR="00A91FB3" w:rsidRPr="00980513" w:rsidRDefault="00980513" w:rsidP="00A91FB3">
      <w:pPr>
        <w:pStyle w:val="CdigoFuente"/>
        <w:jc w:val="center"/>
        <w:rPr>
          <w:rFonts w:ascii="Eras Medium ITC" w:hAnsi="Eras Medium ITC"/>
          <w:spacing w:val="-20"/>
          <w:sz w:val="44"/>
        </w:rPr>
      </w:pPr>
      <w:r w:rsidRPr="00980513">
        <w:rPr>
          <w:rFonts w:ascii="Eras Medium ITC" w:hAnsi="Eras Medium ITC"/>
          <w:b/>
          <w:spacing w:val="20"/>
          <w:sz w:val="44"/>
        </w:rPr>
        <w:t xml:space="preserve">JOBS : </w:t>
      </w:r>
      <w:r>
        <w:rPr>
          <w:rFonts w:ascii="Eras Medium ITC" w:hAnsi="Eras Medium ITC"/>
          <w:b/>
          <w:spacing w:val="20"/>
          <w:sz w:val="44"/>
        </w:rPr>
        <w:t>d</w:t>
      </w:r>
      <w:r w:rsidRPr="00980513">
        <w:rPr>
          <w:rFonts w:ascii="Eras Medium ITC" w:hAnsi="Eras Medium ITC"/>
          <w:b/>
          <w:spacing w:val="20"/>
          <w:sz w:val="44"/>
        </w:rPr>
        <w:t xml:space="preserve">iseño e </w:t>
      </w:r>
      <w:r>
        <w:rPr>
          <w:rFonts w:ascii="Eras Medium ITC" w:hAnsi="Eras Medium ITC"/>
          <w:b/>
          <w:spacing w:val="20"/>
          <w:sz w:val="44"/>
        </w:rPr>
        <w:t>i</w:t>
      </w:r>
      <w:r w:rsidRPr="00980513">
        <w:rPr>
          <w:rFonts w:ascii="Eras Medium ITC" w:hAnsi="Eras Medium ITC"/>
          <w:b/>
          <w:spacing w:val="20"/>
          <w:sz w:val="44"/>
        </w:rPr>
        <w:t xml:space="preserve">mplementación de una </w:t>
      </w:r>
      <w:commentRangeStart w:id="0"/>
      <w:r w:rsidRPr="00980513">
        <w:rPr>
          <w:rFonts w:ascii="Eras Medium ITC" w:hAnsi="Eras Medium ITC"/>
          <w:b/>
          <w:spacing w:val="20"/>
          <w:sz w:val="44"/>
        </w:rPr>
        <w:t xml:space="preserve">aplicación RESTful </w:t>
      </w:r>
      <w:commentRangeEnd w:id="0"/>
      <w:r w:rsidR="00E55FAE">
        <w:rPr>
          <w:rStyle w:val="Refdecomentario"/>
          <w:rFonts w:asciiTheme="minorHAnsi" w:eastAsiaTheme="minorHAnsi" w:hAnsiTheme="minorHAnsi" w:cstheme="minorBidi"/>
          <w:noProof w:val="0"/>
          <w:lang w:eastAsia="en-US"/>
        </w:rPr>
        <w:commentReference w:id="0"/>
      </w:r>
      <w:r w:rsidRPr="00980513">
        <w:rPr>
          <w:rFonts w:ascii="Eras Medium ITC" w:hAnsi="Eras Medium ITC"/>
          <w:b/>
          <w:spacing w:val="20"/>
          <w:sz w:val="44"/>
        </w:rPr>
        <w:t xml:space="preserve">para búsqueda de </w:t>
      </w:r>
      <w:r>
        <w:rPr>
          <w:rFonts w:ascii="Eras Medium ITC" w:hAnsi="Eras Medium ITC"/>
          <w:b/>
          <w:spacing w:val="20"/>
          <w:sz w:val="44"/>
        </w:rPr>
        <w:t>empleo</w:t>
      </w:r>
      <w:r w:rsidRPr="00980513">
        <w:rPr>
          <w:rFonts w:ascii="Eras Medium ITC" w:hAnsi="Eras Medium ITC"/>
          <w:b/>
          <w:spacing w:val="20"/>
          <w:sz w:val="44"/>
        </w:rPr>
        <w:t xml:space="preserve"> para estudiantes/graduados</w:t>
      </w:r>
    </w:p>
    <w:p w14:paraId="65C5E1F6" w14:textId="77777777" w:rsidR="00A91FB3" w:rsidRPr="00980513" w:rsidRDefault="00A91FB3" w:rsidP="00A91FB3">
      <w:pPr>
        <w:pStyle w:val="CdigoFuente"/>
        <w:jc w:val="center"/>
        <w:rPr>
          <w:rFonts w:ascii="Eras Medium ITC" w:hAnsi="Eras Medium ITC"/>
          <w:spacing w:val="-20"/>
          <w:sz w:val="44"/>
        </w:rPr>
      </w:pPr>
    </w:p>
    <w:p w14:paraId="737A97A5" w14:textId="77777777" w:rsidR="00A91FB3" w:rsidRPr="00980513" w:rsidRDefault="00A91FB3" w:rsidP="00A91FB3">
      <w:pPr>
        <w:pStyle w:val="CdigoFuente"/>
        <w:jc w:val="center"/>
        <w:rPr>
          <w:rFonts w:ascii="Eras Medium ITC" w:hAnsi="Eras Medium ITC"/>
          <w:spacing w:val="-20"/>
          <w:sz w:val="44"/>
        </w:rPr>
      </w:pPr>
    </w:p>
    <w:p w14:paraId="411889C1" w14:textId="77777777" w:rsidR="00A91FB3" w:rsidRPr="00980513" w:rsidRDefault="00A91FB3" w:rsidP="00A91FB3">
      <w:pPr>
        <w:pStyle w:val="Sinespaciado"/>
        <w:jc w:val="center"/>
      </w:pPr>
    </w:p>
    <w:p w14:paraId="656991D8" w14:textId="5328EA63" w:rsidR="00A91FB3" w:rsidRDefault="00A91FB3" w:rsidP="00A91FB3">
      <w:pPr>
        <w:pStyle w:val="Sinespaciado"/>
        <w:jc w:val="center"/>
        <w:rPr>
          <w:sz w:val="28"/>
        </w:rPr>
      </w:pPr>
      <w:r w:rsidRPr="00F223C9">
        <w:rPr>
          <w:sz w:val="28"/>
        </w:rPr>
        <w:t xml:space="preserve">Autor: </w:t>
      </w:r>
      <w:r w:rsidR="00980513">
        <w:rPr>
          <w:sz w:val="28"/>
        </w:rPr>
        <w:t>Carlos Soler Martín</w:t>
      </w:r>
    </w:p>
    <w:p w14:paraId="7FC0F14D" w14:textId="3D7DE774" w:rsidR="00606480" w:rsidRDefault="00882F9E" w:rsidP="00606480">
      <w:pPr>
        <w:pStyle w:val="Sinespaciado"/>
        <w:jc w:val="center"/>
        <w:rPr>
          <w:ins w:id="1" w:author="Sergio Saugar García" w:date="2022-06-09T11:42:00Z"/>
          <w:spacing w:val="20"/>
          <w:sz w:val="28"/>
        </w:rPr>
      </w:pPr>
      <w:r>
        <w:rPr>
          <w:spacing w:val="20"/>
          <w:sz w:val="28"/>
        </w:rPr>
        <w:t>Tutor</w:t>
      </w:r>
      <w:r w:rsidR="00980513">
        <w:rPr>
          <w:spacing w:val="20"/>
          <w:sz w:val="28"/>
        </w:rPr>
        <w:t>es</w:t>
      </w:r>
      <w:r w:rsidR="00A91FB3">
        <w:rPr>
          <w:spacing w:val="20"/>
          <w:sz w:val="28"/>
        </w:rPr>
        <w:t xml:space="preserve">: </w:t>
      </w:r>
      <w:r w:rsidR="00980513">
        <w:rPr>
          <w:spacing w:val="20"/>
          <w:sz w:val="28"/>
        </w:rPr>
        <w:t xml:space="preserve">Sergio </w:t>
      </w:r>
      <w:r w:rsidR="00980513" w:rsidRPr="00980513">
        <w:rPr>
          <w:spacing w:val="20"/>
          <w:sz w:val="28"/>
        </w:rPr>
        <w:t>Saugar Garcia</w:t>
      </w:r>
      <w:ins w:id="2" w:author="Sergio Saugar García" w:date="2022-06-09T11:42:00Z">
        <w:r w:rsidR="00606480">
          <w:rPr>
            <w:spacing w:val="20"/>
            <w:sz w:val="28"/>
          </w:rPr>
          <w:t xml:space="preserve"> </w:t>
        </w:r>
        <w:commentRangeStart w:id="3"/>
        <w:r w:rsidR="00606480">
          <w:rPr>
            <w:spacing w:val="20"/>
            <w:sz w:val="28"/>
          </w:rPr>
          <w:t>(</w:t>
        </w:r>
      </w:ins>
      <w:ins w:id="4" w:author="Sergio Saugar García" w:date="2022-06-09T11:43:00Z">
        <w:r w:rsidR="00606480">
          <w:rPr>
            <w:spacing w:val="20"/>
            <w:sz w:val="28"/>
          </w:rPr>
          <w:t xml:space="preserve">U. </w:t>
        </w:r>
      </w:ins>
      <w:ins w:id="5" w:author="Sergio Saugar García" w:date="2022-06-09T11:42:00Z">
        <w:r w:rsidR="00606480">
          <w:rPr>
            <w:spacing w:val="20"/>
            <w:sz w:val="28"/>
          </w:rPr>
          <w:t>San Pablo</w:t>
        </w:r>
      </w:ins>
      <w:ins w:id="6" w:author="Sergio Saugar García" w:date="2022-06-09T11:43:00Z">
        <w:r w:rsidR="00606480">
          <w:rPr>
            <w:spacing w:val="20"/>
            <w:sz w:val="28"/>
          </w:rPr>
          <w:t>-CEU</w:t>
        </w:r>
      </w:ins>
      <w:ins w:id="7" w:author="Sergio Saugar García" w:date="2022-06-09T11:42:00Z">
        <w:r w:rsidR="00606480">
          <w:rPr>
            <w:spacing w:val="20"/>
            <w:sz w:val="28"/>
          </w:rPr>
          <w:t>)</w:t>
        </w:r>
      </w:ins>
    </w:p>
    <w:p w14:paraId="1E0CF86B" w14:textId="55D0D591" w:rsidR="00A91FB3" w:rsidRDefault="00980513" w:rsidP="00606480">
      <w:pPr>
        <w:pStyle w:val="Sinespaciado"/>
        <w:jc w:val="center"/>
        <w:rPr>
          <w:spacing w:val="20"/>
          <w:sz w:val="24"/>
        </w:rPr>
      </w:pPr>
      <w:del w:id="8" w:author="Sergio Saugar García" w:date="2022-06-09T11:42:00Z">
        <w:r w:rsidDel="00606480">
          <w:rPr>
            <w:spacing w:val="20"/>
            <w:sz w:val="28"/>
          </w:rPr>
          <w:delText xml:space="preserve">y </w:delText>
        </w:r>
      </w:del>
      <w:r>
        <w:rPr>
          <w:spacing w:val="20"/>
          <w:sz w:val="28"/>
        </w:rPr>
        <w:t xml:space="preserve">Alex </w:t>
      </w:r>
      <w:r w:rsidRPr="00980513">
        <w:rPr>
          <w:spacing w:val="20"/>
          <w:sz w:val="28"/>
        </w:rPr>
        <w:t>Rayón Jerez</w:t>
      </w:r>
      <w:ins w:id="9" w:author="Sergio Saugar García" w:date="2022-06-09T11:43:00Z">
        <w:r w:rsidR="00606480">
          <w:rPr>
            <w:spacing w:val="20"/>
            <w:sz w:val="28"/>
          </w:rPr>
          <w:t xml:space="preserve"> (U. Deusto)</w:t>
        </w:r>
        <w:commentRangeEnd w:id="3"/>
        <w:r w:rsidR="00606480">
          <w:rPr>
            <w:rStyle w:val="Refdecomentario"/>
          </w:rPr>
          <w:commentReference w:id="3"/>
        </w:r>
      </w:ins>
    </w:p>
    <w:p w14:paraId="72A2D864" w14:textId="77777777" w:rsidR="00A91FB3" w:rsidRDefault="00A91FB3" w:rsidP="00A91FB3">
      <w:pPr>
        <w:pStyle w:val="CdigoFuente"/>
        <w:jc w:val="center"/>
        <w:rPr>
          <w:rFonts w:ascii="Eras Medium ITC" w:hAnsi="Eras Medium ITC"/>
          <w:spacing w:val="20"/>
          <w:sz w:val="28"/>
        </w:rPr>
      </w:pPr>
    </w:p>
    <w:p w14:paraId="6C546505" w14:textId="77777777" w:rsidR="00A91FB3" w:rsidRDefault="00A91FB3" w:rsidP="00A91FB3">
      <w:pPr>
        <w:pStyle w:val="CdigoFuente"/>
        <w:jc w:val="center"/>
        <w:rPr>
          <w:rFonts w:ascii="Eras Medium ITC" w:hAnsi="Eras Medium ITC"/>
          <w:spacing w:val="20"/>
          <w:sz w:val="28"/>
        </w:rPr>
      </w:pPr>
    </w:p>
    <w:p w14:paraId="7CB451D8" w14:textId="77777777" w:rsidR="00A91FB3" w:rsidRDefault="00A91FB3" w:rsidP="00A91FB3">
      <w:pPr>
        <w:pStyle w:val="CdigoFuente"/>
        <w:jc w:val="center"/>
        <w:rPr>
          <w:rFonts w:ascii="Eras Medium ITC" w:hAnsi="Eras Medium ITC"/>
          <w:spacing w:val="20"/>
          <w:sz w:val="28"/>
        </w:rPr>
      </w:pPr>
    </w:p>
    <w:p w14:paraId="2CB4D45D" w14:textId="2331E18C" w:rsidR="00A91FB3" w:rsidRDefault="00980513"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even" r:id="rId13"/>
          <w:headerReference w:type="default" r:id="rId14"/>
          <w:footerReference w:type="even" r:id="rId15"/>
          <w:footerReference w:type="default" r:id="rId16"/>
          <w:headerReference w:type="first" r:id="rId17"/>
          <w:footerReference w:type="first" r:id="rId18"/>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ED34C9C" w:rsidR="00854A5D" w:rsidRPr="006A2001" w:rsidRDefault="006A2001" w:rsidP="00504E67">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980513">
                    <w:rPr>
                      <w:rFonts w:ascii="Eras Medium ITC" w:eastAsia="Times New Roman" w:hAnsi="Eras Medium ITC" w:cs="Times New Roman"/>
                      <w:smallCaps/>
                      <w:sz w:val="22"/>
                      <w:lang w:eastAsia="es-ES"/>
                    </w:rPr>
                    <w:t>Carlos Soler Martín</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4CC7D7BA" w:rsidR="006A2001" w:rsidRDefault="006A2001" w:rsidP="00504E67">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sidR="00980513">
                    <w:rPr>
                      <w:rFonts w:ascii="Eras Medium ITC" w:eastAsia="Times New Roman" w:hAnsi="Eras Medium ITC" w:cs="Times New Roman"/>
                      <w:sz w:val="22"/>
                      <w:szCs w:val="28"/>
                      <w:lang w:eastAsia="es-ES"/>
                    </w:rPr>
                    <w:t xml:space="preserve">JOBS - </w:t>
                  </w:r>
                  <w:r w:rsidR="00980513" w:rsidRPr="00980513">
                    <w:rPr>
                      <w:rFonts w:ascii="Eras Medium ITC" w:eastAsia="Times New Roman" w:hAnsi="Eras Medium ITC" w:cs="Times New Roman"/>
                      <w:sz w:val="22"/>
                      <w:szCs w:val="28"/>
                      <w:lang w:eastAsia="es-ES"/>
                    </w:rPr>
                    <w:t>diseño e implementación de una aplicación RESTful para búsqueda de empleo para estudiantes/graduados</w:t>
                  </w:r>
                </w:p>
                <w:p w14:paraId="32685964" w14:textId="1BD3F9F2" w:rsidR="006A2001" w:rsidRPr="00882F9E" w:rsidRDefault="006A2001" w:rsidP="00504E67">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504E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504E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504E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504E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504E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504E6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504E67">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9"/>
          <w:footerReference w:type="even" r:id="rId20"/>
          <w:headerReference w:type="first" r:id="rId21"/>
          <w:footerReference w:type="first" r:id="rId22"/>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10" w:name="_Toc492311562"/>
      <w:bookmarkStart w:id="11" w:name="_Toc492311855"/>
      <w:bookmarkStart w:id="12" w:name="_Toc492644603"/>
      <w:bookmarkStart w:id="13" w:name="_Toc492644665"/>
      <w:bookmarkStart w:id="14" w:name="_Toc492887858"/>
      <w:bookmarkStart w:id="15" w:name="_Toc492888159"/>
      <w:bookmarkStart w:id="16" w:name="_Toc492901247"/>
      <w:r w:rsidRPr="00BC13A5">
        <w:rPr>
          <w:szCs w:val="48"/>
        </w:rPr>
        <w:lastRenderedPageBreak/>
        <w:t>Resumen</w:t>
      </w:r>
      <w:bookmarkEnd w:id="10"/>
      <w:bookmarkEnd w:id="11"/>
      <w:bookmarkEnd w:id="12"/>
      <w:bookmarkEnd w:id="13"/>
      <w:bookmarkEnd w:id="14"/>
      <w:bookmarkEnd w:id="15"/>
      <w:bookmarkEnd w:id="16"/>
      <w:r w:rsidRPr="00BC13A5">
        <w:rPr>
          <w:rFonts w:asciiTheme="minorHAnsi" w:eastAsiaTheme="minorHAnsi" w:hAnsiTheme="minorHAnsi" w:cs="Arial"/>
          <w:spacing w:val="0"/>
          <w:kern w:val="0"/>
          <w:sz w:val="24"/>
          <w:szCs w:val="24"/>
        </w:rPr>
        <w:tab/>
      </w:r>
    </w:p>
    <w:p w14:paraId="43BE45D9" w14:textId="418A06AA" w:rsidR="00A91FB3" w:rsidRPr="00796CBC" w:rsidRDefault="00BC13A5" w:rsidP="00A91FB3">
      <w:pPr>
        <w:autoSpaceDE w:val="0"/>
        <w:autoSpaceDN w:val="0"/>
        <w:adjustRightInd w:val="0"/>
        <w:spacing w:after="0" w:line="240" w:lineRule="auto"/>
        <w:rPr>
          <w:rFonts w:cs="Arial"/>
          <w:color w:val="FF0000"/>
          <w:szCs w:val="24"/>
        </w:rPr>
      </w:pPr>
      <w:r w:rsidRPr="00796CBC">
        <w:rPr>
          <w:rFonts w:cs="Arial"/>
          <w:color w:val="FF0000"/>
          <w:szCs w:val="24"/>
        </w:rPr>
        <w:t>Texto con, a lo sumo, 200 palabras.</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17" w:name="_Toc492311563"/>
      <w:bookmarkStart w:id="18" w:name="_Toc492311856"/>
      <w:bookmarkStart w:id="19" w:name="_Toc492644604"/>
      <w:bookmarkStart w:id="20" w:name="_Toc492644666"/>
      <w:bookmarkStart w:id="21" w:name="_Toc492887859"/>
      <w:bookmarkStart w:id="22" w:name="_Toc492888160"/>
      <w:bookmarkStart w:id="23" w:name="_Toc492901248"/>
      <w:r w:rsidRPr="00B612E8">
        <w:t>Palabras Clave</w:t>
      </w:r>
      <w:bookmarkEnd w:id="17"/>
      <w:bookmarkEnd w:id="18"/>
      <w:bookmarkEnd w:id="19"/>
      <w:bookmarkEnd w:id="20"/>
      <w:bookmarkEnd w:id="21"/>
      <w:bookmarkEnd w:id="22"/>
      <w:bookmarkEnd w:id="23"/>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3"/>
          <w:footerReference w:type="even" r:id="rId24"/>
          <w:headerReference w:type="first" r:id="rId25"/>
          <w:footerReference w:type="first" r:id="rId26"/>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r w:rsidRPr="00767F00">
        <w:lastRenderedPageBreak/>
        <w:t>Abstract</w:t>
      </w:r>
      <w:r w:rsidRPr="00767F00">
        <w:tab/>
      </w:r>
    </w:p>
    <w:p w14:paraId="10382464" w14:textId="04419E32" w:rsidR="00BC13A5" w:rsidRPr="00796CBC" w:rsidRDefault="00BC13A5" w:rsidP="00BC13A5">
      <w:pPr>
        <w:autoSpaceDE w:val="0"/>
        <w:autoSpaceDN w:val="0"/>
        <w:adjustRightInd w:val="0"/>
        <w:spacing w:after="0" w:line="240" w:lineRule="auto"/>
        <w:rPr>
          <w:rFonts w:cs="Arial"/>
          <w:color w:val="FF0000"/>
          <w:szCs w:val="24"/>
        </w:rPr>
      </w:pPr>
      <w:r w:rsidRPr="00796CBC">
        <w:rPr>
          <w:rFonts w:cs="Arial"/>
          <w:color w:val="FF0000"/>
          <w:szCs w:val="24"/>
        </w:rPr>
        <w:t>Resumen anterior, en inglés.</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C2C1DFB" w14:textId="77777777" w:rsidR="00941A4D" w:rsidRDefault="00941A4D" w:rsidP="00941A4D">
      <w:pPr>
        <w:autoSpaceDE w:val="0"/>
        <w:autoSpaceDN w:val="0"/>
        <w:adjustRightInd w:val="0"/>
        <w:spacing w:after="0" w:line="240" w:lineRule="auto"/>
        <w:rPr>
          <w:rFonts w:cs="Arial"/>
          <w:szCs w:val="24"/>
        </w:rPr>
      </w:pPr>
    </w:p>
    <w:p w14:paraId="3386E56D" w14:textId="77777777" w:rsidR="00941A4D" w:rsidRDefault="00941A4D"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2CAD2867" w14:textId="77777777" w:rsidR="00941A4D" w:rsidRDefault="00941A4D" w:rsidP="00941A4D">
      <w:pPr>
        <w:autoSpaceDE w:val="0"/>
        <w:autoSpaceDN w:val="0"/>
        <w:adjustRightInd w:val="0"/>
        <w:spacing w:after="0" w:line="240" w:lineRule="auto"/>
        <w:rPr>
          <w:rFonts w:cs="Arial"/>
          <w:szCs w:val="24"/>
        </w:rPr>
      </w:pPr>
    </w:p>
    <w:p w14:paraId="09F3B3BD" w14:textId="77777777" w:rsidR="00941A4D" w:rsidRDefault="00941A4D" w:rsidP="00941A4D">
      <w:pPr>
        <w:autoSpaceDE w:val="0"/>
        <w:autoSpaceDN w:val="0"/>
        <w:adjustRightInd w:val="0"/>
        <w:spacing w:after="0" w:line="240" w:lineRule="auto"/>
        <w:rPr>
          <w:rFonts w:cs="Arial"/>
          <w:szCs w:val="24"/>
        </w:rPr>
      </w:pPr>
    </w:p>
    <w:p w14:paraId="6543159A" w14:textId="77777777" w:rsidR="00941A4D" w:rsidRDefault="00941A4D" w:rsidP="00941A4D">
      <w:pPr>
        <w:autoSpaceDE w:val="0"/>
        <w:autoSpaceDN w:val="0"/>
        <w:adjustRightInd w:val="0"/>
        <w:spacing w:after="0" w:line="240" w:lineRule="auto"/>
        <w:rPr>
          <w:rFonts w:cs="Arial"/>
          <w:szCs w:val="24"/>
        </w:rPr>
      </w:pPr>
    </w:p>
    <w:p w14:paraId="59A09AC6" w14:textId="116B0ED9" w:rsidR="00941A4D" w:rsidRDefault="00EF1449" w:rsidP="00EF1449">
      <w:pPr>
        <w:tabs>
          <w:tab w:val="left" w:pos="6381"/>
        </w:tabs>
        <w:autoSpaceDE w:val="0"/>
        <w:autoSpaceDN w:val="0"/>
        <w:adjustRightInd w:val="0"/>
        <w:spacing w:after="0" w:line="240" w:lineRule="auto"/>
        <w:rPr>
          <w:rFonts w:cs="Arial"/>
          <w:szCs w:val="24"/>
        </w:rPr>
      </w:pPr>
      <w:r>
        <w:rPr>
          <w:rFonts w:cs="Arial"/>
          <w:szCs w:val="24"/>
        </w:rPr>
        <w:tab/>
      </w:r>
    </w:p>
    <w:p w14:paraId="015E7201" w14:textId="13444A1A" w:rsidR="00941A4D" w:rsidRDefault="00941A4D" w:rsidP="00941A4D">
      <w:pPr>
        <w:autoSpaceDE w:val="0"/>
        <w:autoSpaceDN w:val="0"/>
        <w:adjustRightInd w:val="0"/>
        <w:spacing w:after="0" w:line="240" w:lineRule="auto"/>
        <w:rPr>
          <w:rFonts w:cs="Arial"/>
          <w:szCs w:val="24"/>
        </w:rPr>
      </w:pPr>
    </w:p>
    <w:p w14:paraId="3DDB8BA1" w14:textId="2A888491" w:rsidR="00941A4D" w:rsidRDefault="00941A4D" w:rsidP="00941A4D">
      <w:pPr>
        <w:autoSpaceDE w:val="0"/>
        <w:autoSpaceDN w:val="0"/>
        <w:adjustRightInd w:val="0"/>
        <w:spacing w:after="0" w:line="240" w:lineRule="auto"/>
        <w:rPr>
          <w:rFonts w:cs="Arial"/>
          <w:szCs w:val="24"/>
        </w:rPr>
      </w:pPr>
    </w:p>
    <w:p w14:paraId="525289CA" w14:textId="437CDF6D" w:rsidR="00941A4D" w:rsidRDefault="00941A4D" w:rsidP="00941A4D">
      <w:pPr>
        <w:autoSpaceDE w:val="0"/>
        <w:autoSpaceDN w:val="0"/>
        <w:adjustRightInd w:val="0"/>
        <w:spacing w:after="0" w:line="240" w:lineRule="auto"/>
        <w:rPr>
          <w:rFonts w:cs="Arial"/>
          <w:szCs w:val="24"/>
        </w:rPr>
      </w:pPr>
    </w:p>
    <w:p w14:paraId="289438A8" w14:textId="594E59A0" w:rsidR="00941A4D" w:rsidRDefault="00941A4D" w:rsidP="00941A4D">
      <w:pPr>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r w:rsidRPr="00767F00">
        <w:t>Keywords</w:t>
      </w:r>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16554166" w14:textId="6785B2C9" w:rsidR="00E6319C" w:rsidRDefault="003C3F39">
          <w:pPr>
            <w:pStyle w:val="TDC1"/>
            <w:rPr>
              <w:rFonts w:eastAsiaTheme="minorEastAsia"/>
              <w:bCs w:val="0"/>
              <w:iCs w:val="0"/>
              <w:sz w:val="22"/>
              <w:szCs w:val="22"/>
              <w:lang w:eastAsia="es-ES"/>
            </w:rPr>
          </w:pPr>
          <w:r>
            <w:fldChar w:fldCharType="begin"/>
          </w:r>
          <w:r w:rsidR="00ED681F">
            <w:instrText>TOC \o "1-3" \h \z \u</w:instrText>
          </w:r>
          <w:r>
            <w:fldChar w:fldCharType="separate"/>
          </w:r>
          <w:hyperlink w:anchor="_Toc104540048" w:history="1">
            <w:r w:rsidR="00E6319C" w:rsidRPr="00D365A0">
              <w:rPr>
                <w:rStyle w:val="Hipervnculo"/>
              </w:rPr>
              <w:t>Capítulo 1 Introducción</w:t>
            </w:r>
            <w:r w:rsidR="00E6319C">
              <w:rPr>
                <w:webHidden/>
              </w:rPr>
              <w:tab/>
            </w:r>
            <w:r w:rsidR="00E6319C">
              <w:rPr>
                <w:webHidden/>
              </w:rPr>
              <w:fldChar w:fldCharType="begin"/>
            </w:r>
            <w:r w:rsidR="00E6319C">
              <w:rPr>
                <w:webHidden/>
              </w:rPr>
              <w:instrText xml:space="preserve"> PAGEREF _Toc104540048 \h </w:instrText>
            </w:r>
            <w:r w:rsidR="00E6319C">
              <w:rPr>
                <w:webHidden/>
              </w:rPr>
            </w:r>
            <w:r w:rsidR="00E6319C">
              <w:rPr>
                <w:webHidden/>
              </w:rPr>
              <w:fldChar w:fldCharType="separate"/>
            </w:r>
            <w:r w:rsidR="00E6319C">
              <w:rPr>
                <w:webHidden/>
              </w:rPr>
              <w:t>1</w:t>
            </w:r>
            <w:r w:rsidR="00E6319C">
              <w:rPr>
                <w:webHidden/>
              </w:rPr>
              <w:fldChar w:fldCharType="end"/>
            </w:r>
          </w:hyperlink>
        </w:p>
        <w:p w14:paraId="5FBAA106" w14:textId="51CF02F1" w:rsidR="00E6319C" w:rsidRDefault="00000000">
          <w:pPr>
            <w:pStyle w:val="TDC1"/>
            <w:rPr>
              <w:rFonts w:eastAsiaTheme="minorEastAsia"/>
              <w:bCs w:val="0"/>
              <w:iCs w:val="0"/>
              <w:sz w:val="22"/>
              <w:szCs w:val="22"/>
              <w:lang w:eastAsia="es-ES"/>
            </w:rPr>
          </w:pPr>
          <w:hyperlink w:anchor="_Toc104540049" w:history="1">
            <w:r w:rsidR="00E6319C" w:rsidRPr="00D365A0">
              <w:rPr>
                <w:rStyle w:val="Hipervnculo"/>
              </w:rPr>
              <w:t>Capítulo 2 Gestión del proyecto</w:t>
            </w:r>
            <w:r w:rsidR="00E6319C">
              <w:rPr>
                <w:webHidden/>
              </w:rPr>
              <w:tab/>
            </w:r>
            <w:r w:rsidR="00E6319C">
              <w:rPr>
                <w:webHidden/>
              </w:rPr>
              <w:fldChar w:fldCharType="begin"/>
            </w:r>
            <w:r w:rsidR="00E6319C">
              <w:rPr>
                <w:webHidden/>
              </w:rPr>
              <w:instrText xml:space="preserve"> PAGEREF _Toc104540049 \h </w:instrText>
            </w:r>
            <w:r w:rsidR="00E6319C">
              <w:rPr>
                <w:webHidden/>
              </w:rPr>
            </w:r>
            <w:r w:rsidR="00E6319C">
              <w:rPr>
                <w:webHidden/>
              </w:rPr>
              <w:fldChar w:fldCharType="separate"/>
            </w:r>
            <w:r w:rsidR="00E6319C">
              <w:rPr>
                <w:webHidden/>
              </w:rPr>
              <w:t>5</w:t>
            </w:r>
            <w:r w:rsidR="00E6319C">
              <w:rPr>
                <w:webHidden/>
              </w:rPr>
              <w:fldChar w:fldCharType="end"/>
            </w:r>
          </w:hyperlink>
        </w:p>
        <w:p w14:paraId="15C03B26" w14:textId="74C1A35F" w:rsidR="00E6319C" w:rsidRDefault="00000000">
          <w:pPr>
            <w:pStyle w:val="TDC2"/>
            <w:rPr>
              <w:rFonts w:eastAsiaTheme="minorEastAsia"/>
              <w:bCs w:val="0"/>
              <w:noProof/>
              <w:lang w:eastAsia="es-ES"/>
            </w:rPr>
          </w:pPr>
          <w:hyperlink w:anchor="_Toc104540050" w:history="1">
            <w:r w:rsidR="00E6319C" w:rsidRPr="00D365A0">
              <w:rPr>
                <w:rStyle w:val="Hipervnculo"/>
                <w:noProof/>
              </w:rPr>
              <w:t>2.1</w:t>
            </w:r>
            <w:r w:rsidR="00E6319C">
              <w:rPr>
                <w:rFonts w:eastAsiaTheme="minorEastAsia"/>
                <w:bCs w:val="0"/>
                <w:noProof/>
                <w:lang w:eastAsia="es-ES"/>
              </w:rPr>
              <w:tab/>
            </w:r>
            <w:r w:rsidR="00E6319C" w:rsidRPr="00D365A0">
              <w:rPr>
                <w:rStyle w:val="Hipervnculo"/>
                <w:noProof/>
              </w:rPr>
              <w:t>Modelo de ciclo de vida</w:t>
            </w:r>
            <w:r w:rsidR="00E6319C">
              <w:rPr>
                <w:noProof/>
                <w:webHidden/>
              </w:rPr>
              <w:tab/>
            </w:r>
            <w:r w:rsidR="00E6319C">
              <w:rPr>
                <w:noProof/>
                <w:webHidden/>
              </w:rPr>
              <w:fldChar w:fldCharType="begin"/>
            </w:r>
            <w:r w:rsidR="00E6319C">
              <w:rPr>
                <w:noProof/>
                <w:webHidden/>
              </w:rPr>
              <w:instrText xml:space="preserve"> PAGEREF _Toc104540050 \h </w:instrText>
            </w:r>
            <w:r w:rsidR="00E6319C">
              <w:rPr>
                <w:noProof/>
                <w:webHidden/>
              </w:rPr>
            </w:r>
            <w:r w:rsidR="00E6319C">
              <w:rPr>
                <w:noProof/>
                <w:webHidden/>
              </w:rPr>
              <w:fldChar w:fldCharType="separate"/>
            </w:r>
            <w:r w:rsidR="00E6319C">
              <w:rPr>
                <w:noProof/>
                <w:webHidden/>
              </w:rPr>
              <w:t>5</w:t>
            </w:r>
            <w:r w:rsidR="00E6319C">
              <w:rPr>
                <w:noProof/>
                <w:webHidden/>
              </w:rPr>
              <w:fldChar w:fldCharType="end"/>
            </w:r>
          </w:hyperlink>
        </w:p>
        <w:p w14:paraId="0AA9DDBA" w14:textId="691BD6E8" w:rsidR="00E6319C" w:rsidRDefault="00000000">
          <w:pPr>
            <w:pStyle w:val="TDC2"/>
            <w:rPr>
              <w:rFonts w:eastAsiaTheme="minorEastAsia"/>
              <w:bCs w:val="0"/>
              <w:noProof/>
              <w:lang w:eastAsia="es-ES"/>
            </w:rPr>
          </w:pPr>
          <w:hyperlink w:anchor="_Toc104540051" w:history="1">
            <w:r w:rsidR="00E6319C" w:rsidRPr="00D365A0">
              <w:rPr>
                <w:rStyle w:val="Hipervnculo"/>
                <w:noProof/>
              </w:rPr>
              <w:t>2.2</w:t>
            </w:r>
            <w:r w:rsidR="00E6319C">
              <w:rPr>
                <w:rFonts w:eastAsiaTheme="minorEastAsia"/>
                <w:bCs w:val="0"/>
                <w:noProof/>
                <w:lang w:eastAsia="es-ES"/>
              </w:rPr>
              <w:tab/>
            </w:r>
            <w:r w:rsidR="00E6319C" w:rsidRPr="00D365A0">
              <w:rPr>
                <w:rStyle w:val="Hipervnculo"/>
                <w:noProof/>
              </w:rPr>
              <w:t>Papeles desempeñados en el proyecto</w:t>
            </w:r>
            <w:r w:rsidR="00E6319C">
              <w:rPr>
                <w:noProof/>
                <w:webHidden/>
              </w:rPr>
              <w:tab/>
            </w:r>
            <w:r w:rsidR="00E6319C">
              <w:rPr>
                <w:noProof/>
                <w:webHidden/>
              </w:rPr>
              <w:fldChar w:fldCharType="begin"/>
            </w:r>
            <w:r w:rsidR="00E6319C">
              <w:rPr>
                <w:noProof/>
                <w:webHidden/>
              </w:rPr>
              <w:instrText xml:space="preserve"> PAGEREF _Toc104540051 \h </w:instrText>
            </w:r>
            <w:r w:rsidR="00E6319C">
              <w:rPr>
                <w:noProof/>
                <w:webHidden/>
              </w:rPr>
            </w:r>
            <w:r w:rsidR="00E6319C">
              <w:rPr>
                <w:noProof/>
                <w:webHidden/>
              </w:rPr>
              <w:fldChar w:fldCharType="separate"/>
            </w:r>
            <w:r w:rsidR="00E6319C">
              <w:rPr>
                <w:noProof/>
                <w:webHidden/>
              </w:rPr>
              <w:t>6</w:t>
            </w:r>
            <w:r w:rsidR="00E6319C">
              <w:rPr>
                <w:noProof/>
                <w:webHidden/>
              </w:rPr>
              <w:fldChar w:fldCharType="end"/>
            </w:r>
          </w:hyperlink>
        </w:p>
        <w:p w14:paraId="31ABCF89" w14:textId="2B1EFB26" w:rsidR="00E6319C" w:rsidRDefault="00000000">
          <w:pPr>
            <w:pStyle w:val="TDC2"/>
            <w:rPr>
              <w:rFonts w:eastAsiaTheme="minorEastAsia"/>
              <w:bCs w:val="0"/>
              <w:noProof/>
              <w:lang w:eastAsia="es-ES"/>
            </w:rPr>
          </w:pPr>
          <w:hyperlink w:anchor="_Toc104540052" w:history="1">
            <w:r w:rsidR="00E6319C" w:rsidRPr="00D365A0">
              <w:rPr>
                <w:rStyle w:val="Hipervnculo"/>
                <w:noProof/>
              </w:rPr>
              <w:t>2.3</w:t>
            </w:r>
            <w:r w:rsidR="00E6319C">
              <w:rPr>
                <w:rFonts w:eastAsiaTheme="minorEastAsia"/>
                <w:bCs w:val="0"/>
                <w:noProof/>
                <w:lang w:eastAsia="es-ES"/>
              </w:rPr>
              <w:tab/>
            </w:r>
            <w:r w:rsidR="00E6319C" w:rsidRPr="00D365A0">
              <w:rPr>
                <w:rStyle w:val="Hipervnculo"/>
                <w:noProof/>
              </w:rPr>
              <w:t>Planificación</w:t>
            </w:r>
            <w:r w:rsidR="00E6319C">
              <w:rPr>
                <w:noProof/>
                <w:webHidden/>
              </w:rPr>
              <w:tab/>
            </w:r>
            <w:r w:rsidR="00E6319C">
              <w:rPr>
                <w:noProof/>
                <w:webHidden/>
              </w:rPr>
              <w:fldChar w:fldCharType="begin"/>
            </w:r>
            <w:r w:rsidR="00E6319C">
              <w:rPr>
                <w:noProof/>
                <w:webHidden/>
              </w:rPr>
              <w:instrText xml:space="preserve"> PAGEREF _Toc104540052 \h </w:instrText>
            </w:r>
            <w:r w:rsidR="00E6319C">
              <w:rPr>
                <w:noProof/>
                <w:webHidden/>
              </w:rPr>
            </w:r>
            <w:r w:rsidR="00E6319C">
              <w:rPr>
                <w:noProof/>
                <w:webHidden/>
              </w:rPr>
              <w:fldChar w:fldCharType="separate"/>
            </w:r>
            <w:r w:rsidR="00E6319C">
              <w:rPr>
                <w:noProof/>
                <w:webHidden/>
              </w:rPr>
              <w:t>6</w:t>
            </w:r>
            <w:r w:rsidR="00E6319C">
              <w:rPr>
                <w:noProof/>
                <w:webHidden/>
              </w:rPr>
              <w:fldChar w:fldCharType="end"/>
            </w:r>
          </w:hyperlink>
        </w:p>
        <w:p w14:paraId="27457FA1" w14:textId="544982D7" w:rsidR="00E6319C" w:rsidRDefault="00000000">
          <w:pPr>
            <w:pStyle w:val="TDC2"/>
            <w:rPr>
              <w:rFonts w:eastAsiaTheme="minorEastAsia"/>
              <w:bCs w:val="0"/>
              <w:noProof/>
              <w:lang w:eastAsia="es-ES"/>
            </w:rPr>
          </w:pPr>
          <w:hyperlink w:anchor="_Toc104540053" w:history="1">
            <w:r w:rsidR="00E6319C" w:rsidRPr="00D365A0">
              <w:rPr>
                <w:rStyle w:val="Hipervnculo"/>
                <w:noProof/>
              </w:rPr>
              <w:t>2.4</w:t>
            </w:r>
            <w:r w:rsidR="00E6319C">
              <w:rPr>
                <w:rFonts w:eastAsiaTheme="minorEastAsia"/>
                <w:bCs w:val="0"/>
                <w:noProof/>
                <w:lang w:eastAsia="es-ES"/>
              </w:rPr>
              <w:tab/>
            </w:r>
            <w:r w:rsidR="00E6319C" w:rsidRPr="00D365A0">
              <w:rPr>
                <w:rStyle w:val="Hipervnculo"/>
                <w:noProof/>
              </w:rPr>
              <w:t>Presupuesto</w:t>
            </w:r>
            <w:r w:rsidR="00E6319C">
              <w:rPr>
                <w:noProof/>
                <w:webHidden/>
              </w:rPr>
              <w:tab/>
            </w:r>
            <w:r w:rsidR="00E6319C">
              <w:rPr>
                <w:noProof/>
                <w:webHidden/>
              </w:rPr>
              <w:fldChar w:fldCharType="begin"/>
            </w:r>
            <w:r w:rsidR="00E6319C">
              <w:rPr>
                <w:noProof/>
                <w:webHidden/>
              </w:rPr>
              <w:instrText xml:space="preserve"> PAGEREF _Toc104540053 \h </w:instrText>
            </w:r>
            <w:r w:rsidR="00E6319C">
              <w:rPr>
                <w:noProof/>
                <w:webHidden/>
              </w:rPr>
            </w:r>
            <w:r w:rsidR="00E6319C">
              <w:rPr>
                <w:noProof/>
                <w:webHidden/>
              </w:rPr>
              <w:fldChar w:fldCharType="separate"/>
            </w:r>
            <w:r w:rsidR="00E6319C">
              <w:rPr>
                <w:noProof/>
                <w:webHidden/>
              </w:rPr>
              <w:t>7</w:t>
            </w:r>
            <w:r w:rsidR="00E6319C">
              <w:rPr>
                <w:noProof/>
                <w:webHidden/>
              </w:rPr>
              <w:fldChar w:fldCharType="end"/>
            </w:r>
          </w:hyperlink>
        </w:p>
        <w:p w14:paraId="303E1A8E" w14:textId="7664782C" w:rsidR="00E6319C" w:rsidRDefault="00000000">
          <w:pPr>
            <w:pStyle w:val="TDC2"/>
            <w:rPr>
              <w:rFonts w:eastAsiaTheme="minorEastAsia"/>
              <w:bCs w:val="0"/>
              <w:noProof/>
              <w:lang w:eastAsia="es-ES"/>
            </w:rPr>
          </w:pPr>
          <w:hyperlink w:anchor="_Toc104540054" w:history="1">
            <w:r w:rsidR="00E6319C" w:rsidRPr="00D365A0">
              <w:rPr>
                <w:rStyle w:val="Hipervnculo"/>
                <w:noProof/>
              </w:rPr>
              <w:t>2.5</w:t>
            </w:r>
            <w:r w:rsidR="00E6319C">
              <w:rPr>
                <w:rFonts w:eastAsiaTheme="minorEastAsia"/>
                <w:bCs w:val="0"/>
                <w:noProof/>
                <w:lang w:eastAsia="es-ES"/>
              </w:rPr>
              <w:tab/>
            </w:r>
            <w:r w:rsidR="00E6319C" w:rsidRPr="00D365A0">
              <w:rPr>
                <w:rStyle w:val="Hipervnculo"/>
                <w:noProof/>
              </w:rPr>
              <w:t>Ejecución</w:t>
            </w:r>
            <w:r w:rsidR="00E6319C">
              <w:rPr>
                <w:noProof/>
                <w:webHidden/>
              </w:rPr>
              <w:tab/>
            </w:r>
            <w:r w:rsidR="00E6319C">
              <w:rPr>
                <w:noProof/>
                <w:webHidden/>
              </w:rPr>
              <w:fldChar w:fldCharType="begin"/>
            </w:r>
            <w:r w:rsidR="00E6319C">
              <w:rPr>
                <w:noProof/>
                <w:webHidden/>
              </w:rPr>
              <w:instrText xml:space="preserve"> PAGEREF _Toc104540054 \h </w:instrText>
            </w:r>
            <w:r w:rsidR="00E6319C">
              <w:rPr>
                <w:noProof/>
                <w:webHidden/>
              </w:rPr>
            </w:r>
            <w:r w:rsidR="00E6319C">
              <w:rPr>
                <w:noProof/>
                <w:webHidden/>
              </w:rPr>
              <w:fldChar w:fldCharType="separate"/>
            </w:r>
            <w:r w:rsidR="00E6319C">
              <w:rPr>
                <w:noProof/>
                <w:webHidden/>
              </w:rPr>
              <w:t>7</w:t>
            </w:r>
            <w:r w:rsidR="00E6319C">
              <w:rPr>
                <w:noProof/>
                <w:webHidden/>
              </w:rPr>
              <w:fldChar w:fldCharType="end"/>
            </w:r>
          </w:hyperlink>
        </w:p>
        <w:p w14:paraId="598D95F9" w14:textId="5EC4F128" w:rsidR="00E6319C" w:rsidRDefault="00000000">
          <w:pPr>
            <w:pStyle w:val="TDC1"/>
            <w:rPr>
              <w:rFonts w:eastAsiaTheme="minorEastAsia"/>
              <w:bCs w:val="0"/>
              <w:iCs w:val="0"/>
              <w:sz w:val="22"/>
              <w:szCs w:val="22"/>
              <w:lang w:eastAsia="es-ES"/>
            </w:rPr>
          </w:pPr>
          <w:hyperlink w:anchor="_Toc104540055" w:history="1">
            <w:r w:rsidR="00E6319C" w:rsidRPr="00D365A0">
              <w:rPr>
                <w:rStyle w:val="Hipervnculo"/>
              </w:rPr>
              <w:t>Capítulo 3 Análisis</w:t>
            </w:r>
            <w:r w:rsidR="00E6319C">
              <w:rPr>
                <w:webHidden/>
              </w:rPr>
              <w:tab/>
            </w:r>
            <w:r w:rsidR="00E6319C">
              <w:rPr>
                <w:webHidden/>
              </w:rPr>
              <w:fldChar w:fldCharType="begin"/>
            </w:r>
            <w:r w:rsidR="00E6319C">
              <w:rPr>
                <w:webHidden/>
              </w:rPr>
              <w:instrText xml:space="preserve"> PAGEREF _Toc104540055 \h </w:instrText>
            </w:r>
            <w:r w:rsidR="00E6319C">
              <w:rPr>
                <w:webHidden/>
              </w:rPr>
            </w:r>
            <w:r w:rsidR="00E6319C">
              <w:rPr>
                <w:webHidden/>
              </w:rPr>
              <w:fldChar w:fldCharType="separate"/>
            </w:r>
            <w:r w:rsidR="00E6319C">
              <w:rPr>
                <w:webHidden/>
              </w:rPr>
              <w:t>9</w:t>
            </w:r>
            <w:r w:rsidR="00E6319C">
              <w:rPr>
                <w:webHidden/>
              </w:rPr>
              <w:fldChar w:fldCharType="end"/>
            </w:r>
          </w:hyperlink>
        </w:p>
        <w:p w14:paraId="27BF49E0" w14:textId="3FBC741F" w:rsidR="00E6319C" w:rsidRDefault="00000000">
          <w:pPr>
            <w:pStyle w:val="TDC2"/>
            <w:rPr>
              <w:rFonts w:eastAsiaTheme="minorEastAsia"/>
              <w:bCs w:val="0"/>
              <w:noProof/>
              <w:lang w:eastAsia="es-ES"/>
            </w:rPr>
          </w:pPr>
          <w:hyperlink w:anchor="_Toc104540056" w:history="1">
            <w:r w:rsidR="00E6319C" w:rsidRPr="00D365A0">
              <w:rPr>
                <w:rStyle w:val="Hipervnculo"/>
                <w:noProof/>
              </w:rPr>
              <w:t>3.1</w:t>
            </w:r>
            <w:r w:rsidR="00E6319C">
              <w:rPr>
                <w:rFonts w:eastAsiaTheme="minorEastAsia"/>
                <w:bCs w:val="0"/>
                <w:noProof/>
                <w:lang w:eastAsia="es-ES"/>
              </w:rPr>
              <w:tab/>
            </w:r>
            <w:r w:rsidR="00E6319C" w:rsidRPr="00D365A0">
              <w:rPr>
                <w:rStyle w:val="Hipervnculo"/>
                <w:noProof/>
              </w:rPr>
              <w:t>Especificación de requisitos</w:t>
            </w:r>
            <w:r w:rsidR="00E6319C">
              <w:rPr>
                <w:noProof/>
                <w:webHidden/>
              </w:rPr>
              <w:tab/>
            </w:r>
            <w:r w:rsidR="00E6319C">
              <w:rPr>
                <w:noProof/>
                <w:webHidden/>
              </w:rPr>
              <w:fldChar w:fldCharType="begin"/>
            </w:r>
            <w:r w:rsidR="00E6319C">
              <w:rPr>
                <w:noProof/>
                <w:webHidden/>
              </w:rPr>
              <w:instrText xml:space="preserve"> PAGEREF _Toc104540056 \h </w:instrText>
            </w:r>
            <w:r w:rsidR="00E6319C">
              <w:rPr>
                <w:noProof/>
                <w:webHidden/>
              </w:rPr>
            </w:r>
            <w:r w:rsidR="00E6319C">
              <w:rPr>
                <w:noProof/>
                <w:webHidden/>
              </w:rPr>
              <w:fldChar w:fldCharType="separate"/>
            </w:r>
            <w:r w:rsidR="00E6319C">
              <w:rPr>
                <w:noProof/>
                <w:webHidden/>
              </w:rPr>
              <w:t>9</w:t>
            </w:r>
            <w:r w:rsidR="00E6319C">
              <w:rPr>
                <w:noProof/>
                <w:webHidden/>
              </w:rPr>
              <w:fldChar w:fldCharType="end"/>
            </w:r>
          </w:hyperlink>
        </w:p>
        <w:p w14:paraId="7081D6BC" w14:textId="34420958" w:rsidR="00E6319C" w:rsidRDefault="00000000">
          <w:pPr>
            <w:pStyle w:val="TDC2"/>
            <w:rPr>
              <w:rFonts w:eastAsiaTheme="minorEastAsia"/>
              <w:bCs w:val="0"/>
              <w:noProof/>
              <w:lang w:eastAsia="es-ES"/>
            </w:rPr>
          </w:pPr>
          <w:hyperlink w:anchor="_Toc104540057" w:history="1">
            <w:r w:rsidR="00E6319C" w:rsidRPr="00D365A0">
              <w:rPr>
                <w:rStyle w:val="Hipervnculo"/>
                <w:noProof/>
              </w:rPr>
              <w:t>3.2</w:t>
            </w:r>
            <w:r w:rsidR="00E6319C">
              <w:rPr>
                <w:rFonts w:eastAsiaTheme="minorEastAsia"/>
                <w:bCs w:val="0"/>
                <w:noProof/>
                <w:lang w:eastAsia="es-ES"/>
              </w:rPr>
              <w:tab/>
            </w:r>
            <w:r w:rsidR="00E6319C" w:rsidRPr="00D365A0">
              <w:rPr>
                <w:rStyle w:val="Hipervnculo"/>
                <w:noProof/>
              </w:rPr>
              <w:t>Análisis de los casos de uso y de las clases de análisis</w:t>
            </w:r>
            <w:r w:rsidR="00E6319C">
              <w:rPr>
                <w:noProof/>
                <w:webHidden/>
              </w:rPr>
              <w:tab/>
            </w:r>
            <w:r w:rsidR="00E6319C">
              <w:rPr>
                <w:noProof/>
                <w:webHidden/>
              </w:rPr>
              <w:fldChar w:fldCharType="begin"/>
            </w:r>
            <w:r w:rsidR="00E6319C">
              <w:rPr>
                <w:noProof/>
                <w:webHidden/>
              </w:rPr>
              <w:instrText xml:space="preserve"> PAGEREF _Toc104540057 \h </w:instrText>
            </w:r>
            <w:r w:rsidR="00E6319C">
              <w:rPr>
                <w:noProof/>
                <w:webHidden/>
              </w:rPr>
            </w:r>
            <w:r w:rsidR="00E6319C">
              <w:rPr>
                <w:noProof/>
                <w:webHidden/>
              </w:rPr>
              <w:fldChar w:fldCharType="separate"/>
            </w:r>
            <w:r w:rsidR="00E6319C">
              <w:rPr>
                <w:noProof/>
                <w:webHidden/>
              </w:rPr>
              <w:t>11</w:t>
            </w:r>
            <w:r w:rsidR="00E6319C">
              <w:rPr>
                <w:noProof/>
                <w:webHidden/>
              </w:rPr>
              <w:fldChar w:fldCharType="end"/>
            </w:r>
          </w:hyperlink>
        </w:p>
        <w:p w14:paraId="4017EBA0" w14:textId="4823D10B" w:rsidR="00E6319C" w:rsidRDefault="00000000">
          <w:pPr>
            <w:pStyle w:val="TDC2"/>
            <w:rPr>
              <w:rFonts w:eastAsiaTheme="minorEastAsia"/>
              <w:bCs w:val="0"/>
              <w:noProof/>
              <w:lang w:eastAsia="es-ES"/>
            </w:rPr>
          </w:pPr>
          <w:hyperlink w:anchor="_Toc104540058" w:history="1">
            <w:r w:rsidR="00E6319C" w:rsidRPr="00D365A0">
              <w:rPr>
                <w:rStyle w:val="Hipervnculo"/>
                <w:noProof/>
              </w:rPr>
              <w:t>3.3</w:t>
            </w:r>
            <w:r w:rsidR="00E6319C">
              <w:rPr>
                <w:rFonts w:eastAsiaTheme="minorEastAsia"/>
                <w:bCs w:val="0"/>
                <w:noProof/>
                <w:lang w:eastAsia="es-ES"/>
              </w:rPr>
              <w:tab/>
            </w:r>
            <w:r w:rsidR="00E6319C" w:rsidRPr="00D365A0">
              <w:rPr>
                <w:rStyle w:val="Hipervnculo"/>
                <w:noProof/>
              </w:rPr>
              <w:t>Análisis de seguridad</w:t>
            </w:r>
            <w:r w:rsidR="00E6319C">
              <w:rPr>
                <w:noProof/>
                <w:webHidden/>
              </w:rPr>
              <w:tab/>
            </w:r>
            <w:r w:rsidR="00E6319C">
              <w:rPr>
                <w:noProof/>
                <w:webHidden/>
              </w:rPr>
              <w:fldChar w:fldCharType="begin"/>
            </w:r>
            <w:r w:rsidR="00E6319C">
              <w:rPr>
                <w:noProof/>
                <w:webHidden/>
              </w:rPr>
              <w:instrText xml:space="preserve"> PAGEREF _Toc104540058 \h </w:instrText>
            </w:r>
            <w:r w:rsidR="00E6319C">
              <w:rPr>
                <w:noProof/>
                <w:webHidden/>
              </w:rPr>
            </w:r>
            <w:r w:rsidR="00E6319C">
              <w:rPr>
                <w:noProof/>
                <w:webHidden/>
              </w:rPr>
              <w:fldChar w:fldCharType="separate"/>
            </w:r>
            <w:r w:rsidR="00E6319C">
              <w:rPr>
                <w:noProof/>
                <w:webHidden/>
              </w:rPr>
              <w:t>12</w:t>
            </w:r>
            <w:r w:rsidR="00E6319C">
              <w:rPr>
                <w:noProof/>
                <w:webHidden/>
              </w:rPr>
              <w:fldChar w:fldCharType="end"/>
            </w:r>
          </w:hyperlink>
        </w:p>
        <w:p w14:paraId="70B72061" w14:textId="0EFBB554" w:rsidR="00E6319C" w:rsidRDefault="00000000">
          <w:pPr>
            <w:pStyle w:val="TDC2"/>
            <w:rPr>
              <w:rFonts w:eastAsiaTheme="minorEastAsia"/>
              <w:bCs w:val="0"/>
              <w:noProof/>
              <w:lang w:eastAsia="es-ES"/>
            </w:rPr>
          </w:pPr>
          <w:hyperlink w:anchor="_Toc104540059" w:history="1">
            <w:r w:rsidR="00E6319C" w:rsidRPr="00D365A0">
              <w:rPr>
                <w:rStyle w:val="Hipervnculo"/>
                <w:noProof/>
              </w:rPr>
              <w:t>3.4</w:t>
            </w:r>
            <w:r w:rsidR="00E6319C">
              <w:rPr>
                <w:rFonts w:eastAsiaTheme="minorEastAsia"/>
                <w:bCs w:val="0"/>
                <w:noProof/>
                <w:lang w:eastAsia="es-ES"/>
              </w:rPr>
              <w:tab/>
            </w:r>
            <w:r w:rsidR="00E6319C" w:rsidRPr="00D365A0">
              <w:rPr>
                <w:rStyle w:val="Hipervnculo"/>
                <w:noProof/>
              </w:rPr>
              <w:t>Análisis desde la perspectiva del RGPD (si procede)</w:t>
            </w:r>
            <w:r w:rsidR="00E6319C">
              <w:rPr>
                <w:noProof/>
                <w:webHidden/>
              </w:rPr>
              <w:tab/>
            </w:r>
            <w:r w:rsidR="00E6319C">
              <w:rPr>
                <w:noProof/>
                <w:webHidden/>
              </w:rPr>
              <w:fldChar w:fldCharType="begin"/>
            </w:r>
            <w:r w:rsidR="00E6319C">
              <w:rPr>
                <w:noProof/>
                <w:webHidden/>
              </w:rPr>
              <w:instrText xml:space="preserve"> PAGEREF _Toc104540059 \h </w:instrText>
            </w:r>
            <w:r w:rsidR="00E6319C">
              <w:rPr>
                <w:noProof/>
                <w:webHidden/>
              </w:rPr>
            </w:r>
            <w:r w:rsidR="00E6319C">
              <w:rPr>
                <w:noProof/>
                <w:webHidden/>
              </w:rPr>
              <w:fldChar w:fldCharType="separate"/>
            </w:r>
            <w:r w:rsidR="00E6319C">
              <w:rPr>
                <w:noProof/>
                <w:webHidden/>
              </w:rPr>
              <w:t>12</w:t>
            </w:r>
            <w:r w:rsidR="00E6319C">
              <w:rPr>
                <w:noProof/>
                <w:webHidden/>
              </w:rPr>
              <w:fldChar w:fldCharType="end"/>
            </w:r>
          </w:hyperlink>
        </w:p>
        <w:p w14:paraId="3C621F7A" w14:textId="272E2C8C" w:rsidR="00E6319C" w:rsidRDefault="00000000">
          <w:pPr>
            <w:pStyle w:val="TDC1"/>
            <w:rPr>
              <w:rFonts w:eastAsiaTheme="minorEastAsia"/>
              <w:bCs w:val="0"/>
              <w:iCs w:val="0"/>
              <w:sz w:val="22"/>
              <w:szCs w:val="22"/>
              <w:lang w:eastAsia="es-ES"/>
            </w:rPr>
          </w:pPr>
          <w:hyperlink w:anchor="_Toc104540060" w:history="1">
            <w:r w:rsidR="00E6319C" w:rsidRPr="00D365A0">
              <w:rPr>
                <w:rStyle w:val="Hipervnculo"/>
              </w:rPr>
              <w:t>Capítulo 4 Diseño e implementación</w:t>
            </w:r>
            <w:r w:rsidR="00E6319C">
              <w:rPr>
                <w:webHidden/>
              </w:rPr>
              <w:tab/>
            </w:r>
            <w:r w:rsidR="00E6319C">
              <w:rPr>
                <w:webHidden/>
              </w:rPr>
              <w:fldChar w:fldCharType="begin"/>
            </w:r>
            <w:r w:rsidR="00E6319C">
              <w:rPr>
                <w:webHidden/>
              </w:rPr>
              <w:instrText xml:space="preserve"> PAGEREF _Toc104540060 \h </w:instrText>
            </w:r>
            <w:r w:rsidR="00E6319C">
              <w:rPr>
                <w:webHidden/>
              </w:rPr>
            </w:r>
            <w:r w:rsidR="00E6319C">
              <w:rPr>
                <w:webHidden/>
              </w:rPr>
              <w:fldChar w:fldCharType="separate"/>
            </w:r>
            <w:r w:rsidR="00E6319C">
              <w:rPr>
                <w:webHidden/>
              </w:rPr>
              <w:t>13</w:t>
            </w:r>
            <w:r w:rsidR="00E6319C">
              <w:rPr>
                <w:webHidden/>
              </w:rPr>
              <w:fldChar w:fldCharType="end"/>
            </w:r>
          </w:hyperlink>
        </w:p>
        <w:p w14:paraId="1B5E5713" w14:textId="7D2C9CAA" w:rsidR="00E6319C" w:rsidRDefault="00000000">
          <w:pPr>
            <w:pStyle w:val="TDC2"/>
            <w:rPr>
              <w:rFonts w:eastAsiaTheme="minorEastAsia"/>
              <w:bCs w:val="0"/>
              <w:noProof/>
              <w:lang w:eastAsia="es-ES"/>
            </w:rPr>
          </w:pPr>
          <w:hyperlink w:anchor="_Toc104540061" w:history="1">
            <w:r w:rsidR="00E6319C" w:rsidRPr="00D365A0">
              <w:rPr>
                <w:rStyle w:val="Hipervnculo"/>
                <w:noProof/>
              </w:rPr>
              <w:t>4.1</w:t>
            </w:r>
            <w:r w:rsidR="00E6319C">
              <w:rPr>
                <w:rFonts w:eastAsiaTheme="minorEastAsia"/>
                <w:bCs w:val="0"/>
                <w:noProof/>
                <w:lang w:eastAsia="es-ES"/>
              </w:rPr>
              <w:tab/>
            </w:r>
            <w:r w:rsidR="00E6319C" w:rsidRPr="00D365A0">
              <w:rPr>
                <w:rStyle w:val="Hipervnculo"/>
                <w:noProof/>
              </w:rPr>
              <w:t>Arquitectura del sistema</w:t>
            </w:r>
            <w:r w:rsidR="00E6319C">
              <w:rPr>
                <w:noProof/>
                <w:webHidden/>
              </w:rPr>
              <w:tab/>
            </w:r>
            <w:r w:rsidR="00E6319C">
              <w:rPr>
                <w:noProof/>
                <w:webHidden/>
              </w:rPr>
              <w:fldChar w:fldCharType="begin"/>
            </w:r>
            <w:r w:rsidR="00E6319C">
              <w:rPr>
                <w:noProof/>
                <w:webHidden/>
              </w:rPr>
              <w:instrText xml:space="preserve"> PAGEREF _Toc104540061 \h </w:instrText>
            </w:r>
            <w:r w:rsidR="00E6319C">
              <w:rPr>
                <w:noProof/>
                <w:webHidden/>
              </w:rPr>
            </w:r>
            <w:r w:rsidR="00E6319C">
              <w:rPr>
                <w:noProof/>
                <w:webHidden/>
              </w:rPr>
              <w:fldChar w:fldCharType="separate"/>
            </w:r>
            <w:r w:rsidR="00E6319C">
              <w:rPr>
                <w:noProof/>
                <w:webHidden/>
              </w:rPr>
              <w:t>13</w:t>
            </w:r>
            <w:r w:rsidR="00E6319C">
              <w:rPr>
                <w:noProof/>
                <w:webHidden/>
              </w:rPr>
              <w:fldChar w:fldCharType="end"/>
            </w:r>
          </w:hyperlink>
        </w:p>
        <w:p w14:paraId="0D3F3FE2" w14:textId="778CF775" w:rsidR="00E6319C" w:rsidRDefault="00000000">
          <w:pPr>
            <w:pStyle w:val="TDC2"/>
            <w:rPr>
              <w:rFonts w:eastAsiaTheme="minorEastAsia"/>
              <w:bCs w:val="0"/>
              <w:noProof/>
              <w:lang w:eastAsia="es-ES"/>
            </w:rPr>
          </w:pPr>
          <w:hyperlink w:anchor="_Toc104540062" w:history="1">
            <w:r w:rsidR="00E6319C" w:rsidRPr="00D365A0">
              <w:rPr>
                <w:rStyle w:val="Hipervnculo"/>
                <w:noProof/>
              </w:rPr>
              <w:t>4.2</w:t>
            </w:r>
            <w:r w:rsidR="00E6319C">
              <w:rPr>
                <w:rFonts w:eastAsiaTheme="minorEastAsia"/>
                <w:bCs w:val="0"/>
                <w:noProof/>
                <w:lang w:eastAsia="es-ES"/>
              </w:rPr>
              <w:tab/>
            </w:r>
            <w:r w:rsidR="00E6319C" w:rsidRPr="00D365A0">
              <w:rPr>
                <w:rStyle w:val="Hipervnculo"/>
                <w:noProof/>
              </w:rPr>
              <w:t>Modelo de clases de diseño</w:t>
            </w:r>
            <w:r w:rsidR="00E6319C">
              <w:rPr>
                <w:noProof/>
                <w:webHidden/>
              </w:rPr>
              <w:tab/>
            </w:r>
            <w:r w:rsidR="00E6319C">
              <w:rPr>
                <w:noProof/>
                <w:webHidden/>
              </w:rPr>
              <w:fldChar w:fldCharType="begin"/>
            </w:r>
            <w:r w:rsidR="00E6319C">
              <w:rPr>
                <w:noProof/>
                <w:webHidden/>
              </w:rPr>
              <w:instrText xml:space="preserve"> PAGEREF _Toc104540062 \h </w:instrText>
            </w:r>
            <w:r w:rsidR="00E6319C">
              <w:rPr>
                <w:noProof/>
                <w:webHidden/>
              </w:rPr>
            </w:r>
            <w:r w:rsidR="00E6319C">
              <w:rPr>
                <w:noProof/>
                <w:webHidden/>
              </w:rPr>
              <w:fldChar w:fldCharType="separate"/>
            </w:r>
            <w:r w:rsidR="00E6319C">
              <w:rPr>
                <w:noProof/>
                <w:webHidden/>
              </w:rPr>
              <w:t>13</w:t>
            </w:r>
            <w:r w:rsidR="00E6319C">
              <w:rPr>
                <w:noProof/>
                <w:webHidden/>
              </w:rPr>
              <w:fldChar w:fldCharType="end"/>
            </w:r>
          </w:hyperlink>
        </w:p>
        <w:p w14:paraId="4E827B9F" w14:textId="0A8C9CB4" w:rsidR="00E6319C" w:rsidRDefault="00000000">
          <w:pPr>
            <w:pStyle w:val="TDC2"/>
            <w:rPr>
              <w:rFonts w:eastAsiaTheme="minorEastAsia"/>
              <w:bCs w:val="0"/>
              <w:noProof/>
              <w:lang w:eastAsia="es-ES"/>
            </w:rPr>
          </w:pPr>
          <w:hyperlink w:anchor="_Toc104540063" w:history="1">
            <w:r w:rsidR="00E6319C" w:rsidRPr="00D365A0">
              <w:rPr>
                <w:rStyle w:val="Hipervnculo"/>
                <w:noProof/>
              </w:rPr>
              <w:t>4.3</w:t>
            </w:r>
            <w:r w:rsidR="00E6319C">
              <w:rPr>
                <w:rFonts w:eastAsiaTheme="minorEastAsia"/>
                <w:bCs w:val="0"/>
                <w:noProof/>
                <w:lang w:eastAsia="es-ES"/>
              </w:rPr>
              <w:tab/>
            </w:r>
            <w:r w:rsidR="00E6319C" w:rsidRPr="00D365A0">
              <w:rPr>
                <w:rStyle w:val="Hipervnculo"/>
                <w:noProof/>
              </w:rPr>
              <w:t>Diseño físico de datos</w:t>
            </w:r>
            <w:r w:rsidR="00E6319C">
              <w:rPr>
                <w:noProof/>
                <w:webHidden/>
              </w:rPr>
              <w:tab/>
            </w:r>
            <w:r w:rsidR="00E6319C">
              <w:rPr>
                <w:noProof/>
                <w:webHidden/>
              </w:rPr>
              <w:fldChar w:fldCharType="begin"/>
            </w:r>
            <w:r w:rsidR="00E6319C">
              <w:rPr>
                <w:noProof/>
                <w:webHidden/>
              </w:rPr>
              <w:instrText xml:space="preserve"> PAGEREF _Toc104540063 \h </w:instrText>
            </w:r>
            <w:r w:rsidR="00E6319C">
              <w:rPr>
                <w:noProof/>
                <w:webHidden/>
              </w:rPr>
            </w:r>
            <w:r w:rsidR="00E6319C">
              <w:rPr>
                <w:noProof/>
                <w:webHidden/>
              </w:rPr>
              <w:fldChar w:fldCharType="separate"/>
            </w:r>
            <w:r w:rsidR="00E6319C">
              <w:rPr>
                <w:noProof/>
                <w:webHidden/>
              </w:rPr>
              <w:t>13</w:t>
            </w:r>
            <w:r w:rsidR="00E6319C">
              <w:rPr>
                <w:noProof/>
                <w:webHidden/>
              </w:rPr>
              <w:fldChar w:fldCharType="end"/>
            </w:r>
          </w:hyperlink>
        </w:p>
        <w:p w14:paraId="7ECD5747" w14:textId="0BF05B4E" w:rsidR="00E6319C" w:rsidRDefault="00000000">
          <w:pPr>
            <w:pStyle w:val="TDC2"/>
            <w:rPr>
              <w:rFonts w:eastAsiaTheme="minorEastAsia"/>
              <w:bCs w:val="0"/>
              <w:noProof/>
              <w:lang w:eastAsia="es-ES"/>
            </w:rPr>
          </w:pPr>
          <w:hyperlink w:anchor="_Toc104540064" w:history="1">
            <w:r w:rsidR="00E6319C" w:rsidRPr="00D365A0">
              <w:rPr>
                <w:rStyle w:val="Hipervnculo"/>
                <w:noProof/>
              </w:rPr>
              <w:t>4.4</w:t>
            </w:r>
            <w:r w:rsidR="00E6319C">
              <w:rPr>
                <w:rFonts w:eastAsiaTheme="minorEastAsia"/>
                <w:bCs w:val="0"/>
                <w:noProof/>
                <w:lang w:eastAsia="es-ES"/>
              </w:rPr>
              <w:tab/>
            </w:r>
            <w:r w:rsidR="00E6319C" w:rsidRPr="00D365A0">
              <w:rPr>
                <w:rStyle w:val="Hipervnculo"/>
                <w:noProof/>
              </w:rPr>
              <w:t>Migración y carga inicial de datos (si procede)</w:t>
            </w:r>
            <w:r w:rsidR="00E6319C">
              <w:rPr>
                <w:noProof/>
                <w:webHidden/>
              </w:rPr>
              <w:tab/>
            </w:r>
            <w:r w:rsidR="00E6319C">
              <w:rPr>
                <w:noProof/>
                <w:webHidden/>
              </w:rPr>
              <w:fldChar w:fldCharType="begin"/>
            </w:r>
            <w:r w:rsidR="00E6319C">
              <w:rPr>
                <w:noProof/>
                <w:webHidden/>
              </w:rPr>
              <w:instrText xml:space="preserve"> PAGEREF _Toc104540064 \h </w:instrText>
            </w:r>
            <w:r w:rsidR="00E6319C">
              <w:rPr>
                <w:noProof/>
                <w:webHidden/>
              </w:rPr>
            </w:r>
            <w:r w:rsidR="00E6319C">
              <w:rPr>
                <w:noProof/>
                <w:webHidden/>
              </w:rPr>
              <w:fldChar w:fldCharType="separate"/>
            </w:r>
            <w:r w:rsidR="00E6319C">
              <w:rPr>
                <w:noProof/>
                <w:webHidden/>
              </w:rPr>
              <w:t>13</w:t>
            </w:r>
            <w:r w:rsidR="00E6319C">
              <w:rPr>
                <w:noProof/>
                <w:webHidden/>
              </w:rPr>
              <w:fldChar w:fldCharType="end"/>
            </w:r>
          </w:hyperlink>
        </w:p>
        <w:p w14:paraId="269A3ACD" w14:textId="1905856C" w:rsidR="00E6319C" w:rsidRDefault="00000000">
          <w:pPr>
            <w:pStyle w:val="TDC2"/>
            <w:rPr>
              <w:rFonts w:eastAsiaTheme="minorEastAsia"/>
              <w:bCs w:val="0"/>
              <w:noProof/>
              <w:lang w:eastAsia="es-ES"/>
            </w:rPr>
          </w:pPr>
          <w:hyperlink w:anchor="_Toc104540065" w:history="1">
            <w:r w:rsidR="00E6319C" w:rsidRPr="00D365A0">
              <w:rPr>
                <w:rStyle w:val="Hipervnculo"/>
                <w:noProof/>
              </w:rPr>
              <w:t>4.5</w:t>
            </w:r>
            <w:r w:rsidR="00E6319C">
              <w:rPr>
                <w:rFonts w:eastAsiaTheme="minorEastAsia"/>
                <w:bCs w:val="0"/>
                <w:noProof/>
                <w:lang w:eastAsia="es-ES"/>
              </w:rPr>
              <w:tab/>
            </w:r>
            <w:r w:rsidR="00E6319C" w:rsidRPr="00D365A0">
              <w:rPr>
                <w:rStyle w:val="Hipervnculo"/>
                <w:noProof/>
              </w:rPr>
              <w:t>Diseño de la interfaz de usuario</w:t>
            </w:r>
            <w:r w:rsidR="00E6319C">
              <w:rPr>
                <w:noProof/>
                <w:webHidden/>
              </w:rPr>
              <w:tab/>
            </w:r>
            <w:r w:rsidR="00E6319C">
              <w:rPr>
                <w:noProof/>
                <w:webHidden/>
              </w:rPr>
              <w:fldChar w:fldCharType="begin"/>
            </w:r>
            <w:r w:rsidR="00E6319C">
              <w:rPr>
                <w:noProof/>
                <w:webHidden/>
              </w:rPr>
              <w:instrText xml:space="preserve"> PAGEREF _Toc104540065 \h </w:instrText>
            </w:r>
            <w:r w:rsidR="00E6319C">
              <w:rPr>
                <w:noProof/>
                <w:webHidden/>
              </w:rPr>
            </w:r>
            <w:r w:rsidR="00E6319C">
              <w:rPr>
                <w:noProof/>
                <w:webHidden/>
              </w:rPr>
              <w:fldChar w:fldCharType="separate"/>
            </w:r>
            <w:r w:rsidR="00E6319C">
              <w:rPr>
                <w:noProof/>
                <w:webHidden/>
              </w:rPr>
              <w:t>14</w:t>
            </w:r>
            <w:r w:rsidR="00E6319C">
              <w:rPr>
                <w:noProof/>
                <w:webHidden/>
              </w:rPr>
              <w:fldChar w:fldCharType="end"/>
            </w:r>
          </w:hyperlink>
        </w:p>
        <w:p w14:paraId="05CE95A1" w14:textId="67CE93E9" w:rsidR="00E6319C" w:rsidRDefault="00000000">
          <w:pPr>
            <w:pStyle w:val="TDC2"/>
            <w:rPr>
              <w:rFonts w:eastAsiaTheme="minorEastAsia"/>
              <w:bCs w:val="0"/>
              <w:noProof/>
              <w:lang w:eastAsia="es-ES"/>
            </w:rPr>
          </w:pPr>
          <w:hyperlink w:anchor="_Toc104540066" w:history="1">
            <w:r w:rsidR="00E6319C" w:rsidRPr="00D365A0">
              <w:rPr>
                <w:rStyle w:val="Hipervnculo"/>
                <w:noProof/>
              </w:rPr>
              <w:t>4.6</w:t>
            </w:r>
            <w:r w:rsidR="00E6319C">
              <w:rPr>
                <w:rFonts w:eastAsiaTheme="minorEastAsia"/>
                <w:bCs w:val="0"/>
                <w:noProof/>
                <w:lang w:eastAsia="es-ES"/>
              </w:rPr>
              <w:tab/>
            </w:r>
            <w:r w:rsidR="00E6319C" w:rsidRPr="00D365A0">
              <w:rPr>
                <w:rStyle w:val="Hipervnculo"/>
                <w:noProof/>
              </w:rPr>
              <w:t>Entorno de construcción</w:t>
            </w:r>
            <w:r w:rsidR="00E6319C">
              <w:rPr>
                <w:noProof/>
                <w:webHidden/>
              </w:rPr>
              <w:tab/>
            </w:r>
            <w:r w:rsidR="00E6319C">
              <w:rPr>
                <w:noProof/>
                <w:webHidden/>
              </w:rPr>
              <w:fldChar w:fldCharType="begin"/>
            </w:r>
            <w:r w:rsidR="00E6319C">
              <w:rPr>
                <w:noProof/>
                <w:webHidden/>
              </w:rPr>
              <w:instrText xml:space="preserve"> PAGEREF _Toc104540066 \h </w:instrText>
            </w:r>
            <w:r w:rsidR="00E6319C">
              <w:rPr>
                <w:noProof/>
                <w:webHidden/>
              </w:rPr>
            </w:r>
            <w:r w:rsidR="00E6319C">
              <w:rPr>
                <w:noProof/>
                <w:webHidden/>
              </w:rPr>
              <w:fldChar w:fldCharType="separate"/>
            </w:r>
            <w:r w:rsidR="00E6319C">
              <w:rPr>
                <w:noProof/>
                <w:webHidden/>
              </w:rPr>
              <w:t>14</w:t>
            </w:r>
            <w:r w:rsidR="00E6319C">
              <w:rPr>
                <w:noProof/>
                <w:webHidden/>
              </w:rPr>
              <w:fldChar w:fldCharType="end"/>
            </w:r>
          </w:hyperlink>
        </w:p>
        <w:p w14:paraId="614EFC15" w14:textId="76ECF026" w:rsidR="00E6319C" w:rsidRDefault="00000000">
          <w:pPr>
            <w:pStyle w:val="TDC2"/>
            <w:rPr>
              <w:rFonts w:eastAsiaTheme="minorEastAsia"/>
              <w:bCs w:val="0"/>
              <w:noProof/>
              <w:lang w:eastAsia="es-ES"/>
            </w:rPr>
          </w:pPr>
          <w:hyperlink w:anchor="_Toc104540067" w:history="1">
            <w:r w:rsidR="00E6319C" w:rsidRPr="00D365A0">
              <w:rPr>
                <w:rStyle w:val="Hipervnculo"/>
                <w:noProof/>
              </w:rPr>
              <w:t>4.7</w:t>
            </w:r>
            <w:r w:rsidR="00E6319C">
              <w:rPr>
                <w:rFonts w:eastAsiaTheme="minorEastAsia"/>
                <w:bCs w:val="0"/>
                <w:noProof/>
                <w:lang w:eastAsia="es-ES"/>
              </w:rPr>
              <w:tab/>
            </w:r>
            <w:r w:rsidR="00E6319C" w:rsidRPr="00D365A0">
              <w:rPr>
                <w:rStyle w:val="Hipervnculo"/>
                <w:noProof/>
              </w:rPr>
              <w:t>Plan de pruebas</w:t>
            </w:r>
            <w:r w:rsidR="00E6319C">
              <w:rPr>
                <w:noProof/>
                <w:webHidden/>
              </w:rPr>
              <w:tab/>
            </w:r>
            <w:r w:rsidR="00E6319C">
              <w:rPr>
                <w:noProof/>
                <w:webHidden/>
              </w:rPr>
              <w:fldChar w:fldCharType="begin"/>
            </w:r>
            <w:r w:rsidR="00E6319C">
              <w:rPr>
                <w:noProof/>
                <w:webHidden/>
              </w:rPr>
              <w:instrText xml:space="preserve"> PAGEREF _Toc104540067 \h </w:instrText>
            </w:r>
            <w:r w:rsidR="00E6319C">
              <w:rPr>
                <w:noProof/>
                <w:webHidden/>
              </w:rPr>
            </w:r>
            <w:r w:rsidR="00E6319C">
              <w:rPr>
                <w:noProof/>
                <w:webHidden/>
              </w:rPr>
              <w:fldChar w:fldCharType="separate"/>
            </w:r>
            <w:r w:rsidR="00E6319C">
              <w:rPr>
                <w:noProof/>
                <w:webHidden/>
              </w:rPr>
              <w:t>14</w:t>
            </w:r>
            <w:r w:rsidR="00E6319C">
              <w:rPr>
                <w:noProof/>
                <w:webHidden/>
              </w:rPr>
              <w:fldChar w:fldCharType="end"/>
            </w:r>
          </w:hyperlink>
        </w:p>
        <w:p w14:paraId="2E298D1E" w14:textId="661FB6BE" w:rsidR="00E6319C" w:rsidRDefault="00000000">
          <w:pPr>
            <w:pStyle w:val="TDC2"/>
            <w:rPr>
              <w:rFonts w:eastAsiaTheme="minorEastAsia"/>
              <w:bCs w:val="0"/>
              <w:noProof/>
              <w:lang w:eastAsia="es-ES"/>
            </w:rPr>
          </w:pPr>
          <w:hyperlink w:anchor="_Toc104540068" w:history="1">
            <w:r w:rsidR="00E6319C" w:rsidRPr="00D365A0">
              <w:rPr>
                <w:rStyle w:val="Hipervnculo"/>
                <w:noProof/>
              </w:rPr>
              <w:t>4.8</w:t>
            </w:r>
            <w:r w:rsidR="00E6319C">
              <w:rPr>
                <w:rFonts w:eastAsiaTheme="minorEastAsia"/>
                <w:bCs w:val="0"/>
                <w:noProof/>
                <w:lang w:eastAsia="es-ES"/>
              </w:rPr>
              <w:tab/>
            </w:r>
            <w:r w:rsidR="00E6319C" w:rsidRPr="00D365A0">
              <w:rPr>
                <w:rStyle w:val="Hipervnculo"/>
                <w:noProof/>
              </w:rPr>
              <w:t>Diagrama de infraestructuras de nivel 3</w:t>
            </w:r>
            <w:r w:rsidR="00E6319C">
              <w:rPr>
                <w:noProof/>
                <w:webHidden/>
              </w:rPr>
              <w:tab/>
            </w:r>
            <w:r w:rsidR="00E6319C">
              <w:rPr>
                <w:noProof/>
                <w:webHidden/>
              </w:rPr>
              <w:fldChar w:fldCharType="begin"/>
            </w:r>
            <w:r w:rsidR="00E6319C">
              <w:rPr>
                <w:noProof/>
                <w:webHidden/>
              </w:rPr>
              <w:instrText xml:space="preserve"> PAGEREF _Toc104540068 \h </w:instrText>
            </w:r>
            <w:r w:rsidR="00E6319C">
              <w:rPr>
                <w:noProof/>
                <w:webHidden/>
              </w:rPr>
            </w:r>
            <w:r w:rsidR="00E6319C">
              <w:rPr>
                <w:noProof/>
                <w:webHidden/>
              </w:rPr>
              <w:fldChar w:fldCharType="separate"/>
            </w:r>
            <w:r w:rsidR="00E6319C">
              <w:rPr>
                <w:noProof/>
                <w:webHidden/>
              </w:rPr>
              <w:t>14</w:t>
            </w:r>
            <w:r w:rsidR="00E6319C">
              <w:rPr>
                <w:noProof/>
                <w:webHidden/>
              </w:rPr>
              <w:fldChar w:fldCharType="end"/>
            </w:r>
          </w:hyperlink>
        </w:p>
        <w:p w14:paraId="0B17896D" w14:textId="592A6545" w:rsidR="00E6319C" w:rsidRDefault="00000000">
          <w:pPr>
            <w:pStyle w:val="TDC2"/>
            <w:rPr>
              <w:rFonts w:eastAsiaTheme="minorEastAsia"/>
              <w:bCs w:val="0"/>
              <w:noProof/>
              <w:lang w:eastAsia="es-ES"/>
            </w:rPr>
          </w:pPr>
          <w:hyperlink w:anchor="_Toc104540069" w:history="1">
            <w:r w:rsidR="00E6319C" w:rsidRPr="00D365A0">
              <w:rPr>
                <w:rStyle w:val="Hipervnculo"/>
                <w:noProof/>
              </w:rPr>
              <w:t>4.9</w:t>
            </w:r>
            <w:r w:rsidR="00E6319C">
              <w:rPr>
                <w:rFonts w:eastAsiaTheme="minorEastAsia"/>
                <w:bCs w:val="0"/>
                <w:noProof/>
                <w:lang w:eastAsia="es-ES"/>
              </w:rPr>
              <w:tab/>
            </w:r>
            <w:r w:rsidR="00E6319C" w:rsidRPr="00D365A0">
              <w:rPr>
                <w:rStyle w:val="Hipervnculo"/>
                <w:noProof/>
              </w:rPr>
              <w:t>Diagrama de infraestructuras de nivel 2 (si procede)</w:t>
            </w:r>
            <w:r w:rsidR="00E6319C">
              <w:rPr>
                <w:noProof/>
                <w:webHidden/>
              </w:rPr>
              <w:tab/>
            </w:r>
            <w:r w:rsidR="00E6319C">
              <w:rPr>
                <w:noProof/>
                <w:webHidden/>
              </w:rPr>
              <w:fldChar w:fldCharType="begin"/>
            </w:r>
            <w:r w:rsidR="00E6319C">
              <w:rPr>
                <w:noProof/>
                <w:webHidden/>
              </w:rPr>
              <w:instrText xml:space="preserve"> PAGEREF _Toc104540069 \h </w:instrText>
            </w:r>
            <w:r w:rsidR="00E6319C">
              <w:rPr>
                <w:noProof/>
                <w:webHidden/>
              </w:rPr>
            </w:r>
            <w:r w:rsidR="00E6319C">
              <w:rPr>
                <w:noProof/>
                <w:webHidden/>
              </w:rPr>
              <w:fldChar w:fldCharType="separate"/>
            </w:r>
            <w:r w:rsidR="00E6319C">
              <w:rPr>
                <w:noProof/>
                <w:webHidden/>
              </w:rPr>
              <w:t>14</w:t>
            </w:r>
            <w:r w:rsidR="00E6319C">
              <w:rPr>
                <w:noProof/>
                <w:webHidden/>
              </w:rPr>
              <w:fldChar w:fldCharType="end"/>
            </w:r>
          </w:hyperlink>
        </w:p>
        <w:p w14:paraId="20FFBFB0" w14:textId="0A1A26B2" w:rsidR="00E6319C" w:rsidRDefault="00000000">
          <w:pPr>
            <w:pStyle w:val="TDC1"/>
            <w:rPr>
              <w:rFonts w:eastAsiaTheme="minorEastAsia"/>
              <w:bCs w:val="0"/>
              <w:iCs w:val="0"/>
              <w:sz w:val="22"/>
              <w:szCs w:val="22"/>
              <w:lang w:eastAsia="es-ES"/>
            </w:rPr>
          </w:pPr>
          <w:hyperlink w:anchor="_Toc104540070" w:history="1">
            <w:r w:rsidR="00E6319C" w:rsidRPr="00D365A0">
              <w:rPr>
                <w:rStyle w:val="Hipervnculo"/>
              </w:rPr>
              <w:t>Capítulo 5 Construcción</w:t>
            </w:r>
            <w:r w:rsidR="00E6319C">
              <w:rPr>
                <w:webHidden/>
              </w:rPr>
              <w:tab/>
            </w:r>
            <w:r w:rsidR="00E6319C">
              <w:rPr>
                <w:webHidden/>
              </w:rPr>
              <w:fldChar w:fldCharType="begin"/>
            </w:r>
            <w:r w:rsidR="00E6319C">
              <w:rPr>
                <w:webHidden/>
              </w:rPr>
              <w:instrText xml:space="preserve"> PAGEREF _Toc104540070 \h </w:instrText>
            </w:r>
            <w:r w:rsidR="00E6319C">
              <w:rPr>
                <w:webHidden/>
              </w:rPr>
            </w:r>
            <w:r w:rsidR="00E6319C">
              <w:rPr>
                <w:webHidden/>
              </w:rPr>
              <w:fldChar w:fldCharType="separate"/>
            </w:r>
            <w:r w:rsidR="00E6319C">
              <w:rPr>
                <w:webHidden/>
              </w:rPr>
              <w:t>16</w:t>
            </w:r>
            <w:r w:rsidR="00E6319C">
              <w:rPr>
                <w:webHidden/>
              </w:rPr>
              <w:fldChar w:fldCharType="end"/>
            </w:r>
          </w:hyperlink>
        </w:p>
        <w:p w14:paraId="0E699968" w14:textId="43CD2058" w:rsidR="00E6319C" w:rsidRDefault="00000000">
          <w:pPr>
            <w:pStyle w:val="TDC2"/>
            <w:rPr>
              <w:rFonts w:eastAsiaTheme="minorEastAsia"/>
              <w:bCs w:val="0"/>
              <w:noProof/>
              <w:lang w:eastAsia="es-ES"/>
            </w:rPr>
          </w:pPr>
          <w:hyperlink w:anchor="_Toc104540071" w:history="1">
            <w:r w:rsidR="00E6319C" w:rsidRPr="00D365A0">
              <w:rPr>
                <w:rStyle w:val="Hipervnculo"/>
                <w:noProof/>
              </w:rPr>
              <w:t>5.1</w:t>
            </w:r>
            <w:r w:rsidR="00E6319C">
              <w:rPr>
                <w:rFonts w:eastAsiaTheme="minorEastAsia"/>
                <w:bCs w:val="0"/>
                <w:noProof/>
                <w:lang w:eastAsia="es-ES"/>
              </w:rPr>
              <w:tab/>
            </w:r>
            <w:r w:rsidR="00E6319C" w:rsidRPr="00D365A0">
              <w:rPr>
                <w:rStyle w:val="Hipervnculo"/>
                <w:noProof/>
              </w:rPr>
              <w:t>Referencia al repositorio de software</w:t>
            </w:r>
            <w:r w:rsidR="00E6319C">
              <w:rPr>
                <w:noProof/>
                <w:webHidden/>
              </w:rPr>
              <w:tab/>
            </w:r>
            <w:r w:rsidR="00E6319C">
              <w:rPr>
                <w:noProof/>
                <w:webHidden/>
              </w:rPr>
              <w:fldChar w:fldCharType="begin"/>
            </w:r>
            <w:r w:rsidR="00E6319C">
              <w:rPr>
                <w:noProof/>
                <w:webHidden/>
              </w:rPr>
              <w:instrText xml:space="preserve"> PAGEREF _Toc104540071 \h </w:instrText>
            </w:r>
            <w:r w:rsidR="00E6319C">
              <w:rPr>
                <w:noProof/>
                <w:webHidden/>
              </w:rPr>
            </w:r>
            <w:r w:rsidR="00E6319C">
              <w:rPr>
                <w:noProof/>
                <w:webHidden/>
              </w:rPr>
              <w:fldChar w:fldCharType="separate"/>
            </w:r>
            <w:r w:rsidR="00E6319C">
              <w:rPr>
                <w:noProof/>
                <w:webHidden/>
              </w:rPr>
              <w:t>16</w:t>
            </w:r>
            <w:r w:rsidR="00E6319C">
              <w:rPr>
                <w:noProof/>
                <w:webHidden/>
              </w:rPr>
              <w:fldChar w:fldCharType="end"/>
            </w:r>
          </w:hyperlink>
        </w:p>
        <w:p w14:paraId="042EF5CA" w14:textId="639E5E56" w:rsidR="00E6319C" w:rsidRDefault="00000000">
          <w:pPr>
            <w:pStyle w:val="TDC2"/>
            <w:rPr>
              <w:rFonts w:eastAsiaTheme="minorEastAsia"/>
              <w:bCs w:val="0"/>
              <w:noProof/>
              <w:lang w:eastAsia="es-ES"/>
            </w:rPr>
          </w:pPr>
          <w:hyperlink w:anchor="_Toc104540072" w:history="1">
            <w:r w:rsidR="00E6319C" w:rsidRPr="00D365A0">
              <w:rPr>
                <w:rStyle w:val="Hipervnculo"/>
                <w:noProof/>
              </w:rPr>
              <w:t>5.2</w:t>
            </w:r>
            <w:r w:rsidR="00E6319C">
              <w:rPr>
                <w:rFonts w:eastAsiaTheme="minorEastAsia"/>
                <w:bCs w:val="0"/>
                <w:noProof/>
                <w:lang w:eastAsia="es-ES"/>
              </w:rPr>
              <w:tab/>
            </w:r>
            <w:r w:rsidR="00E6319C" w:rsidRPr="00D365A0">
              <w:rPr>
                <w:rStyle w:val="Hipervnculo"/>
                <w:noProof/>
              </w:rPr>
              <w:t>Manuales</w:t>
            </w:r>
            <w:r w:rsidR="00E6319C">
              <w:rPr>
                <w:noProof/>
                <w:webHidden/>
              </w:rPr>
              <w:tab/>
            </w:r>
            <w:r w:rsidR="00E6319C">
              <w:rPr>
                <w:noProof/>
                <w:webHidden/>
              </w:rPr>
              <w:fldChar w:fldCharType="begin"/>
            </w:r>
            <w:r w:rsidR="00E6319C">
              <w:rPr>
                <w:noProof/>
                <w:webHidden/>
              </w:rPr>
              <w:instrText xml:space="preserve"> PAGEREF _Toc104540072 \h </w:instrText>
            </w:r>
            <w:r w:rsidR="00E6319C">
              <w:rPr>
                <w:noProof/>
                <w:webHidden/>
              </w:rPr>
            </w:r>
            <w:r w:rsidR="00E6319C">
              <w:rPr>
                <w:noProof/>
                <w:webHidden/>
              </w:rPr>
              <w:fldChar w:fldCharType="separate"/>
            </w:r>
            <w:r w:rsidR="00E6319C">
              <w:rPr>
                <w:noProof/>
                <w:webHidden/>
              </w:rPr>
              <w:t>16</w:t>
            </w:r>
            <w:r w:rsidR="00E6319C">
              <w:rPr>
                <w:noProof/>
                <w:webHidden/>
              </w:rPr>
              <w:fldChar w:fldCharType="end"/>
            </w:r>
          </w:hyperlink>
        </w:p>
        <w:p w14:paraId="1897F30B" w14:textId="47C3874F" w:rsidR="00E6319C" w:rsidRDefault="00000000">
          <w:pPr>
            <w:pStyle w:val="TDC1"/>
            <w:rPr>
              <w:rFonts w:eastAsiaTheme="minorEastAsia"/>
              <w:bCs w:val="0"/>
              <w:iCs w:val="0"/>
              <w:sz w:val="22"/>
              <w:szCs w:val="22"/>
              <w:lang w:eastAsia="es-ES"/>
            </w:rPr>
          </w:pPr>
          <w:hyperlink w:anchor="_Toc104540073" w:history="1">
            <w:r w:rsidR="00E6319C" w:rsidRPr="00D365A0">
              <w:rPr>
                <w:rStyle w:val="Hipervnculo"/>
              </w:rPr>
              <w:t>Capítulo 6 Algoritmo de Recomendación</w:t>
            </w:r>
            <w:r w:rsidR="00E6319C">
              <w:rPr>
                <w:webHidden/>
              </w:rPr>
              <w:tab/>
            </w:r>
            <w:r w:rsidR="00E6319C">
              <w:rPr>
                <w:webHidden/>
              </w:rPr>
              <w:fldChar w:fldCharType="begin"/>
            </w:r>
            <w:r w:rsidR="00E6319C">
              <w:rPr>
                <w:webHidden/>
              </w:rPr>
              <w:instrText xml:space="preserve"> PAGEREF _Toc104540073 \h </w:instrText>
            </w:r>
            <w:r w:rsidR="00E6319C">
              <w:rPr>
                <w:webHidden/>
              </w:rPr>
            </w:r>
            <w:r w:rsidR="00E6319C">
              <w:rPr>
                <w:webHidden/>
              </w:rPr>
              <w:fldChar w:fldCharType="separate"/>
            </w:r>
            <w:r w:rsidR="00E6319C">
              <w:rPr>
                <w:webHidden/>
              </w:rPr>
              <w:t>17</w:t>
            </w:r>
            <w:r w:rsidR="00E6319C">
              <w:rPr>
                <w:webHidden/>
              </w:rPr>
              <w:fldChar w:fldCharType="end"/>
            </w:r>
          </w:hyperlink>
        </w:p>
        <w:p w14:paraId="1853AA5D" w14:textId="33E8B2CD" w:rsidR="00E6319C" w:rsidRDefault="00000000">
          <w:pPr>
            <w:pStyle w:val="TDC2"/>
            <w:rPr>
              <w:rFonts w:eastAsiaTheme="minorEastAsia"/>
              <w:bCs w:val="0"/>
              <w:noProof/>
              <w:lang w:eastAsia="es-ES"/>
            </w:rPr>
          </w:pPr>
          <w:hyperlink w:anchor="_Toc104540074" w:history="1">
            <w:r w:rsidR="00E6319C" w:rsidRPr="00D365A0">
              <w:rPr>
                <w:rStyle w:val="Hipervnculo"/>
                <w:noProof/>
              </w:rPr>
              <w:t>6.1</w:t>
            </w:r>
            <w:r w:rsidR="00E6319C">
              <w:rPr>
                <w:rFonts w:eastAsiaTheme="minorEastAsia"/>
                <w:bCs w:val="0"/>
                <w:noProof/>
                <w:lang w:eastAsia="es-ES"/>
              </w:rPr>
              <w:tab/>
            </w:r>
            <w:r w:rsidR="00E6319C" w:rsidRPr="00D365A0">
              <w:rPr>
                <w:rStyle w:val="Hipervnculo"/>
                <w:noProof/>
              </w:rPr>
              <w:t>Objetivo</w:t>
            </w:r>
            <w:r w:rsidR="00E6319C">
              <w:rPr>
                <w:noProof/>
                <w:webHidden/>
              </w:rPr>
              <w:tab/>
            </w:r>
            <w:r w:rsidR="00E6319C">
              <w:rPr>
                <w:noProof/>
                <w:webHidden/>
              </w:rPr>
              <w:fldChar w:fldCharType="begin"/>
            </w:r>
            <w:r w:rsidR="00E6319C">
              <w:rPr>
                <w:noProof/>
                <w:webHidden/>
              </w:rPr>
              <w:instrText xml:space="preserve"> PAGEREF _Toc104540074 \h </w:instrText>
            </w:r>
            <w:r w:rsidR="00E6319C">
              <w:rPr>
                <w:noProof/>
                <w:webHidden/>
              </w:rPr>
            </w:r>
            <w:r w:rsidR="00E6319C">
              <w:rPr>
                <w:noProof/>
                <w:webHidden/>
              </w:rPr>
              <w:fldChar w:fldCharType="separate"/>
            </w:r>
            <w:r w:rsidR="00E6319C">
              <w:rPr>
                <w:noProof/>
                <w:webHidden/>
              </w:rPr>
              <w:t>17</w:t>
            </w:r>
            <w:r w:rsidR="00E6319C">
              <w:rPr>
                <w:noProof/>
                <w:webHidden/>
              </w:rPr>
              <w:fldChar w:fldCharType="end"/>
            </w:r>
          </w:hyperlink>
        </w:p>
        <w:p w14:paraId="5CBB828E" w14:textId="218B091C" w:rsidR="00E6319C" w:rsidRDefault="00000000">
          <w:pPr>
            <w:pStyle w:val="TDC2"/>
            <w:rPr>
              <w:rFonts w:eastAsiaTheme="minorEastAsia"/>
              <w:bCs w:val="0"/>
              <w:noProof/>
              <w:lang w:eastAsia="es-ES"/>
            </w:rPr>
          </w:pPr>
          <w:hyperlink w:anchor="_Toc104540075" w:history="1">
            <w:r w:rsidR="00E6319C" w:rsidRPr="00D365A0">
              <w:rPr>
                <w:rStyle w:val="Hipervnculo"/>
                <w:noProof/>
              </w:rPr>
              <w:t>6.2</w:t>
            </w:r>
            <w:r w:rsidR="00E6319C">
              <w:rPr>
                <w:rFonts w:eastAsiaTheme="minorEastAsia"/>
                <w:bCs w:val="0"/>
                <w:noProof/>
                <w:lang w:eastAsia="es-ES"/>
              </w:rPr>
              <w:tab/>
            </w:r>
            <w:r w:rsidR="00E6319C" w:rsidRPr="00D365A0">
              <w:rPr>
                <w:rStyle w:val="Hipervnculo"/>
                <w:noProof/>
              </w:rPr>
              <w:t>Introducción a la ciencia de los datos</w:t>
            </w:r>
            <w:r w:rsidR="00E6319C">
              <w:rPr>
                <w:noProof/>
                <w:webHidden/>
              </w:rPr>
              <w:tab/>
            </w:r>
            <w:r w:rsidR="00E6319C">
              <w:rPr>
                <w:noProof/>
                <w:webHidden/>
              </w:rPr>
              <w:fldChar w:fldCharType="begin"/>
            </w:r>
            <w:r w:rsidR="00E6319C">
              <w:rPr>
                <w:noProof/>
                <w:webHidden/>
              </w:rPr>
              <w:instrText xml:space="preserve"> PAGEREF _Toc104540075 \h </w:instrText>
            </w:r>
            <w:r w:rsidR="00E6319C">
              <w:rPr>
                <w:noProof/>
                <w:webHidden/>
              </w:rPr>
            </w:r>
            <w:r w:rsidR="00E6319C">
              <w:rPr>
                <w:noProof/>
                <w:webHidden/>
              </w:rPr>
              <w:fldChar w:fldCharType="separate"/>
            </w:r>
            <w:r w:rsidR="00E6319C">
              <w:rPr>
                <w:noProof/>
                <w:webHidden/>
              </w:rPr>
              <w:t>17</w:t>
            </w:r>
            <w:r w:rsidR="00E6319C">
              <w:rPr>
                <w:noProof/>
                <w:webHidden/>
              </w:rPr>
              <w:fldChar w:fldCharType="end"/>
            </w:r>
          </w:hyperlink>
        </w:p>
        <w:p w14:paraId="208C7A73" w14:textId="753781F6" w:rsidR="00E6319C" w:rsidRDefault="00000000">
          <w:pPr>
            <w:pStyle w:val="TDC2"/>
            <w:rPr>
              <w:rFonts w:eastAsiaTheme="minorEastAsia"/>
              <w:bCs w:val="0"/>
              <w:noProof/>
              <w:lang w:eastAsia="es-ES"/>
            </w:rPr>
          </w:pPr>
          <w:hyperlink w:anchor="_Toc104540076" w:history="1">
            <w:r w:rsidR="00E6319C" w:rsidRPr="00D365A0">
              <w:rPr>
                <w:rStyle w:val="Hipervnculo"/>
                <w:noProof/>
              </w:rPr>
              <w:t>6.3</w:t>
            </w:r>
            <w:r w:rsidR="00E6319C">
              <w:rPr>
                <w:rFonts w:eastAsiaTheme="minorEastAsia"/>
                <w:bCs w:val="0"/>
                <w:noProof/>
                <w:lang w:eastAsia="es-ES"/>
              </w:rPr>
              <w:tab/>
            </w:r>
            <w:r w:rsidR="00E6319C" w:rsidRPr="00D365A0">
              <w:rPr>
                <w:rStyle w:val="Hipervnculo"/>
                <w:noProof/>
              </w:rPr>
              <w:t>Machine Learning: métodos de aprendizaje</w:t>
            </w:r>
            <w:r w:rsidR="00E6319C">
              <w:rPr>
                <w:noProof/>
                <w:webHidden/>
              </w:rPr>
              <w:tab/>
            </w:r>
            <w:r w:rsidR="00E6319C">
              <w:rPr>
                <w:noProof/>
                <w:webHidden/>
              </w:rPr>
              <w:fldChar w:fldCharType="begin"/>
            </w:r>
            <w:r w:rsidR="00E6319C">
              <w:rPr>
                <w:noProof/>
                <w:webHidden/>
              </w:rPr>
              <w:instrText xml:space="preserve"> PAGEREF _Toc104540076 \h </w:instrText>
            </w:r>
            <w:r w:rsidR="00E6319C">
              <w:rPr>
                <w:noProof/>
                <w:webHidden/>
              </w:rPr>
            </w:r>
            <w:r w:rsidR="00E6319C">
              <w:rPr>
                <w:noProof/>
                <w:webHidden/>
              </w:rPr>
              <w:fldChar w:fldCharType="separate"/>
            </w:r>
            <w:r w:rsidR="00E6319C">
              <w:rPr>
                <w:noProof/>
                <w:webHidden/>
              </w:rPr>
              <w:t>18</w:t>
            </w:r>
            <w:r w:rsidR="00E6319C">
              <w:rPr>
                <w:noProof/>
                <w:webHidden/>
              </w:rPr>
              <w:fldChar w:fldCharType="end"/>
            </w:r>
          </w:hyperlink>
        </w:p>
        <w:p w14:paraId="484240BA" w14:textId="24240F33" w:rsidR="00E6319C" w:rsidRDefault="00000000">
          <w:pPr>
            <w:pStyle w:val="TDC2"/>
            <w:rPr>
              <w:rFonts w:eastAsiaTheme="minorEastAsia"/>
              <w:bCs w:val="0"/>
              <w:noProof/>
              <w:lang w:eastAsia="es-ES"/>
            </w:rPr>
          </w:pPr>
          <w:hyperlink w:anchor="_Toc104540077" w:history="1">
            <w:r w:rsidR="00E6319C" w:rsidRPr="00D365A0">
              <w:rPr>
                <w:rStyle w:val="Hipervnculo"/>
                <w:noProof/>
              </w:rPr>
              <w:t>6.4</w:t>
            </w:r>
            <w:r w:rsidR="00E6319C">
              <w:rPr>
                <w:rFonts w:eastAsiaTheme="minorEastAsia"/>
                <w:bCs w:val="0"/>
                <w:noProof/>
                <w:lang w:eastAsia="es-ES"/>
              </w:rPr>
              <w:tab/>
            </w:r>
            <w:r w:rsidR="00E6319C" w:rsidRPr="00D365A0">
              <w:rPr>
                <w:rStyle w:val="Hipervnculo"/>
                <w:noProof/>
              </w:rPr>
              <w:t>Técnicas de análisis de datos prescriptivas: sistemas de recomendación</w:t>
            </w:r>
            <w:r w:rsidR="00E6319C">
              <w:rPr>
                <w:noProof/>
                <w:webHidden/>
              </w:rPr>
              <w:tab/>
            </w:r>
            <w:r w:rsidR="00E6319C">
              <w:rPr>
                <w:noProof/>
                <w:webHidden/>
              </w:rPr>
              <w:fldChar w:fldCharType="begin"/>
            </w:r>
            <w:r w:rsidR="00E6319C">
              <w:rPr>
                <w:noProof/>
                <w:webHidden/>
              </w:rPr>
              <w:instrText xml:space="preserve"> PAGEREF _Toc104540077 \h </w:instrText>
            </w:r>
            <w:r w:rsidR="00E6319C">
              <w:rPr>
                <w:noProof/>
                <w:webHidden/>
              </w:rPr>
            </w:r>
            <w:r w:rsidR="00E6319C">
              <w:rPr>
                <w:noProof/>
                <w:webHidden/>
              </w:rPr>
              <w:fldChar w:fldCharType="separate"/>
            </w:r>
            <w:r w:rsidR="00E6319C">
              <w:rPr>
                <w:noProof/>
                <w:webHidden/>
              </w:rPr>
              <w:t>20</w:t>
            </w:r>
            <w:r w:rsidR="00E6319C">
              <w:rPr>
                <w:noProof/>
                <w:webHidden/>
              </w:rPr>
              <w:fldChar w:fldCharType="end"/>
            </w:r>
          </w:hyperlink>
        </w:p>
        <w:p w14:paraId="30BA0D31" w14:textId="7D1E21BB" w:rsidR="00E6319C" w:rsidRDefault="00000000">
          <w:pPr>
            <w:pStyle w:val="TDC2"/>
            <w:rPr>
              <w:rFonts w:eastAsiaTheme="minorEastAsia"/>
              <w:bCs w:val="0"/>
              <w:noProof/>
              <w:lang w:eastAsia="es-ES"/>
            </w:rPr>
          </w:pPr>
          <w:hyperlink w:anchor="_Toc104540078" w:history="1">
            <w:r w:rsidR="00E6319C" w:rsidRPr="00D365A0">
              <w:rPr>
                <w:rStyle w:val="Hipervnculo"/>
                <w:noProof/>
              </w:rPr>
              <w:t>6.5</w:t>
            </w:r>
            <w:r w:rsidR="00E6319C">
              <w:rPr>
                <w:rFonts w:eastAsiaTheme="minorEastAsia"/>
                <w:bCs w:val="0"/>
                <w:noProof/>
                <w:lang w:eastAsia="es-ES"/>
              </w:rPr>
              <w:tab/>
            </w:r>
            <w:r w:rsidR="00E6319C" w:rsidRPr="00D365A0">
              <w:rPr>
                <w:rStyle w:val="Hipervnculo"/>
                <w:noProof/>
              </w:rPr>
              <w:t>Medidas de similitud o distancia</w:t>
            </w:r>
            <w:r w:rsidR="00E6319C">
              <w:rPr>
                <w:noProof/>
                <w:webHidden/>
              </w:rPr>
              <w:tab/>
            </w:r>
            <w:r w:rsidR="00E6319C">
              <w:rPr>
                <w:noProof/>
                <w:webHidden/>
              </w:rPr>
              <w:fldChar w:fldCharType="begin"/>
            </w:r>
            <w:r w:rsidR="00E6319C">
              <w:rPr>
                <w:noProof/>
                <w:webHidden/>
              </w:rPr>
              <w:instrText xml:space="preserve"> PAGEREF _Toc104540078 \h </w:instrText>
            </w:r>
            <w:r w:rsidR="00E6319C">
              <w:rPr>
                <w:noProof/>
                <w:webHidden/>
              </w:rPr>
            </w:r>
            <w:r w:rsidR="00E6319C">
              <w:rPr>
                <w:noProof/>
                <w:webHidden/>
              </w:rPr>
              <w:fldChar w:fldCharType="separate"/>
            </w:r>
            <w:r w:rsidR="00E6319C">
              <w:rPr>
                <w:noProof/>
                <w:webHidden/>
              </w:rPr>
              <w:t>22</w:t>
            </w:r>
            <w:r w:rsidR="00E6319C">
              <w:rPr>
                <w:noProof/>
                <w:webHidden/>
              </w:rPr>
              <w:fldChar w:fldCharType="end"/>
            </w:r>
          </w:hyperlink>
        </w:p>
        <w:p w14:paraId="6C98E0AC" w14:textId="32FC313A" w:rsidR="00E6319C" w:rsidRDefault="00000000">
          <w:pPr>
            <w:pStyle w:val="TDC2"/>
            <w:rPr>
              <w:rFonts w:eastAsiaTheme="minorEastAsia"/>
              <w:bCs w:val="0"/>
              <w:noProof/>
              <w:lang w:eastAsia="es-ES"/>
            </w:rPr>
          </w:pPr>
          <w:hyperlink w:anchor="_Toc104540079" w:history="1">
            <w:r w:rsidR="00E6319C" w:rsidRPr="00D365A0">
              <w:rPr>
                <w:rStyle w:val="Hipervnculo"/>
                <w:noProof/>
              </w:rPr>
              <w:t>6.6</w:t>
            </w:r>
            <w:r w:rsidR="00E6319C">
              <w:rPr>
                <w:rFonts w:eastAsiaTheme="minorEastAsia"/>
                <w:bCs w:val="0"/>
                <w:noProof/>
                <w:lang w:eastAsia="es-ES"/>
              </w:rPr>
              <w:tab/>
            </w:r>
            <w:r w:rsidR="00E6319C" w:rsidRPr="00D365A0">
              <w:rPr>
                <w:rStyle w:val="Hipervnculo"/>
                <w:noProof/>
              </w:rPr>
              <w:t>Lenguaje utilizado: R</w:t>
            </w:r>
            <w:r w:rsidR="00E6319C">
              <w:rPr>
                <w:noProof/>
                <w:webHidden/>
              </w:rPr>
              <w:tab/>
            </w:r>
            <w:r w:rsidR="00E6319C">
              <w:rPr>
                <w:noProof/>
                <w:webHidden/>
              </w:rPr>
              <w:fldChar w:fldCharType="begin"/>
            </w:r>
            <w:r w:rsidR="00E6319C">
              <w:rPr>
                <w:noProof/>
                <w:webHidden/>
              </w:rPr>
              <w:instrText xml:space="preserve"> PAGEREF _Toc104540079 \h </w:instrText>
            </w:r>
            <w:r w:rsidR="00E6319C">
              <w:rPr>
                <w:noProof/>
                <w:webHidden/>
              </w:rPr>
            </w:r>
            <w:r w:rsidR="00E6319C">
              <w:rPr>
                <w:noProof/>
                <w:webHidden/>
              </w:rPr>
              <w:fldChar w:fldCharType="separate"/>
            </w:r>
            <w:r w:rsidR="00E6319C">
              <w:rPr>
                <w:noProof/>
                <w:webHidden/>
              </w:rPr>
              <w:t>23</w:t>
            </w:r>
            <w:r w:rsidR="00E6319C">
              <w:rPr>
                <w:noProof/>
                <w:webHidden/>
              </w:rPr>
              <w:fldChar w:fldCharType="end"/>
            </w:r>
          </w:hyperlink>
        </w:p>
        <w:p w14:paraId="3FF01873" w14:textId="767823B0" w:rsidR="00E6319C" w:rsidRDefault="00000000">
          <w:pPr>
            <w:pStyle w:val="TDC2"/>
            <w:rPr>
              <w:rFonts w:eastAsiaTheme="minorEastAsia"/>
              <w:bCs w:val="0"/>
              <w:noProof/>
              <w:lang w:eastAsia="es-ES"/>
            </w:rPr>
          </w:pPr>
          <w:hyperlink w:anchor="_Toc104540080" w:history="1">
            <w:r w:rsidR="00E6319C" w:rsidRPr="00D365A0">
              <w:rPr>
                <w:rStyle w:val="Hipervnculo"/>
                <w:noProof/>
              </w:rPr>
              <w:t>6.7</w:t>
            </w:r>
            <w:r w:rsidR="00E6319C">
              <w:rPr>
                <w:rFonts w:eastAsiaTheme="minorEastAsia"/>
                <w:bCs w:val="0"/>
                <w:noProof/>
                <w:lang w:eastAsia="es-ES"/>
              </w:rPr>
              <w:tab/>
            </w:r>
            <w:r w:rsidR="00E6319C" w:rsidRPr="00D365A0">
              <w:rPr>
                <w:rStyle w:val="Hipervnculo"/>
                <w:noProof/>
              </w:rPr>
              <w:t>Sistema de recomendación de JOBS</w:t>
            </w:r>
            <w:r w:rsidR="00E6319C">
              <w:rPr>
                <w:noProof/>
                <w:webHidden/>
              </w:rPr>
              <w:tab/>
            </w:r>
            <w:r w:rsidR="00E6319C">
              <w:rPr>
                <w:noProof/>
                <w:webHidden/>
              </w:rPr>
              <w:fldChar w:fldCharType="begin"/>
            </w:r>
            <w:r w:rsidR="00E6319C">
              <w:rPr>
                <w:noProof/>
                <w:webHidden/>
              </w:rPr>
              <w:instrText xml:space="preserve"> PAGEREF _Toc104540080 \h </w:instrText>
            </w:r>
            <w:r w:rsidR="00E6319C">
              <w:rPr>
                <w:noProof/>
                <w:webHidden/>
              </w:rPr>
            </w:r>
            <w:r w:rsidR="00E6319C">
              <w:rPr>
                <w:noProof/>
                <w:webHidden/>
              </w:rPr>
              <w:fldChar w:fldCharType="separate"/>
            </w:r>
            <w:r w:rsidR="00E6319C">
              <w:rPr>
                <w:noProof/>
                <w:webHidden/>
              </w:rPr>
              <w:t>24</w:t>
            </w:r>
            <w:r w:rsidR="00E6319C">
              <w:rPr>
                <w:noProof/>
                <w:webHidden/>
              </w:rPr>
              <w:fldChar w:fldCharType="end"/>
            </w:r>
          </w:hyperlink>
        </w:p>
        <w:p w14:paraId="78E6D841" w14:textId="24CC66E4" w:rsidR="00E6319C" w:rsidRDefault="00000000">
          <w:pPr>
            <w:pStyle w:val="TDC3"/>
            <w:tabs>
              <w:tab w:val="left" w:pos="1440"/>
              <w:tab w:val="right" w:leader="dot" w:pos="7921"/>
            </w:tabs>
            <w:rPr>
              <w:rFonts w:eastAsiaTheme="minorEastAsia"/>
              <w:noProof/>
              <w:sz w:val="22"/>
              <w:szCs w:val="22"/>
              <w:lang w:eastAsia="es-ES"/>
            </w:rPr>
          </w:pPr>
          <w:hyperlink w:anchor="_Toc104540081" w:history="1">
            <w:r w:rsidR="00E6319C" w:rsidRPr="00D365A0">
              <w:rPr>
                <w:rStyle w:val="Hipervnculo"/>
                <w:noProof/>
              </w:rPr>
              <w:t>6.7.1</w:t>
            </w:r>
            <w:r w:rsidR="00E6319C">
              <w:rPr>
                <w:rFonts w:eastAsiaTheme="minorEastAsia"/>
                <w:noProof/>
                <w:sz w:val="22"/>
                <w:szCs w:val="22"/>
                <w:lang w:eastAsia="es-ES"/>
              </w:rPr>
              <w:tab/>
            </w:r>
            <w:r w:rsidR="00E6319C" w:rsidRPr="00D365A0">
              <w:rPr>
                <w:rStyle w:val="Hipervnculo"/>
                <w:noProof/>
              </w:rPr>
              <w:t>Estructura del sistema de recomendación</w:t>
            </w:r>
            <w:r w:rsidR="00E6319C">
              <w:rPr>
                <w:noProof/>
                <w:webHidden/>
              </w:rPr>
              <w:tab/>
            </w:r>
            <w:r w:rsidR="00E6319C">
              <w:rPr>
                <w:noProof/>
                <w:webHidden/>
              </w:rPr>
              <w:fldChar w:fldCharType="begin"/>
            </w:r>
            <w:r w:rsidR="00E6319C">
              <w:rPr>
                <w:noProof/>
                <w:webHidden/>
              </w:rPr>
              <w:instrText xml:space="preserve"> PAGEREF _Toc104540081 \h </w:instrText>
            </w:r>
            <w:r w:rsidR="00E6319C">
              <w:rPr>
                <w:noProof/>
                <w:webHidden/>
              </w:rPr>
            </w:r>
            <w:r w:rsidR="00E6319C">
              <w:rPr>
                <w:noProof/>
                <w:webHidden/>
              </w:rPr>
              <w:fldChar w:fldCharType="separate"/>
            </w:r>
            <w:r w:rsidR="00E6319C">
              <w:rPr>
                <w:noProof/>
                <w:webHidden/>
              </w:rPr>
              <w:t>24</w:t>
            </w:r>
            <w:r w:rsidR="00E6319C">
              <w:rPr>
                <w:noProof/>
                <w:webHidden/>
              </w:rPr>
              <w:fldChar w:fldCharType="end"/>
            </w:r>
          </w:hyperlink>
        </w:p>
        <w:p w14:paraId="4B0325B5" w14:textId="1E8578F9" w:rsidR="00E6319C" w:rsidRDefault="00000000">
          <w:pPr>
            <w:pStyle w:val="TDC3"/>
            <w:tabs>
              <w:tab w:val="left" w:pos="1440"/>
              <w:tab w:val="right" w:leader="dot" w:pos="7921"/>
            </w:tabs>
            <w:rPr>
              <w:rFonts w:eastAsiaTheme="minorEastAsia"/>
              <w:noProof/>
              <w:sz w:val="22"/>
              <w:szCs w:val="22"/>
              <w:lang w:eastAsia="es-ES"/>
            </w:rPr>
          </w:pPr>
          <w:hyperlink w:anchor="_Toc104540082" w:history="1">
            <w:r w:rsidR="00E6319C" w:rsidRPr="00D365A0">
              <w:rPr>
                <w:rStyle w:val="Hipervnculo"/>
                <w:noProof/>
              </w:rPr>
              <w:t>6.7.2</w:t>
            </w:r>
            <w:r w:rsidR="00E6319C">
              <w:rPr>
                <w:rFonts w:eastAsiaTheme="minorEastAsia"/>
                <w:noProof/>
                <w:sz w:val="22"/>
                <w:szCs w:val="22"/>
                <w:lang w:eastAsia="es-ES"/>
              </w:rPr>
              <w:tab/>
            </w:r>
            <w:r w:rsidR="00E6319C" w:rsidRPr="00D365A0">
              <w:rPr>
                <w:rStyle w:val="Hipervnculo"/>
                <w:noProof/>
              </w:rPr>
              <w:t>API “ofertas_nuevas.R”</w:t>
            </w:r>
            <w:r w:rsidR="00E6319C">
              <w:rPr>
                <w:noProof/>
                <w:webHidden/>
              </w:rPr>
              <w:tab/>
            </w:r>
            <w:r w:rsidR="00E6319C">
              <w:rPr>
                <w:noProof/>
                <w:webHidden/>
              </w:rPr>
              <w:fldChar w:fldCharType="begin"/>
            </w:r>
            <w:r w:rsidR="00E6319C">
              <w:rPr>
                <w:noProof/>
                <w:webHidden/>
              </w:rPr>
              <w:instrText xml:space="preserve"> PAGEREF _Toc104540082 \h </w:instrText>
            </w:r>
            <w:r w:rsidR="00E6319C">
              <w:rPr>
                <w:noProof/>
                <w:webHidden/>
              </w:rPr>
            </w:r>
            <w:r w:rsidR="00E6319C">
              <w:rPr>
                <w:noProof/>
                <w:webHidden/>
              </w:rPr>
              <w:fldChar w:fldCharType="separate"/>
            </w:r>
            <w:r w:rsidR="00E6319C">
              <w:rPr>
                <w:noProof/>
                <w:webHidden/>
              </w:rPr>
              <w:t>24</w:t>
            </w:r>
            <w:r w:rsidR="00E6319C">
              <w:rPr>
                <w:noProof/>
                <w:webHidden/>
              </w:rPr>
              <w:fldChar w:fldCharType="end"/>
            </w:r>
          </w:hyperlink>
        </w:p>
        <w:p w14:paraId="52CA6067" w14:textId="363ECBEA" w:rsidR="00E6319C" w:rsidRDefault="00000000">
          <w:pPr>
            <w:pStyle w:val="TDC3"/>
            <w:tabs>
              <w:tab w:val="left" w:pos="1440"/>
              <w:tab w:val="right" w:leader="dot" w:pos="7921"/>
            </w:tabs>
            <w:rPr>
              <w:rFonts w:eastAsiaTheme="minorEastAsia"/>
              <w:noProof/>
              <w:sz w:val="22"/>
              <w:szCs w:val="22"/>
              <w:lang w:eastAsia="es-ES"/>
            </w:rPr>
          </w:pPr>
          <w:hyperlink w:anchor="_Toc104540083" w:history="1">
            <w:r w:rsidR="00E6319C" w:rsidRPr="00D365A0">
              <w:rPr>
                <w:rStyle w:val="Hipervnculo"/>
                <w:noProof/>
              </w:rPr>
              <w:t>6.7.3</w:t>
            </w:r>
            <w:r w:rsidR="00E6319C">
              <w:rPr>
                <w:rFonts w:eastAsiaTheme="minorEastAsia"/>
                <w:noProof/>
                <w:sz w:val="22"/>
                <w:szCs w:val="22"/>
                <w:lang w:eastAsia="es-ES"/>
              </w:rPr>
              <w:tab/>
            </w:r>
            <w:r w:rsidR="00E6319C" w:rsidRPr="00D365A0">
              <w:rPr>
                <w:rStyle w:val="Hipervnculo"/>
                <w:noProof/>
              </w:rPr>
              <w:t>API “alumno_nuevo.R”</w:t>
            </w:r>
            <w:r w:rsidR="00E6319C">
              <w:rPr>
                <w:noProof/>
                <w:webHidden/>
              </w:rPr>
              <w:tab/>
            </w:r>
            <w:r w:rsidR="00E6319C">
              <w:rPr>
                <w:noProof/>
                <w:webHidden/>
              </w:rPr>
              <w:fldChar w:fldCharType="begin"/>
            </w:r>
            <w:r w:rsidR="00E6319C">
              <w:rPr>
                <w:noProof/>
                <w:webHidden/>
              </w:rPr>
              <w:instrText xml:space="preserve"> PAGEREF _Toc104540083 \h </w:instrText>
            </w:r>
            <w:r w:rsidR="00E6319C">
              <w:rPr>
                <w:noProof/>
                <w:webHidden/>
              </w:rPr>
            </w:r>
            <w:r w:rsidR="00E6319C">
              <w:rPr>
                <w:noProof/>
                <w:webHidden/>
              </w:rPr>
              <w:fldChar w:fldCharType="separate"/>
            </w:r>
            <w:r w:rsidR="00E6319C">
              <w:rPr>
                <w:noProof/>
                <w:webHidden/>
              </w:rPr>
              <w:t>26</w:t>
            </w:r>
            <w:r w:rsidR="00E6319C">
              <w:rPr>
                <w:noProof/>
                <w:webHidden/>
              </w:rPr>
              <w:fldChar w:fldCharType="end"/>
            </w:r>
          </w:hyperlink>
        </w:p>
        <w:p w14:paraId="38E12C7B" w14:textId="602284B6" w:rsidR="00E6319C" w:rsidRDefault="00000000">
          <w:pPr>
            <w:pStyle w:val="TDC3"/>
            <w:tabs>
              <w:tab w:val="left" w:pos="1440"/>
              <w:tab w:val="right" w:leader="dot" w:pos="7921"/>
            </w:tabs>
            <w:rPr>
              <w:rFonts w:eastAsiaTheme="minorEastAsia"/>
              <w:noProof/>
              <w:sz w:val="22"/>
              <w:szCs w:val="22"/>
              <w:lang w:eastAsia="es-ES"/>
            </w:rPr>
          </w:pPr>
          <w:hyperlink w:anchor="_Toc104540084" w:history="1">
            <w:r w:rsidR="00E6319C" w:rsidRPr="00D365A0">
              <w:rPr>
                <w:rStyle w:val="Hipervnculo"/>
                <w:noProof/>
              </w:rPr>
              <w:t>6.7.4</w:t>
            </w:r>
            <w:r w:rsidR="00E6319C">
              <w:rPr>
                <w:rFonts w:eastAsiaTheme="minorEastAsia"/>
                <w:noProof/>
                <w:sz w:val="22"/>
                <w:szCs w:val="22"/>
                <w:lang w:eastAsia="es-ES"/>
              </w:rPr>
              <w:tab/>
            </w:r>
            <w:r w:rsidR="00E6319C" w:rsidRPr="00D365A0">
              <w:rPr>
                <w:rStyle w:val="Hipervnculo"/>
                <w:noProof/>
              </w:rPr>
              <w:t>Llamada de las APIs</w:t>
            </w:r>
            <w:r w:rsidR="00E6319C">
              <w:rPr>
                <w:noProof/>
                <w:webHidden/>
              </w:rPr>
              <w:tab/>
            </w:r>
            <w:r w:rsidR="00E6319C">
              <w:rPr>
                <w:noProof/>
                <w:webHidden/>
              </w:rPr>
              <w:fldChar w:fldCharType="begin"/>
            </w:r>
            <w:r w:rsidR="00E6319C">
              <w:rPr>
                <w:noProof/>
                <w:webHidden/>
              </w:rPr>
              <w:instrText xml:space="preserve"> PAGEREF _Toc104540084 \h </w:instrText>
            </w:r>
            <w:r w:rsidR="00E6319C">
              <w:rPr>
                <w:noProof/>
                <w:webHidden/>
              </w:rPr>
            </w:r>
            <w:r w:rsidR="00E6319C">
              <w:rPr>
                <w:noProof/>
                <w:webHidden/>
              </w:rPr>
              <w:fldChar w:fldCharType="separate"/>
            </w:r>
            <w:r w:rsidR="00E6319C">
              <w:rPr>
                <w:noProof/>
                <w:webHidden/>
              </w:rPr>
              <w:t>27</w:t>
            </w:r>
            <w:r w:rsidR="00E6319C">
              <w:rPr>
                <w:noProof/>
                <w:webHidden/>
              </w:rPr>
              <w:fldChar w:fldCharType="end"/>
            </w:r>
          </w:hyperlink>
        </w:p>
        <w:p w14:paraId="31743517" w14:textId="39CF69F0" w:rsidR="00E6319C" w:rsidRDefault="00000000">
          <w:pPr>
            <w:pStyle w:val="TDC3"/>
            <w:tabs>
              <w:tab w:val="left" w:pos="1440"/>
              <w:tab w:val="right" w:leader="dot" w:pos="7921"/>
            </w:tabs>
            <w:rPr>
              <w:rFonts w:eastAsiaTheme="minorEastAsia"/>
              <w:noProof/>
              <w:sz w:val="22"/>
              <w:szCs w:val="22"/>
              <w:lang w:eastAsia="es-ES"/>
            </w:rPr>
          </w:pPr>
          <w:hyperlink w:anchor="_Toc104540085" w:history="1">
            <w:r w:rsidR="00E6319C" w:rsidRPr="00D365A0">
              <w:rPr>
                <w:rStyle w:val="Hipervnculo"/>
                <w:noProof/>
              </w:rPr>
              <w:t>6.7.5</w:t>
            </w:r>
            <w:r w:rsidR="00E6319C">
              <w:rPr>
                <w:rFonts w:eastAsiaTheme="minorEastAsia"/>
                <w:noProof/>
                <w:sz w:val="22"/>
                <w:szCs w:val="22"/>
                <w:lang w:eastAsia="es-ES"/>
              </w:rPr>
              <w:tab/>
            </w:r>
            <w:r w:rsidR="00E6319C" w:rsidRPr="00D365A0">
              <w:rPr>
                <w:rStyle w:val="Hipervnculo"/>
                <w:noProof/>
              </w:rPr>
              <w:t>Intercambio de ficheros Web-APIs</w:t>
            </w:r>
            <w:r w:rsidR="00E6319C">
              <w:rPr>
                <w:noProof/>
                <w:webHidden/>
              </w:rPr>
              <w:tab/>
            </w:r>
            <w:r w:rsidR="00E6319C">
              <w:rPr>
                <w:noProof/>
                <w:webHidden/>
              </w:rPr>
              <w:fldChar w:fldCharType="begin"/>
            </w:r>
            <w:r w:rsidR="00E6319C">
              <w:rPr>
                <w:noProof/>
                <w:webHidden/>
              </w:rPr>
              <w:instrText xml:space="preserve"> PAGEREF _Toc104540085 \h </w:instrText>
            </w:r>
            <w:r w:rsidR="00E6319C">
              <w:rPr>
                <w:noProof/>
                <w:webHidden/>
              </w:rPr>
            </w:r>
            <w:r w:rsidR="00E6319C">
              <w:rPr>
                <w:noProof/>
                <w:webHidden/>
              </w:rPr>
              <w:fldChar w:fldCharType="separate"/>
            </w:r>
            <w:r w:rsidR="00E6319C">
              <w:rPr>
                <w:noProof/>
                <w:webHidden/>
              </w:rPr>
              <w:t>27</w:t>
            </w:r>
            <w:r w:rsidR="00E6319C">
              <w:rPr>
                <w:noProof/>
                <w:webHidden/>
              </w:rPr>
              <w:fldChar w:fldCharType="end"/>
            </w:r>
          </w:hyperlink>
        </w:p>
        <w:p w14:paraId="522574FE" w14:textId="7DF90774" w:rsidR="00E6319C" w:rsidRDefault="00000000">
          <w:pPr>
            <w:pStyle w:val="TDC1"/>
            <w:rPr>
              <w:rFonts w:eastAsiaTheme="minorEastAsia"/>
              <w:bCs w:val="0"/>
              <w:iCs w:val="0"/>
              <w:sz w:val="22"/>
              <w:szCs w:val="22"/>
              <w:lang w:eastAsia="es-ES"/>
            </w:rPr>
          </w:pPr>
          <w:hyperlink w:anchor="_Toc104540086" w:history="1">
            <w:r w:rsidR="00E6319C" w:rsidRPr="00D365A0">
              <w:rPr>
                <w:rStyle w:val="Hipervnculo"/>
              </w:rPr>
              <w:t>Capítulo 7 Conclusiones y líneas futuras</w:t>
            </w:r>
            <w:r w:rsidR="00E6319C">
              <w:rPr>
                <w:webHidden/>
              </w:rPr>
              <w:tab/>
            </w:r>
            <w:r w:rsidR="00E6319C">
              <w:rPr>
                <w:webHidden/>
              </w:rPr>
              <w:fldChar w:fldCharType="begin"/>
            </w:r>
            <w:r w:rsidR="00E6319C">
              <w:rPr>
                <w:webHidden/>
              </w:rPr>
              <w:instrText xml:space="preserve"> PAGEREF _Toc104540086 \h </w:instrText>
            </w:r>
            <w:r w:rsidR="00E6319C">
              <w:rPr>
                <w:webHidden/>
              </w:rPr>
            </w:r>
            <w:r w:rsidR="00E6319C">
              <w:rPr>
                <w:webHidden/>
              </w:rPr>
              <w:fldChar w:fldCharType="separate"/>
            </w:r>
            <w:r w:rsidR="00E6319C">
              <w:rPr>
                <w:webHidden/>
              </w:rPr>
              <w:t>29</w:t>
            </w:r>
            <w:r w:rsidR="00E6319C">
              <w:rPr>
                <w:webHidden/>
              </w:rPr>
              <w:fldChar w:fldCharType="end"/>
            </w:r>
          </w:hyperlink>
        </w:p>
        <w:p w14:paraId="0206129D" w14:textId="026EBA21" w:rsidR="00E6319C" w:rsidRDefault="00000000">
          <w:pPr>
            <w:pStyle w:val="TDC1"/>
            <w:rPr>
              <w:rFonts w:eastAsiaTheme="minorEastAsia"/>
              <w:bCs w:val="0"/>
              <w:iCs w:val="0"/>
              <w:sz w:val="22"/>
              <w:szCs w:val="22"/>
              <w:lang w:eastAsia="es-ES"/>
            </w:rPr>
          </w:pPr>
          <w:hyperlink w:anchor="_Toc104540087" w:history="1">
            <w:r w:rsidR="00E6319C" w:rsidRPr="00D365A0">
              <w:rPr>
                <w:rStyle w:val="Hipervnculo"/>
              </w:rPr>
              <w:t>Bibliografía</w:t>
            </w:r>
            <w:r w:rsidR="00E6319C">
              <w:rPr>
                <w:webHidden/>
              </w:rPr>
              <w:tab/>
            </w:r>
            <w:r w:rsidR="00E6319C">
              <w:rPr>
                <w:webHidden/>
              </w:rPr>
              <w:fldChar w:fldCharType="begin"/>
            </w:r>
            <w:r w:rsidR="00E6319C">
              <w:rPr>
                <w:webHidden/>
              </w:rPr>
              <w:instrText xml:space="preserve"> PAGEREF _Toc104540087 \h </w:instrText>
            </w:r>
            <w:r w:rsidR="00E6319C">
              <w:rPr>
                <w:webHidden/>
              </w:rPr>
            </w:r>
            <w:r w:rsidR="00E6319C">
              <w:rPr>
                <w:webHidden/>
              </w:rPr>
              <w:fldChar w:fldCharType="separate"/>
            </w:r>
            <w:r w:rsidR="00E6319C">
              <w:rPr>
                <w:webHidden/>
              </w:rPr>
              <w:t>31</w:t>
            </w:r>
            <w:r w:rsidR="00E6319C">
              <w:rPr>
                <w:webHidden/>
              </w:rPr>
              <w:fldChar w:fldCharType="end"/>
            </w:r>
          </w:hyperlink>
        </w:p>
        <w:p w14:paraId="3E04B873" w14:textId="71850E5D" w:rsidR="00E6319C" w:rsidRDefault="00000000">
          <w:pPr>
            <w:pStyle w:val="TDC1"/>
            <w:rPr>
              <w:rFonts w:eastAsiaTheme="minorEastAsia"/>
              <w:bCs w:val="0"/>
              <w:iCs w:val="0"/>
              <w:sz w:val="22"/>
              <w:szCs w:val="22"/>
              <w:lang w:eastAsia="es-ES"/>
            </w:rPr>
          </w:pPr>
          <w:hyperlink w:anchor="_Toc104540088" w:history="1">
            <w:r w:rsidR="00E6319C" w:rsidRPr="00D365A0">
              <w:rPr>
                <w:rStyle w:val="Hipervnculo"/>
              </w:rPr>
              <w:t>Anexo I</w:t>
            </w:r>
            <w:r w:rsidR="00E6319C">
              <w:rPr>
                <w:webHidden/>
              </w:rPr>
              <w:tab/>
            </w:r>
            <w:r w:rsidR="00E6319C">
              <w:rPr>
                <w:webHidden/>
              </w:rPr>
              <w:fldChar w:fldCharType="begin"/>
            </w:r>
            <w:r w:rsidR="00E6319C">
              <w:rPr>
                <w:webHidden/>
              </w:rPr>
              <w:instrText xml:space="preserve"> PAGEREF _Toc104540088 \h </w:instrText>
            </w:r>
            <w:r w:rsidR="00E6319C">
              <w:rPr>
                <w:webHidden/>
              </w:rPr>
            </w:r>
            <w:r w:rsidR="00E6319C">
              <w:rPr>
                <w:webHidden/>
              </w:rPr>
              <w:fldChar w:fldCharType="separate"/>
            </w:r>
            <w:r w:rsidR="00E6319C">
              <w:rPr>
                <w:webHidden/>
              </w:rPr>
              <w:t>33</w:t>
            </w:r>
            <w:r w:rsidR="00E6319C">
              <w:rPr>
                <w:webHidden/>
              </w:rPr>
              <w:fldChar w:fldCharType="end"/>
            </w:r>
          </w:hyperlink>
        </w:p>
        <w:p w14:paraId="5624DC16" w14:textId="4615EF7B" w:rsidR="00E6319C" w:rsidRDefault="00000000">
          <w:pPr>
            <w:pStyle w:val="TDC1"/>
            <w:rPr>
              <w:rFonts w:eastAsiaTheme="minorEastAsia"/>
              <w:bCs w:val="0"/>
              <w:iCs w:val="0"/>
              <w:sz w:val="22"/>
              <w:szCs w:val="22"/>
              <w:lang w:eastAsia="es-ES"/>
            </w:rPr>
          </w:pPr>
          <w:hyperlink w:anchor="_Toc104540089" w:history="1">
            <w:r w:rsidR="00E6319C" w:rsidRPr="00D365A0">
              <w:rPr>
                <w:rStyle w:val="Hipervnculo"/>
              </w:rPr>
              <w:t>Otras posibilidades para realizar el análisis y el diseño</w:t>
            </w:r>
            <w:r w:rsidR="00E6319C">
              <w:rPr>
                <w:webHidden/>
              </w:rPr>
              <w:tab/>
            </w:r>
            <w:r w:rsidR="00E6319C">
              <w:rPr>
                <w:webHidden/>
              </w:rPr>
              <w:fldChar w:fldCharType="begin"/>
            </w:r>
            <w:r w:rsidR="00E6319C">
              <w:rPr>
                <w:webHidden/>
              </w:rPr>
              <w:instrText xml:space="preserve"> PAGEREF _Toc104540089 \h </w:instrText>
            </w:r>
            <w:r w:rsidR="00E6319C">
              <w:rPr>
                <w:webHidden/>
              </w:rPr>
            </w:r>
            <w:r w:rsidR="00E6319C">
              <w:rPr>
                <w:webHidden/>
              </w:rPr>
              <w:fldChar w:fldCharType="separate"/>
            </w:r>
            <w:r w:rsidR="00E6319C">
              <w:rPr>
                <w:webHidden/>
              </w:rPr>
              <w:t>33</w:t>
            </w:r>
            <w:r w:rsidR="00E6319C">
              <w:rPr>
                <w:webHidden/>
              </w:rPr>
              <w:fldChar w:fldCharType="end"/>
            </w:r>
          </w:hyperlink>
        </w:p>
        <w:p w14:paraId="5F1C0D55" w14:textId="19FE8935" w:rsidR="00E6319C" w:rsidRDefault="00000000">
          <w:pPr>
            <w:pStyle w:val="TDC1"/>
            <w:rPr>
              <w:rFonts w:eastAsiaTheme="minorEastAsia"/>
              <w:bCs w:val="0"/>
              <w:iCs w:val="0"/>
              <w:sz w:val="22"/>
              <w:szCs w:val="22"/>
              <w:lang w:eastAsia="es-ES"/>
            </w:rPr>
          </w:pPr>
          <w:hyperlink w:anchor="_Toc104540090" w:history="1">
            <w:r w:rsidR="00E6319C" w:rsidRPr="00D365A0">
              <w:rPr>
                <w:rStyle w:val="Hipervnculo"/>
              </w:rPr>
              <w:t>Anexo II</w:t>
            </w:r>
            <w:r w:rsidR="00E6319C">
              <w:rPr>
                <w:webHidden/>
              </w:rPr>
              <w:tab/>
            </w:r>
            <w:r w:rsidR="00E6319C">
              <w:rPr>
                <w:webHidden/>
              </w:rPr>
              <w:fldChar w:fldCharType="begin"/>
            </w:r>
            <w:r w:rsidR="00E6319C">
              <w:rPr>
                <w:webHidden/>
              </w:rPr>
              <w:instrText xml:space="preserve"> PAGEREF _Toc104540090 \h </w:instrText>
            </w:r>
            <w:r w:rsidR="00E6319C">
              <w:rPr>
                <w:webHidden/>
              </w:rPr>
            </w:r>
            <w:r w:rsidR="00E6319C">
              <w:rPr>
                <w:webHidden/>
              </w:rPr>
              <w:fldChar w:fldCharType="separate"/>
            </w:r>
            <w:r w:rsidR="00E6319C">
              <w:rPr>
                <w:webHidden/>
              </w:rPr>
              <w:t>34</w:t>
            </w:r>
            <w:r w:rsidR="00E6319C">
              <w:rPr>
                <w:webHidden/>
              </w:rPr>
              <w:fldChar w:fldCharType="end"/>
            </w:r>
          </w:hyperlink>
        </w:p>
        <w:p w14:paraId="523871CF" w14:textId="6DB4176E" w:rsidR="00E6319C" w:rsidRDefault="00000000">
          <w:pPr>
            <w:pStyle w:val="TDC1"/>
            <w:rPr>
              <w:rFonts w:eastAsiaTheme="minorEastAsia"/>
              <w:bCs w:val="0"/>
              <w:iCs w:val="0"/>
              <w:sz w:val="22"/>
              <w:szCs w:val="22"/>
              <w:lang w:eastAsia="es-ES"/>
            </w:rPr>
          </w:pPr>
          <w:hyperlink w:anchor="_Toc104540091" w:history="1">
            <w:r w:rsidR="00E6319C" w:rsidRPr="00D365A0">
              <w:rPr>
                <w:rStyle w:val="Hipervnculo"/>
              </w:rPr>
              <w:t>Fuente de inspiración del presente documento</w:t>
            </w:r>
            <w:r w:rsidR="00E6319C">
              <w:rPr>
                <w:webHidden/>
              </w:rPr>
              <w:tab/>
            </w:r>
            <w:r w:rsidR="00E6319C">
              <w:rPr>
                <w:webHidden/>
              </w:rPr>
              <w:fldChar w:fldCharType="begin"/>
            </w:r>
            <w:r w:rsidR="00E6319C">
              <w:rPr>
                <w:webHidden/>
              </w:rPr>
              <w:instrText xml:space="preserve"> PAGEREF _Toc104540091 \h </w:instrText>
            </w:r>
            <w:r w:rsidR="00E6319C">
              <w:rPr>
                <w:webHidden/>
              </w:rPr>
            </w:r>
            <w:r w:rsidR="00E6319C">
              <w:rPr>
                <w:webHidden/>
              </w:rPr>
              <w:fldChar w:fldCharType="separate"/>
            </w:r>
            <w:r w:rsidR="00E6319C">
              <w:rPr>
                <w:webHidden/>
              </w:rPr>
              <w:t>34</w:t>
            </w:r>
            <w:r w:rsidR="00E6319C">
              <w:rPr>
                <w:webHidden/>
              </w:rPr>
              <w:fldChar w:fldCharType="end"/>
            </w:r>
          </w:hyperlink>
        </w:p>
        <w:p w14:paraId="5A72FCAC" w14:textId="3677B849" w:rsidR="00E6319C" w:rsidRDefault="00000000">
          <w:pPr>
            <w:pStyle w:val="TDC1"/>
            <w:rPr>
              <w:rFonts w:eastAsiaTheme="minorEastAsia"/>
              <w:bCs w:val="0"/>
              <w:iCs w:val="0"/>
              <w:sz w:val="22"/>
              <w:szCs w:val="22"/>
              <w:lang w:eastAsia="es-ES"/>
            </w:rPr>
          </w:pPr>
          <w:hyperlink w:anchor="_Toc104540092" w:history="1">
            <w:r w:rsidR="00E6319C" w:rsidRPr="00D365A0">
              <w:rPr>
                <w:rStyle w:val="Hipervnculo"/>
              </w:rPr>
              <w:t>Glosario de términos</w:t>
            </w:r>
            <w:r w:rsidR="00E6319C">
              <w:rPr>
                <w:webHidden/>
              </w:rPr>
              <w:tab/>
            </w:r>
            <w:r w:rsidR="00E6319C">
              <w:rPr>
                <w:webHidden/>
              </w:rPr>
              <w:fldChar w:fldCharType="begin"/>
            </w:r>
            <w:r w:rsidR="00E6319C">
              <w:rPr>
                <w:webHidden/>
              </w:rPr>
              <w:instrText xml:space="preserve"> PAGEREF _Toc104540092 \h </w:instrText>
            </w:r>
            <w:r w:rsidR="00E6319C">
              <w:rPr>
                <w:webHidden/>
              </w:rPr>
            </w:r>
            <w:r w:rsidR="00E6319C">
              <w:rPr>
                <w:webHidden/>
              </w:rPr>
              <w:fldChar w:fldCharType="separate"/>
            </w:r>
            <w:r w:rsidR="00E6319C">
              <w:rPr>
                <w:webHidden/>
              </w:rPr>
              <w:t>35</w:t>
            </w:r>
            <w:r w:rsidR="00E6319C">
              <w:rPr>
                <w:webHidden/>
              </w:rPr>
              <w:fldChar w:fldCharType="end"/>
            </w:r>
          </w:hyperlink>
        </w:p>
        <w:p w14:paraId="08543099" w14:textId="2FDD7260" w:rsidR="00E6319C" w:rsidRDefault="00000000">
          <w:pPr>
            <w:pStyle w:val="TDC1"/>
            <w:rPr>
              <w:rFonts w:eastAsiaTheme="minorEastAsia"/>
              <w:bCs w:val="0"/>
              <w:iCs w:val="0"/>
              <w:sz w:val="22"/>
              <w:szCs w:val="22"/>
              <w:lang w:eastAsia="es-ES"/>
            </w:rPr>
          </w:pPr>
          <w:hyperlink w:anchor="_Toc104540093" w:history="1">
            <w:r w:rsidR="00E6319C" w:rsidRPr="00D365A0">
              <w:rPr>
                <w:rStyle w:val="Hipervnculo"/>
              </w:rPr>
              <w:t>Anexos</w:t>
            </w:r>
            <w:r w:rsidR="00E6319C">
              <w:rPr>
                <w:webHidden/>
              </w:rPr>
              <w:tab/>
            </w:r>
            <w:r w:rsidR="00E6319C">
              <w:rPr>
                <w:webHidden/>
              </w:rPr>
              <w:fldChar w:fldCharType="begin"/>
            </w:r>
            <w:r w:rsidR="00E6319C">
              <w:rPr>
                <w:webHidden/>
              </w:rPr>
              <w:instrText xml:space="preserve"> PAGEREF _Toc104540093 \h </w:instrText>
            </w:r>
            <w:r w:rsidR="00E6319C">
              <w:rPr>
                <w:webHidden/>
              </w:rPr>
            </w:r>
            <w:r w:rsidR="00E6319C">
              <w:rPr>
                <w:webHidden/>
              </w:rPr>
              <w:fldChar w:fldCharType="separate"/>
            </w:r>
            <w:r w:rsidR="00E6319C">
              <w:rPr>
                <w:webHidden/>
              </w:rPr>
              <w:t>37</w:t>
            </w:r>
            <w:r w:rsidR="00E6319C">
              <w:rPr>
                <w:webHidden/>
              </w:rPr>
              <w:fldChar w:fldCharType="end"/>
            </w:r>
          </w:hyperlink>
        </w:p>
        <w:p w14:paraId="4C0392C1" w14:textId="20D91674"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24" w:name="_Toc104540048"/>
      <w:r w:rsidR="2756277C">
        <w:t>Introducción</w:t>
      </w:r>
      <w:bookmarkEnd w:id="24"/>
    </w:p>
    <w:p w14:paraId="7B865BED" w14:textId="69089887" w:rsidR="00C73DFD" w:rsidRDefault="1DD92DDA" w:rsidP="00C73DFD">
      <w:pPr>
        <w:rPr>
          <w:color w:val="FF0000"/>
        </w:rPr>
      </w:pPr>
      <w:r w:rsidRPr="00796CBC">
        <w:rPr>
          <w:color w:val="FF0000"/>
        </w:rPr>
        <w:t>Se explica en qué consiste el proyecto y se enumeran los capítulos.</w:t>
      </w:r>
      <w:r w:rsidR="72C11B1D" w:rsidRPr="00796CBC">
        <w:rPr>
          <w:color w:val="FF0000"/>
        </w:rPr>
        <w:t xml:space="preserve"> Debe incluir sus objetivos.</w:t>
      </w:r>
    </w:p>
    <w:p w14:paraId="65DC86E8" w14:textId="5C64BF6B" w:rsidR="00A12058" w:rsidRDefault="00A12058" w:rsidP="00A12058">
      <w:r>
        <w:t xml:space="preserve">Desde el inicio de la pandemia, la situación de desempleo en España ha ido a peor y esto perjudica a todos los jóvenes estudiantes a la hora de encontrar su primer </w:t>
      </w:r>
      <w:commentRangeStart w:id="25"/>
      <w:r>
        <w:t xml:space="preserve">empleo o las prácticas que son necesarias para poder conseguir el título universitario. </w:t>
      </w:r>
      <w:commentRangeEnd w:id="25"/>
      <w:r w:rsidR="00F75AD8">
        <w:rPr>
          <w:rStyle w:val="Refdecomentario"/>
        </w:rPr>
        <w:commentReference w:id="25"/>
      </w:r>
      <w:r>
        <w:t xml:space="preserve">Este proyecto tiene como objetivo </w:t>
      </w:r>
      <w:r w:rsidRPr="007F5854">
        <w:t xml:space="preserve">contribuir a solventar </w:t>
      </w:r>
      <w:r>
        <w:t xml:space="preserve">la dificultad que tienen los graduados universitarios españoles para encontrar un primer empleo. </w:t>
      </w:r>
      <w:commentRangeStart w:id="26"/>
      <w:r>
        <w:t>Algunos datos que explican esta problemática</w:t>
      </w:r>
      <w:ins w:id="27" w:author="Sergio Saugar García" w:date="2022-06-09T11:49:00Z">
        <w:r w:rsidR="00F75AD8">
          <w:t xml:space="preserve"> son los siguientes</w:t>
        </w:r>
      </w:ins>
      <w:r>
        <w:t>:</w:t>
      </w:r>
      <w:commentRangeEnd w:id="26"/>
      <w:r w:rsidR="00F75AD8">
        <w:rPr>
          <w:rStyle w:val="Refdecomentario"/>
        </w:rPr>
        <w:commentReference w:id="26"/>
      </w:r>
    </w:p>
    <w:p w14:paraId="58305AA8" w14:textId="371A4845" w:rsidR="00A12058" w:rsidRDefault="00A12058" w:rsidP="00A12058">
      <w:pPr>
        <w:pStyle w:val="Prrafodelista"/>
        <w:numPr>
          <w:ilvl w:val="0"/>
          <w:numId w:val="27"/>
        </w:numPr>
        <w:ind w:left="567" w:hanging="283"/>
      </w:pPr>
      <w:r>
        <w:t xml:space="preserve">Según un estudio realizado por Uniplaces, el 82% de adolescentes españoles </w:t>
      </w:r>
      <w:commentRangeStart w:id="28"/>
      <w:r>
        <w:t>se plantean ir a trabajar fuera de España</w:t>
      </w:r>
      <w:commentRangeEnd w:id="28"/>
      <w:r w:rsidR="00523194">
        <w:rPr>
          <w:rStyle w:val="Refdecomentario"/>
        </w:rPr>
        <w:commentReference w:id="28"/>
      </w:r>
      <w:r>
        <w:t xml:space="preserve">, un porcentaje significativamente </w:t>
      </w:r>
      <w:del w:id="29" w:author="Sergio Saugar García" w:date="2022-06-09T18:54:00Z">
        <w:r w:rsidDel="00B60959">
          <w:delText xml:space="preserve">mayos </w:delText>
        </w:r>
      </w:del>
      <w:ins w:id="30" w:author="Sergio Saugar García" w:date="2022-06-09T18:54:00Z">
        <w:r w:rsidR="00B60959">
          <w:t xml:space="preserve">mayor </w:t>
        </w:r>
      </w:ins>
      <w:r>
        <w:t>comparado con el 63% de los franceses y el 66% de los alemanes.</w:t>
      </w:r>
    </w:p>
    <w:p w14:paraId="5212B9D8" w14:textId="77777777" w:rsidR="00A12058" w:rsidRDefault="00A12058" w:rsidP="00A12058">
      <w:pPr>
        <w:pStyle w:val="Prrafodelista"/>
        <w:numPr>
          <w:ilvl w:val="0"/>
          <w:numId w:val="27"/>
        </w:numPr>
        <w:ind w:left="567" w:hanging="283"/>
      </w:pPr>
      <w:commentRangeStart w:id="31"/>
      <w:commentRangeStart w:id="32"/>
      <w:r>
        <w:t>“Frustración, miedo e incertidumbre” son las mejores palabras para definir cómo se siente un adolescente que al acabar su grado o máster y no tener perspectiva de encontrar trabajo. Una de las principales razones por la que miles de jóvenes ‘hiperformados’ no optan a un puesto de trabajo es la falta de experiencia. ¿Cómo puedo empezar a trabajar si casi todas las empresas me piden experiencia? ¿Y las empresas que no me piden experiencia como las encuentro? Al final muchos jóvenes se conforman con un trabajo que les permita mantenerse y no consiguen trabajar en algo que realmente les atraiga.</w:t>
      </w:r>
      <w:commentRangeEnd w:id="31"/>
      <w:r w:rsidR="00523194">
        <w:rPr>
          <w:rStyle w:val="Refdecomentario"/>
        </w:rPr>
        <w:commentReference w:id="31"/>
      </w:r>
      <w:commentRangeEnd w:id="32"/>
      <w:r w:rsidR="00523194">
        <w:rPr>
          <w:rStyle w:val="Refdecomentario"/>
        </w:rPr>
        <w:commentReference w:id="32"/>
      </w:r>
    </w:p>
    <w:p w14:paraId="33707301" w14:textId="77777777" w:rsidR="00A12058" w:rsidRDefault="00A12058" w:rsidP="00A12058">
      <w:pPr>
        <w:pStyle w:val="Prrafodelista"/>
        <w:numPr>
          <w:ilvl w:val="0"/>
          <w:numId w:val="27"/>
        </w:numPr>
        <w:ind w:left="567" w:hanging="283"/>
      </w:pPr>
      <w:r>
        <w:t xml:space="preserve">Cómo consecuencia de la pandemia los universitarios </w:t>
      </w:r>
      <w:commentRangeStart w:id="33"/>
      <w:r>
        <w:t xml:space="preserve">han tenido dificultades para encontrar prácticas curriculares. </w:t>
      </w:r>
      <w:commentRangeEnd w:id="33"/>
      <w:r w:rsidR="00523194">
        <w:rPr>
          <w:rStyle w:val="Refdecomentario"/>
        </w:rPr>
        <w:commentReference w:id="33"/>
      </w:r>
      <w:r>
        <w:t xml:space="preserve">Miles de estudiantes o no han podido encontrar prácticas o se les han retrasado, por tanto, no han podido terminar el grado hasta que contarán con todos los créditos de las </w:t>
      </w:r>
      <w:r>
        <w:lastRenderedPageBreak/>
        <w:t xml:space="preserve">prácticas. El proceso de encontrar trabajo/practicas puede producir una sensación de desesperación/depresión para el estudiante. </w:t>
      </w:r>
    </w:p>
    <w:p w14:paraId="7BF8B78A" w14:textId="77777777" w:rsidR="00A12058" w:rsidRDefault="00A12058" w:rsidP="00A12058">
      <w:commentRangeStart w:id="34"/>
      <w:r>
        <w:t xml:space="preserve">El departamento de carreras profesionales de la Universidad CEU San Pablo es el encargado de ayudar al estudiante y graduado a encontrar practicas curriculares/primer trabajo. Cuentan con 5 aplicaciones para la búsqueda de empleo a nivel nacional e internacional. </w:t>
      </w:r>
      <w:commentRangeStart w:id="35"/>
      <w:r>
        <w:t>De esas 5 aplicaciones solamente se hace el uso de dos, que son:</w:t>
      </w:r>
      <w:commentRangeEnd w:id="34"/>
      <w:r w:rsidR="00523194">
        <w:rPr>
          <w:rStyle w:val="Refdecomentario"/>
        </w:rPr>
        <w:commentReference w:id="34"/>
      </w:r>
      <w:commentRangeEnd w:id="35"/>
      <w:r w:rsidR="00523194">
        <w:rPr>
          <w:rStyle w:val="Refdecomentario"/>
        </w:rPr>
        <w:commentReference w:id="35"/>
      </w:r>
    </w:p>
    <w:p w14:paraId="0FA62298" w14:textId="77777777" w:rsidR="00A12058" w:rsidRDefault="00A12058" w:rsidP="00A12058">
      <w:pPr>
        <w:pStyle w:val="Prrafodelista"/>
        <w:numPr>
          <w:ilvl w:val="0"/>
          <w:numId w:val="28"/>
        </w:numPr>
        <w:ind w:left="567" w:hanging="283"/>
      </w:pPr>
      <w:r>
        <w:t>GetHighered: aplicación para buscar trabajo a nivel internacional</w:t>
      </w:r>
    </w:p>
    <w:p w14:paraId="7389E5A0" w14:textId="77777777" w:rsidR="00A12058" w:rsidRDefault="00A12058" w:rsidP="00A12058">
      <w:pPr>
        <w:pStyle w:val="Prrafodelista"/>
        <w:numPr>
          <w:ilvl w:val="0"/>
          <w:numId w:val="28"/>
        </w:numPr>
        <w:ind w:left="567" w:hanging="283"/>
      </w:pPr>
      <w:r>
        <w:t>JobTeaser: aplicación para buscar trabajo a nivel nacional.</w:t>
      </w:r>
    </w:p>
    <w:p w14:paraId="0C3B251D" w14:textId="77777777" w:rsidR="00A12058" w:rsidRDefault="00A12058" w:rsidP="00A12058">
      <w:commentRangeStart w:id="36"/>
      <w:commentRangeStart w:id="37"/>
      <w:r>
        <w:t>La funcionalidad en ambas aplicaciones es la misma: el estudiante crea su perfil y adjunta su CV</w:t>
      </w:r>
      <w:commentRangeEnd w:id="36"/>
      <w:r w:rsidR="00D36308">
        <w:rPr>
          <w:rStyle w:val="Refdecomentario"/>
        </w:rPr>
        <w:commentReference w:id="36"/>
      </w:r>
      <w:commentRangeEnd w:id="37"/>
      <w:r w:rsidR="00D36308">
        <w:rPr>
          <w:rStyle w:val="Refdecomentario"/>
        </w:rPr>
        <w:commentReference w:id="37"/>
      </w:r>
      <w:r>
        <w:t>. Una vez realizado lo anterior, el estudiante debe de buscar de manera manual las empresas a las que le gustaría aplicar, una vez encuentra una empresa de trabajo que le interesa debe de enviar a través de la aplicación una pequeña carta de motivación o a veces la empresa te redirige a la sección de recruiting de su web. Por parte de las empresas también deben de registrarse en la aplicación y publicar su oferta de trabajo, o normalmente el equipo de carreras profesionales reciben ofertas de las empresas por correo y las postean en las plataformas de empleo. Cuando son las propias empresas las que publican la oferta de empleo es necesario que alguien de carreras profesionales valide la solicitud.</w:t>
      </w:r>
    </w:p>
    <w:p w14:paraId="540B71EC" w14:textId="77777777" w:rsidR="00A12058" w:rsidRDefault="00A12058" w:rsidP="00A12058">
      <w:r>
        <w:t>También cuentan con un portal de prácticas para el alumnado dentro del campus virtual, en el cual se puede: subir el CV del alumno, ver una lista de ofertas de trabajo y poder ponerse en contacto con la empresa, firmar el anexo de las practicas, realizar una memoria sobre las practicas realizadas, realizar un seguimiento del trámite de las prácticas y realizar una encuesta.</w:t>
      </w:r>
    </w:p>
    <w:p w14:paraId="561E40E7" w14:textId="77777777" w:rsidR="00A12058" w:rsidRDefault="00A12058" w:rsidP="00A12058">
      <w:pPr>
        <w:rPr>
          <w:color w:val="000000" w:themeColor="text1"/>
        </w:rPr>
      </w:pPr>
      <w:commentRangeStart w:id="38"/>
      <w:r w:rsidRPr="002E0A04">
        <w:rPr>
          <w:color w:val="000000" w:themeColor="text1"/>
        </w:rPr>
        <w:t xml:space="preserve">La situación descrita </w:t>
      </w:r>
      <w:r>
        <w:rPr>
          <w:color w:val="000000" w:themeColor="text1"/>
        </w:rPr>
        <w:t>es común en el sistema universitario español y presenta una serie de ineficiencias que este proyecto trata de paliar:</w:t>
      </w:r>
      <w:commentRangeEnd w:id="38"/>
      <w:r w:rsidR="00D36308">
        <w:rPr>
          <w:rStyle w:val="Refdecomentario"/>
        </w:rPr>
        <w:commentReference w:id="38"/>
      </w:r>
    </w:p>
    <w:p w14:paraId="61ACB369" w14:textId="77777777" w:rsidR="00A12058" w:rsidRDefault="00A12058" w:rsidP="00A12058">
      <w:pPr>
        <w:pStyle w:val="Prrafodelista"/>
        <w:numPr>
          <w:ilvl w:val="0"/>
          <w:numId w:val="31"/>
        </w:numPr>
        <w:ind w:left="567" w:hanging="283"/>
      </w:pPr>
      <w:r>
        <w:lastRenderedPageBreak/>
        <w:t xml:space="preserve">No existe una base de datos </w:t>
      </w:r>
      <w:commentRangeStart w:id="39"/>
      <w:r>
        <w:t xml:space="preserve">integrada de alumnos universitarios </w:t>
      </w:r>
      <w:commentRangeEnd w:id="39"/>
      <w:r w:rsidR="00D36308">
        <w:rPr>
          <w:rStyle w:val="Refdecomentario"/>
        </w:rPr>
        <w:commentReference w:id="39"/>
      </w:r>
      <w:r>
        <w:t xml:space="preserve">que buscan prácticas o un primer empleo. </w:t>
      </w:r>
    </w:p>
    <w:p w14:paraId="396BA6A6" w14:textId="77777777" w:rsidR="00A12058" w:rsidRPr="002E0A04" w:rsidRDefault="00A12058" w:rsidP="00A12058">
      <w:pPr>
        <w:pStyle w:val="Prrafodelista"/>
        <w:numPr>
          <w:ilvl w:val="0"/>
          <w:numId w:val="31"/>
        </w:numPr>
        <w:ind w:left="567" w:hanging="283"/>
      </w:pPr>
      <w:r>
        <w:t xml:space="preserve">Tampoco existe un sistema de </w:t>
      </w:r>
      <w:commentRangeStart w:id="40"/>
      <w:r>
        <w:t xml:space="preserve">información eficiente de las prácticas o primeros empleos ofertados por las empresas. </w:t>
      </w:r>
      <w:commentRangeEnd w:id="40"/>
      <w:r w:rsidR="00D36308">
        <w:rPr>
          <w:rStyle w:val="Refdecomentario"/>
        </w:rPr>
        <w:commentReference w:id="40"/>
      </w:r>
      <w:r>
        <w:t xml:space="preserve">Las relaciones universidad-empresa </w:t>
      </w:r>
      <w:commentRangeStart w:id="41"/>
      <w:r>
        <w:t>son bilaterales y no son eficientes.</w:t>
      </w:r>
      <w:commentRangeEnd w:id="41"/>
      <w:r w:rsidR="00D36308">
        <w:rPr>
          <w:rStyle w:val="Refdecomentario"/>
        </w:rPr>
        <w:commentReference w:id="41"/>
      </w:r>
    </w:p>
    <w:p w14:paraId="71E51088" w14:textId="77777777" w:rsidR="00A12058" w:rsidRPr="00F24FA6" w:rsidRDefault="00A12058" w:rsidP="00A12058">
      <w:pPr>
        <w:pStyle w:val="Prrafodelista"/>
        <w:numPr>
          <w:ilvl w:val="0"/>
          <w:numId w:val="31"/>
        </w:numPr>
        <w:ind w:left="567" w:hanging="283"/>
      </w:pPr>
      <w:r>
        <w:rPr>
          <w:color w:val="000000" w:themeColor="text1"/>
        </w:rPr>
        <w:t xml:space="preserve">Los departamentos de carreras profesionales de las universidades realizan de forma manual el proceso de </w:t>
      </w:r>
      <w:commentRangeStart w:id="42"/>
      <w:r>
        <w:rPr>
          <w:color w:val="000000" w:themeColor="text1"/>
        </w:rPr>
        <w:t xml:space="preserve">matching </w:t>
      </w:r>
      <w:commentRangeEnd w:id="42"/>
      <w:r w:rsidR="00D36308">
        <w:rPr>
          <w:rStyle w:val="Refdecomentario"/>
        </w:rPr>
        <w:commentReference w:id="42"/>
      </w:r>
      <w:r>
        <w:rPr>
          <w:color w:val="000000" w:themeColor="text1"/>
        </w:rPr>
        <w:t>entre alumnos (e</w:t>
      </w:r>
      <w:r w:rsidRPr="002E0A04">
        <w:rPr>
          <w:color w:val="000000" w:themeColor="text1"/>
        </w:rPr>
        <w:t>n base CV</w:t>
      </w:r>
      <w:r>
        <w:rPr>
          <w:color w:val="000000" w:themeColor="text1"/>
        </w:rPr>
        <w:t>) y ofertas de prácticas/primeros empleos.</w:t>
      </w:r>
    </w:p>
    <w:p w14:paraId="7BB836A0" w14:textId="77777777" w:rsidR="00A12058" w:rsidRDefault="00A12058" w:rsidP="00A12058">
      <w:pPr>
        <w:pStyle w:val="Prrafodelista"/>
        <w:numPr>
          <w:ilvl w:val="0"/>
          <w:numId w:val="31"/>
        </w:numPr>
        <w:ind w:left="567" w:hanging="283"/>
      </w:pPr>
      <w:commentRangeStart w:id="43"/>
      <w:r>
        <w:t>Los departamentos de carreras profesionales de las universidades carecen de aplicaciones que les permitan realizar el matching anteriormente mencionado de forma automática,</w:t>
      </w:r>
      <w:commentRangeEnd w:id="43"/>
      <w:r w:rsidR="00D36308">
        <w:rPr>
          <w:rStyle w:val="Refdecomentario"/>
        </w:rPr>
        <w:commentReference w:id="43"/>
      </w:r>
      <w:r>
        <w:t xml:space="preserve"> </w:t>
      </w:r>
      <w:commentRangeStart w:id="44"/>
      <w:r>
        <w:t>así cómo gestionar de forma eficiente todo el proceso administrativo asociado (contratos, anexos, memorias, etc.).</w:t>
      </w:r>
      <w:commentRangeEnd w:id="44"/>
      <w:r w:rsidR="00565034">
        <w:rPr>
          <w:rStyle w:val="Refdecomentario"/>
        </w:rPr>
        <w:commentReference w:id="44"/>
      </w:r>
    </w:p>
    <w:p w14:paraId="651496D4" w14:textId="77777777" w:rsidR="00A12058" w:rsidRPr="00F24FA6" w:rsidRDefault="00A12058" w:rsidP="00A12058">
      <w:r>
        <w:t>La plataforma JOBS ayudará a solventar alguna de las deficiencias anteriormente mencionadas ya que tiene como objetivo:</w:t>
      </w:r>
    </w:p>
    <w:p w14:paraId="61EB22D9" w14:textId="406B63AA" w:rsidR="00A12058" w:rsidRPr="00DC2956" w:rsidRDefault="00A12058" w:rsidP="00A12058">
      <w:pPr>
        <w:pStyle w:val="Prrafodelista"/>
        <w:numPr>
          <w:ilvl w:val="0"/>
          <w:numId w:val="31"/>
        </w:numPr>
        <w:ind w:left="567" w:hanging="283"/>
      </w:pPr>
      <w:commentRangeStart w:id="45"/>
      <w:del w:id="46" w:author="Sergio Saugar García" w:date="2022-06-09T19:06:00Z">
        <w:r w:rsidDel="00565034">
          <w:rPr>
            <w:color w:val="000000" w:themeColor="text1"/>
          </w:rPr>
          <w:delText xml:space="preserve">Constituirse </w:delText>
        </w:r>
      </w:del>
      <w:ins w:id="47" w:author="Sergio Saugar García" w:date="2022-06-09T19:06:00Z">
        <w:r w:rsidR="00565034">
          <w:rPr>
            <w:color w:val="000000" w:themeColor="text1"/>
          </w:rPr>
          <w:t xml:space="preserve">Proporcionar </w:t>
        </w:r>
      </w:ins>
      <w:del w:id="48" w:author="Sergio Saugar García" w:date="2022-06-09T19:06:00Z">
        <w:r w:rsidDel="00565034">
          <w:rPr>
            <w:color w:val="000000" w:themeColor="text1"/>
          </w:rPr>
          <w:delText xml:space="preserve">en </w:delText>
        </w:r>
      </w:del>
      <w:r>
        <w:rPr>
          <w:color w:val="000000" w:themeColor="text1"/>
        </w:rPr>
        <w:t>una base de datos unificada de CVs de alumnos y ofertas de prácticas/primeros empleos.</w:t>
      </w:r>
      <w:commentRangeEnd w:id="45"/>
      <w:r w:rsidR="00565034">
        <w:rPr>
          <w:rStyle w:val="Refdecomentario"/>
        </w:rPr>
        <w:commentReference w:id="45"/>
      </w:r>
    </w:p>
    <w:p w14:paraId="14A4C4E3" w14:textId="77777777" w:rsidR="00A12058" w:rsidRPr="00DC2956" w:rsidRDefault="00A12058" w:rsidP="00A12058">
      <w:pPr>
        <w:pStyle w:val="Prrafodelista"/>
        <w:numPr>
          <w:ilvl w:val="0"/>
          <w:numId w:val="31"/>
        </w:numPr>
        <w:ind w:left="567" w:hanging="283"/>
      </w:pPr>
      <w:r>
        <w:rPr>
          <w:color w:val="000000" w:themeColor="text1"/>
        </w:rPr>
        <w:t>Homogeneizar los CVs de los alumnos a través de un modelo de estandarizado de capacidades (“skills”)</w:t>
      </w:r>
    </w:p>
    <w:p w14:paraId="1021FB14" w14:textId="77777777" w:rsidR="00A12058" w:rsidRDefault="00A12058" w:rsidP="00A12058">
      <w:pPr>
        <w:pStyle w:val="Prrafodelista"/>
        <w:numPr>
          <w:ilvl w:val="0"/>
          <w:numId w:val="31"/>
        </w:numPr>
        <w:ind w:left="567" w:hanging="283"/>
      </w:pPr>
      <w:commentRangeStart w:id="49"/>
      <w:r>
        <w:rPr>
          <w:color w:val="000000" w:themeColor="text1"/>
        </w:rPr>
        <w:t xml:space="preserve">Facilitar un </w:t>
      </w:r>
      <w:r>
        <w:t xml:space="preserve">matching automático </w:t>
      </w:r>
      <w:r w:rsidRPr="00DC2956">
        <w:t>entre alumnos (en base CV) y ofertas de prácticas/primeros empleos.</w:t>
      </w:r>
      <w:commentRangeEnd w:id="49"/>
      <w:r w:rsidR="00565034">
        <w:rPr>
          <w:rStyle w:val="Refdecomentario"/>
        </w:rPr>
        <w:commentReference w:id="49"/>
      </w:r>
    </w:p>
    <w:p w14:paraId="02A9F41A" w14:textId="1146CD1B" w:rsidR="00A12058" w:rsidRDefault="00A12058" w:rsidP="00A12058">
      <w:pPr>
        <w:pStyle w:val="Prrafodelista"/>
        <w:numPr>
          <w:ilvl w:val="0"/>
          <w:numId w:val="31"/>
        </w:numPr>
        <w:ind w:left="567" w:hanging="283"/>
      </w:pPr>
      <w:commentRangeStart w:id="50"/>
      <w:commentRangeStart w:id="51"/>
      <w:r>
        <w:t xml:space="preserve">Desarrollar un modelo (basado en un algoritmo de </w:t>
      </w:r>
      <w:commentRangeStart w:id="52"/>
      <w:r>
        <w:t>machine learning</w:t>
      </w:r>
      <w:commentRangeEnd w:id="52"/>
      <w:r w:rsidR="00565034">
        <w:rPr>
          <w:rStyle w:val="Refdecomentario"/>
        </w:rPr>
        <w:commentReference w:id="52"/>
      </w:r>
      <w:r>
        <w:t>) que recomiende a los alumnos las ofertas de prácticas/empleo m</w:t>
      </w:r>
      <w:ins w:id="53" w:author="Sergio Saugar García" w:date="2022-06-09T19:08:00Z">
        <w:r w:rsidR="00565034">
          <w:t>á</w:t>
        </w:r>
      </w:ins>
      <w:del w:id="54" w:author="Sergio Saugar García" w:date="2022-06-09T19:08:00Z">
        <w:r w:rsidDel="00565034">
          <w:delText>a</w:delText>
        </w:r>
      </w:del>
      <w:r>
        <w:t xml:space="preserve">s adecuadas a su CV y qué también les recomiende </w:t>
      </w:r>
      <w:r w:rsidRPr="00A90507">
        <w:t xml:space="preserve">ofertas </w:t>
      </w:r>
      <w:r>
        <w:t>menos</w:t>
      </w:r>
      <w:r w:rsidRPr="00A90507">
        <w:t xml:space="preserve"> evidentes, pero </w:t>
      </w:r>
      <w:r>
        <w:t xml:space="preserve">que </w:t>
      </w:r>
      <w:r w:rsidRPr="00A90507">
        <w:t>son adecuadas al perfil del alumno.</w:t>
      </w:r>
      <w:commentRangeEnd w:id="50"/>
      <w:r w:rsidR="00565034">
        <w:rPr>
          <w:rStyle w:val="Refdecomentario"/>
        </w:rPr>
        <w:commentReference w:id="50"/>
      </w:r>
      <w:commentRangeEnd w:id="51"/>
      <w:r w:rsidR="00565034">
        <w:rPr>
          <w:rStyle w:val="Refdecomentario"/>
        </w:rPr>
        <w:commentReference w:id="51"/>
      </w:r>
    </w:p>
    <w:p w14:paraId="09D06C95" w14:textId="4D064803" w:rsidR="00A12058" w:rsidRPr="00A12058" w:rsidRDefault="00A12058" w:rsidP="00C73DFD">
      <w:pPr>
        <w:rPr>
          <w:color w:val="000000" w:themeColor="text1"/>
        </w:rPr>
      </w:pPr>
    </w:p>
    <w:p w14:paraId="221A02A4" w14:textId="77777777" w:rsidR="00E07190" w:rsidRPr="00051FEC" w:rsidRDefault="00E07190" w:rsidP="00E07190"/>
    <w:p w14:paraId="63224000" w14:textId="1A090F51" w:rsidR="00EF1449" w:rsidRDefault="00EF1449" w:rsidP="00C73DFD">
      <w:pPr>
        <w:sectPr w:rsidR="00EF1449" w:rsidSect="00EF1449">
          <w:headerReference w:type="even" r:id="rId27"/>
          <w:headerReference w:type="default" r:id="rId28"/>
          <w:headerReference w:type="first" r:id="rId29"/>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55" w:name="_Toc104540049"/>
      <w:r w:rsidR="5DC65E9C">
        <w:t>Gestión del proyecto</w:t>
      </w:r>
      <w:bookmarkEnd w:id="55"/>
    </w:p>
    <w:p w14:paraId="2A87ACD7" w14:textId="0E14CBDC" w:rsidR="006124A8" w:rsidRDefault="39E28D74" w:rsidP="39E28D74">
      <w:pPr>
        <w:pStyle w:val="Ttulo2"/>
      </w:pPr>
      <w:bookmarkStart w:id="56" w:name="_Toc104540050"/>
      <w:r>
        <w:t>Modelo de ciclo de vida</w:t>
      </w:r>
      <w:bookmarkEnd w:id="56"/>
    </w:p>
    <w:p w14:paraId="51F0EA83" w14:textId="33397135" w:rsidR="0022039E" w:rsidRPr="0022039E" w:rsidRDefault="0022039E" w:rsidP="00BC5FA3">
      <w:pPr>
        <w:rPr>
          <w:color w:val="FF0000"/>
        </w:rPr>
      </w:pPr>
      <w:r w:rsidRPr="0022039E">
        <w:rPr>
          <w:color w:val="FF0000"/>
        </w:rPr>
        <w:t>Ha de indicarse si se lleva a cabo un modelo de ciclo de vida en cascada, incremental, etc.</w:t>
      </w:r>
    </w:p>
    <w:p w14:paraId="2542E3EF" w14:textId="2E0D5E8C" w:rsidR="00BC5FA3" w:rsidRDefault="00BC5FA3" w:rsidP="00BC5FA3">
      <w:r w:rsidRPr="00BC5FA3">
        <w:t xml:space="preserve">El ciclo de vida de un software es una secuencia estructurada y bien definida de las etapas </w:t>
      </w:r>
      <w:r>
        <w:t xml:space="preserve">necesarias </w:t>
      </w:r>
      <w:r w:rsidRPr="00BC5FA3">
        <w:t>para desarrollar el software deseado</w:t>
      </w:r>
      <w:r>
        <w:t xml:space="preserve">. Para el desarrollo del proyecto se ha decidido utilizar un Modelo de Cascada ya que es una metodología simple y las actividades (requisitos) están divididas en fases secuenciales contando con bucles por si es necesario volver hacia atrás para modificar/mejorar una fase. </w:t>
      </w:r>
      <w:commentRangeStart w:id="57"/>
      <w:r>
        <w:t>Dicho modelo se divide en las siguientes fases:</w:t>
      </w:r>
      <w:commentRangeEnd w:id="57"/>
      <w:r w:rsidR="00565034">
        <w:rPr>
          <w:rStyle w:val="Refdecomentario"/>
        </w:rPr>
        <w:commentReference w:id="57"/>
      </w:r>
    </w:p>
    <w:p w14:paraId="122F0199" w14:textId="48215A72" w:rsidR="00BC5FA3" w:rsidRDefault="00BC5FA3" w:rsidP="00BC5FA3">
      <w:pPr>
        <w:pStyle w:val="Prrafodelista"/>
        <w:numPr>
          <w:ilvl w:val="0"/>
          <w:numId w:val="26"/>
        </w:numPr>
        <w:ind w:left="567" w:hanging="283"/>
      </w:pPr>
      <w:commentRangeStart w:id="58"/>
      <w:r>
        <w:t xml:space="preserve">Requisitos: </w:t>
      </w:r>
      <w:commentRangeEnd w:id="58"/>
      <w:r w:rsidR="00565034">
        <w:rPr>
          <w:rStyle w:val="Refdecomentario"/>
        </w:rPr>
        <w:commentReference w:id="58"/>
      </w:r>
      <w:r>
        <w:t>consiste en la planificación detallada del proyecto donde: hay que estimar el tiempo y los recursos necesarios, evaluar cuidadosamente los riesgos, realizar una lista detallada de tareas, gráficos de dependencia, establecer hitos, ir mejorando los planes a medida que vamos sabiendo más, gráficos de GANTT y PERT</w:t>
      </w:r>
    </w:p>
    <w:p w14:paraId="305CFFC8" w14:textId="3926E9C6" w:rsidR="00BC5FA3" w:rsidRDefault="00BC5FA3" w:rsidP="00BC5FA3">
      <w:pPr>
        <w:pStyle w:val="Prrafodelista"/>
        <w:numPr>
          <w:ilvl w:val="0"/>
          <w:numId w:val="26"/>
        </w:numPr>
        <w:ind w:left="567" w:hanging="283"/>
      </w:pPr>
      <w:r>
        <w:t xml:space="preserve">Análisis: consiste en la especificación del producto, describir el sistema desde la perspectiva del usuario, descripción detallada de los datos de entrada/salida, </w:t>
      </w:r>
      <w:commentRangeStart w:id="59"/>
      <w:r>
        <w:t>como serán manejados los errores</w:t>
      </w:r>
      <w:commentRangeEnd w:id="59"/>
      <w:r w:rsidR="005E281F">
        <w:rPr>
          <w:rStyle w:val="Refdecomentario"/>
        </w:rPr>
        <w:commentReference w:id="59"/>
      </w:r>
      <w:r>
        <w:t xml:space="preserve">, todo debe de ser preciso </w:t>
      </w:r>
      <w:commentRangeStart w:id="60"/>
      <w:r>
        <w:t>para no tener que volver a fases anteriores.</w:t>
      </w:r>
      <w:commentRangeEnd w:id="60"/>
      <w:r w:rsidR="005E281F">
        <w:rPr>
          <w:rStyle w:val="Refdecomentario"/>
        </w:rPr>
        <w:commentReference w:id="60"/>
      </w:r>
    </w:p>
    <w:p w14:paraId="60B49E52" w14:textId="77777777" w:rsidR="00BC5FA3" w:rsidRDefault="00BC5FA3" w:rsidP="001F244D">
      <w:pPr>
        <w:pStyle w:val="Prrafodelista"/>
        <w:numPr>
          <w:ilvl w:val="0"/>
          <w:numId w:val="26"/>
        </w:numPr>
        <w:ind w:left="567" w:hanging="283"/>
      </w:pPr>
      <w:r>
        <w:t xml:space="preserve">Diseño: está dividida en el diseño de la arquitectura </w:t>
      </w:r>
      <w:commentRangeStart w:id="61"/>
      <w:r>
        <w:t xml:space="preserve">(decidir el lenguaje de programación, diseñar las interfaces, muy importante que todas las decisiones de diseño estén especificadas claramente) </w:t>
      </w:r>
      <w:commentRangeEnd w:id="61"/>
      <w:r w:rsidR="005E281F">
        <w:rPr>
          <w:rStyle w:val="Refdecomentario"/>
        </w:rPr>
        <w:commentReference w:id="61"/>
      </w:r>
      <w:r>
        <w:t>y diseño detallado (</w:t>
      </w:r>
      <w:commentRangeStart w:id="62"/>
      <w:r>
        <w:t>diseñar estructura de datos y los algoritmos</w:t>
      </w:r>
      <w:commentRangeEnd w:id="62"/>
      <w:r w:rsidR="005E281F">
        <w:rPr>
          <w:rStyle w:val="Refdecomentario"/>
        </w:rPr>
        <w:commentReference w:id="62"/>
      </w:r>
      <w:r>
        <w:t>).</w:t>
      </w:r>
    </w:p>
    <w:p w14:paraId="1453F7F6" w14:textId="77777777" w:rsidR="00BC5FA3" w:rsidRDefault="00BC5FA3" w:rsidP="00C649C5">
      <w:pPr>
        <w:pStyle w:val="Prrafodelista"/>
        <w:numPr>
          <w:ilvl w:val="0"/>
          <w:numId w:val="26"/>
        </w:numPr>
        <w:ind w:left="567" w:hanging="283"/>
      </w:pPr>
      <w:commentRangeStart w:id="63"/>
      <w:r>
        <w:t>Programación</w:t>
      </w:r>
      <w:commentRangeEnd w:id="63"/>
      <w:r w:rsidR="005E281F">
        <w:rPr>
          <w:rStyle w:val="Refdecomentario"/>
        </w:rPr>
        <w:commentReference w:id="63"/>
      </w:r>
      <w:r>
        <w:t>: traducir el diseño en código.</w:t>
      </w:r>
    </w:p>
    <w:p w14:paraId="54B21E8E" w14:textId="2B3B12FB" w:rsidR="00BC5FA3" w:rsidRDefault="00BC5FA3" w:rsidP="00C649C5">
      <w:pPr>
        <w:pStyle w:val="Prrafodelista"/>
        <w:numPr>
          <w:ilvl w:val="0"/>
          <w:numId w:val="26"/>
        </w:numPr>
        <w:ind w:left="567" w:hanging="283"/>
      </w:pPr>
      <w:commentRangeStart w:id="64"/>
      <w:r>
        <w:lastRenderedPageBreak/>
        <w:t>Testing</w:t>
      </w:r>
      <w:commentRangeEnd w:id="64"/>
      <w:r w:rsidR="00D277D0">
        <w:rPr>
          <w:rStyle w:val="Refdecomentario"/>
        </w:rPr>
        <w:commentReference w:id="64"/>
      </w:r>
      <w:r>
        <w:t>: probar que funciona como se esperaba el código</w:t>
      </w:r>
    </w:p>
    <w:p w14:paraId="6AFB03FF" w14:textId="77777777" w:rsidR="00585CAF" w:rsidRDefault="00BC5FA3" w:rsidP="00BC5FA3">
      <w:pPr>
        <w:pStyle w:val="Prrafodelista"/>
        <w:numPr>
          <w:ilvl w:val="0"/>
          <w:numId w:val="26"/>
        </w:numPr>
        <w:ind w:left="567" w:hanging="283"/>
      </w:pPr>
      <w:commentRangeStart w:id="65"/>
      <w:r>
        <w:t xml:space="preserve">Mantenimiento </w:t>
      </w:r>
      <w:commentRangeEnd w:id="65"/>
      <w:r w:rsidR="00D277D0">
        <w:rPr>
          <w:rStyle w:val="Refdecomentario"/>
        </w:rPr>
        <w:commentReference w:id="65"/>
      </w:r>
      <w:r>
        <w:t xml:space="preserve">(Operaciones): mantenimiento del programa y </w:t>
      </w:r>
      <w:commentRangeStart w:id="66"/>
      <w:r>
        <w:t>refactor</w:t>
      </w:r>
      <w:r w:rsidR="00585CAF">
        <w:t>ización</w:t>
      </w:r>
      <w:r>
        <w:t xml:space="preserve"> del código</w:t>
      </w:r>
      <w:r w:rsidR="00585CAF">
        <w:t>.</w:t>
      </w:r>
      <w:commentRangeEnd w:id="66"/>
      <w:r w:rsidR="00D277D0">
        <w:rPr>
          <w:rStyle w:val="Refdecomentario"/>
        </w:rPr>
        <w:commentReference w:id="66"/>
      </w:r>
    </w:p>
    <w:p w14:paraId="72AFCA69" w14:textId="49B0F927" w:rsidR="006124A8" w:rsidRDefault="00585CAF" w:rsidP="00585CAF">
      <w:pPr>
        <w:jc w:val="center"/>
      </w:pPr>
      <w:r>
        <w:rPr>
          <w:noProof/>
        </w:rPr>
        <w:drawing>
          <wp:inline distT="0" distB="0" distL="0" distR="0" wp14:anchorId="1B9239AC" wp14:editId="7A77A4AC">
            <wp:extent cx="3261360" cy="17678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1360" cy="1767840"/>
                    </a:xfrm>
                    <a:prstGeom prst="rect">
                      <a:avLst/>
                    </a:prstGeom>
                    <a:noFill/>
                  </pic:spPr>
                </pic:pic>
              </a:graphicData>
            </a:graphic>
          </wp:inline>
        </w:drawing>
      </w:r>
    </w:p>
    <w:p w14:paraId="2553219D" w14:textId="79B71D99" w:rsidR="00585CAF" w:rsidRPr="00585CAF" w:rsidRDefault="00585CAF" w:rsidP="00585CAF">
      <w:pPr>
        <w:jc w:val="center"/>
        <w:rPr>
          <w:i/>
          <w:iCs/>
        </w:rPr>
      </w:pPr>
      <w:commentRangeStart w:id="67"/>
      <w:r w:rsidRPr="00585CAF">
        <w:rPr>
          <w:i/>
          <w:iCs/>
        </w:rPr>
        <w:t>Ilustración 1: Fases del modelo en cascada</w:t>
      </w:r>
      <w:commentRangeEnd w:id="67"/>
      <w:r w:rsidR="00D277D0">
        <w:rPr>
          <w:rStyle w:val="Refdecomentario"/>
        </w:rPr>
        <w:commentReference w:id="67"/>
      </w:r>
    </w:p>
    <w:p w14:paraId="2380A4D7" w14:textId="426FC080" w:rsidR="006124A8" w:rsidRDefault="39E28D74" w:rsidP="39E28D74">
      <w:pPr>
        <w:pStyle w:val="Ttulo2"/>
      </w:pPr>
      <w:bookmarkStart w:id="68" w:name="_Toc104540051"/>
      <w:r>
        <w:t>Papeles desempeñados en el proyecto</w:t>
      </w:r>
      <w:bookmarkEnd w:id="68"/>
    </w:p>
    <w:p w14:paraId="4236EAF0" w14:textId="590F860C" w:rsidR="006124A8" w:rsidRDefault="39E28D74" w:rsidP="39E28D74">
      <w:pPr>
        <w:rPr>
          <w:color w:val="FF0000"/>
        </w:rPr>
      </w:pPr>
      <w:r w:rsidRPr="000C7A74">
        <w:rPr>
          <w:color w:val="FF0000"/>
        </w:rPr>
        <w:t xml:space="preserve">Además del tutor del trabajo fin de grado (TFG), que será el </w:t>
      </w:r>
      <w:r w:rsidRPr="000C7A74">
        <w:rPr>
          <w:i/>
          <w:iCs/>
          <w:color w:val="FF0000"/>
        </w:rPr>
        <w:t>dueño de producto</w:t>
      </w:r>
      <w:r w:rsidRPr="000C7A74">
        <w:rPr>
          <w:color w:val="FF0000"/>
        </w:rPr>
        <w:t xml:space="preserve">, y del estudiante, en el que colapsarán los papeles de director del proyecto y analista-programador (en caso de que el proyecto esté orientado a desarrollo), se indicará si también participan </w:t>
      </w:r>
      <w:r w:rsidRPr="000C7A74">
        <w:rPr>
          <w:i/>
          <w:iCs/>
          <w:color w:val="FF0000"/>
        </w:rPr>
        <w:t>stakeholders</w:t>
      </w:r>
      <w:r w:rsidRPr="000C7A74">
        <w:rPr>
          <w:color w:val="FF0000"/>
        </w:rPr>
        <w:t xml:space="preserve"> y usuarios expertos y quiénes van a ser.</w:t>
      </w:r>
    </w:p>
    <w:p w14:paraId="43965DF0" w14:textId="1FB9D5C6" w:rsidR="00796CBC" w:rsidRPr="00796CBC" w:rsidRDefault="00796CBC" w:rsidP="39E28D74">
      <w:pPr>
        <w:rPr>
          <w:color w:val="000000" w:themeColor="text1"/>
        </w:rPr>
      </w:pPr>
      <w:r w:rsidRPr="00796CBC">
        <w:rPr>
          <w:color w:val="000000" w:themeColor="text1"/>
        </w:rPr>
        <w:t>Los dos tutores de este TFG, Sergio Saugar Garcia y Alex Rayón Jerez</w:t>
      </w:r>
      <w:r>
        <w:rPr>
          <w:color w:val="000000" w:themeColor="text1"/>
        </w:rPr>
        <w:t xml:space="preserve">, son los promotores y propietarios de este proyecto y el alumno, Carlos Soler Martín es el director del proyecto, siendo también el analista-programador </w:t>
      </w:r>
      <w:commentRangeStart w:id="69"/>
      <w:r>
        <w:rPr>
          <w:color w:val="000000" w:themeColor="text1"/>
        </w:rPr>
        <w:t xml:space="preserve">que ha diseñado y desarrollado la aplicación JOBS. </w:t>
      </w:r>
      <w:commentRangeEnd w:id="69"/>
      <w:r w:rsidR="00D277D0">
        <w:rPr>
          <w:rStyle w:val="Refdecomentario"/>
        </w:rPr>
        <w:commentReference w:id="69"/>
      </w:r>
    </w:p>
    <w:p w14:paraId="65A88F15" w14:textId="0EC79801" w:rsidR="006124A8" w:rsidRDefault="39E28D74" w:rsidP="39E28D74">
      <w:pPr>
        <w:pStyle w:val="Ttulo2"/>
      </w:pPr>
      <w:bookmarkStart w:id="70" w:name="_Toc104540052"/>
      <w:r>
        <w:t>Planificación</w:t>
      </w:r>
      <w:bookmarkEnd w:id="70"/>
    </w:p>
    <w:p w14:paraId="3457C984" w14:textId="09ECC69C" w:rsidR="006124A8" w:rsidRPr="000C7A74" w:rsidRDefault="39E28D74" w:rsidP="39E28D74">
      <w:pPr>
        <w:rPr>
          <w:color w:val="FF0000"/>
        </w:rPr>
      </w:pPr>
      <w:r w:rsidRPr="000C7A74">
        <w:rPr>
          <w:color w:val="FF0000"/>
        </w:rPr>
        <w:t xml:space="preserve">Se identificarán las tareas a realizar, su descripción, sus fechas estimadas de inicio y de fin, sus precedencias, los recursos que requieren, etc. Se podrán utilizar diagramas de Gantt, PERT / CPM, etc. Deberán incluirse también los diferentes </w:t>
      </w:r>
      <w:r w:rsidRPr="000C7A74">
        <w:rPr>
          <w:color w:val="FF0000"/>
        </w:rPr>
        <w:lastRenderedPageBreak/>
        <w:t xml:space="preserve">hitos a lo largo del proyecto. Para que el estudiante tenga la experiencia real de planificar y controlar su cumplimiento, es </w:t>
      </w:r>
      <w:r w:rsidRPr="000C7A74">
        <w:rPr>
          <w:b/>
          <w:bCs/>
          <w:color w:val="FF0000"/>
        </w:rPr>
        <w:t>importante</w:t>
      </w:r>
      <w:r w:rsidRPr="000C7A74">
        <w:rPr>
          <w:color w:val="FF0000"/>
        </w:rPr>
        <w:t xml:space="preserve"> que la planificación se realice con anterioridad a la finalización del proyecto.</w:t>
      </w:r>
    </w:p>
    <w:p w14:paraId="69FA1629" w14:textId="6DD62CCC" w:rsidR="006124A8" w:rsidRPr="000C7A74" w:rsidRDefault="39E28D74" w:rsidP="39E28D74">
      <w:pPr>
        <w:rPr>
          <w:color w:val="FF0000"/>
        </w:rPr>
      </w:pPr>
      <w:r w:rsidRPr="000C7A74">
        <w:rPr>
          <w:color w:val="FF0000"/>
        </w:rPr>
        <w:t xml:space="preserve">Se pueden encontrar explicaciones tanto sobre los diagramas que se indican en esta sección como los que se mencionan en los siguientes apartados en la </w:t>
      </w:r>
      <w:hyperlink r:id="rId31">
        <w:r w:rsidRPr="000C7A74">
          <w:rPr>
            <w:rStyle w:val="Hipervnculo"/>
            <w:color w:val="FF0000"/>
          </w:rPr>
          <w:t>documentación sobre técnicas de la metodología Métrica 3</w:t>
        </w:r>
      </w:hyperlink>
      <w:r w:rsidRPr="000C7A74">
        <w:rPr>
          <w:color w:val="FF0000"/>
        </w:rPr>
        <w:t>.</w:t>
      </w:r>
    </w:p>
    <w:p w14:paraId="455D0A83" w14:textId="7CB7A51D" w:rsidR="006124A8" w:rsidRDefault="39E28D74" w:rsidP="39E28D74">
      <w:pPr>
        <w:pStyle w:val="Ttulo2"/>
      </w:pPr>
      <w:bookmarkStart w:id="71" w:name="_Toc104540053"/>
      <w:r>
        <w:t>Presupuesto</w:t>
      </w:r>
      <w:bookmarkEnd w:id="71"/>
    </w:p>
    <w:p w14:paraId="5CCBF7DF" w14:textId="709F9629" w:rsidR="006124A8" w:rsidRDefault="39E28D74" w:rsidP="39E28D74">
      <w:pPr>
        <w:rPr>
          <w:color w:val="FF0000"/>
        </w:rPr>
      </w:pPr>
      <w:r w:rsidRPr="000C7A74">
        <w:rPr>
          <w:color w:val="FF0000"/>
        </w:rPr>
        <w:t xml:space="preserve">En caso de que el desarrollo del TFG en sí mismo implique costes, o tenga sentido un trabajo con proyección a futuro, se indicará qué personal (con sus perfiles, dedicación, etc.), licencias de software, infraestructuras, etc. serán </w:t>
      </w:r>
      <w:r w:rsidR="006F7069" w:rsidRPr="000C7A74">
        <w:rPr>
          <w:color w:val="FF0000"/>
        </w:rPr>
        <w:t>necesarios,</w:t>
      </w:r>
      <w:r w:rsidRPr="000C7A74">
        <w:rPr>
          <w:color w:val="FF0000"/>
        </w:rPr>
        <w:t xml:space="preserve"> así como sus precios y costes correspondientes.</w:t>
      </w:r>
    </w:p>
    <w:p w14:paraId="0CE8FE1C" w14:textId="49050A5F" w:rsidR="006F7069" w:rsidRPr="006F7069" w:rsidRDefault="007831FC" w:rsidP="39E28D74">
      <w:pPr>
        <w:rPr>
          <w:color w:val="000000" w:themeColor="text1"/>
        </w:rPr>
      </w:pPr>
      <w:r>
        <w:rPr>
          <w:color w:val="000000" w:themeColor="text1"/>
        </w:rPr>
        <w:t xml:space="preserve">El desarrollo del proyecto de este TFG no ha supuesto incurrir en ningún coste, ya que el software utilizado no ha implicado </w:t>
      </w:r>
      <w:r w:rsidR="00CE39E0">
        <w:rPr>
          <w:color w:val="000000" w:themeColor="text1"/>
        </w:rPr>
        <w:t xml:space="preserve">pagar ninguna licencia y todas las horas de desarrollo han sido asumidas por el alumno. </w:t>
      </w:r>
      <w:del w:id="72" w:author="Sergio Saugar García" w:date="2022-06-09T19:22:00Z">
        <w:r w:rsidR="00CE39E0" w:rsidDel="00D277D0">
          <w:rPr>
            <w:color w:val="000000" w:themeColor="text1"/>
          </w:rPr>
          <w:delText>Estando cursando</w:delText>
        </w:r>
      </w:del>
      <w:ins w:id="73" w:author="Sergio Saugar García" w:date="2022-06-09T19:22:00Z">
        <w:r w:rsidR="00D277D0">
          <w:rPr>
            <w:color w:val="000000" w:themeColor="text1"/>
          </w:rPr>
          <w:t>Como</w:t>
        </w:r>
      </w:ins>
      <w:r w:rsidR="00CE39E0">
        <w:rPr>
          <w:color w:val="000000" w:themeColor="text1"/>
        </w:rPr>
        <w:t xml:space="preserve"> el alumno </w:t>
      </w:r>
      <w:ins w:id="74" w:author="Sergio Saugar García" w:date="2022-06-09T19:22:00Z">
        <w:r w:rsidR="00D277D0">
          <w:rPr>
            <w:color w:val="000000" w:themeColor="text1"/>
          </w:rPr>
          <w:t xml:space="preserve">cursa </w:t>
        </w:r>
      </w:ins>
      <w:r w:rsidR="00CE39E0">
        <w:rPr>
          <w:color w:val="000000" w:themeColor="text1"/>
        </w:rPr>
        <w:t xml:space="preserve">el doble grado de ISI y ADE, su intención es continuar </w:t>
      </w:r>
      <w:del w:id="75" w:author="Sergio Saugar García" w:date="2022-06-09T19:22:00Z">
        <w:r w:rsidR="00CE39E0" w:rsidDel="00D277D0">
          <w:rPr>
            <w:color w:val="000000" w:themeColor="text1"/>
          </w:rPr>
          <w:delText xml:space="preserve">con </w:delText>
        </w:r>
      </w:del>
      <w:ins w:id="76" w:author="Sergio Saugar García" w:date="2022-06-09T19:22:00Z">
        <w:r w:rsidR="00D277D0">
          <w:rPr>
            <w:color w:val="000000" w:themeColor="text1"/>
          </w:rPr>
          <w:t xml:space="preserve">la elaboración de </w:t>
        </w:r>
      </w:ins>
      <w:r w:rsidR="00CE39E0">
        <w:rPr>
          <w:color w:val="000000" w:themeColor="text1"/>
        </w:rPr>
        <w:t xml:space="preserve">este proyecto </w:t>
      </w:r>
      <w:del w:id="77" w:author="Sergio Saugar García" w:date="2022-06-09T19:22:00Z">
        <w:r w:rsidR="00CE39E0" w:rsidDel="00D277D0">
          <w:rPr>
            <w:color w:val="000000" w:themeColor="text1"/>
          </w:rPr>
          <w:delText xml:space="preserve">en el TFG de </w:delText>
        </w:r>
      </w:del>
      <w:ins w:id="78" w:author="Sergio Saugar García" w:date="2022-06-09T19:22:00Z">
        <w:r w:rsidR="00D277D0">
          <w:rPr>
            <w:color w:val="000000" w:themeColor="text1"/>
          </w:rPr>
          <w:t xml:space="preserve">desde un punto de vista empresarial </w:t>
        </w:r>
      </w:ins>
      <w:del w:id="79" w:author="Sergio Saugar García" w:date="2022-06-09T19:22:00Z">
        <w:r w:rsidR="00CE39E0" w:rsidDel="00D277D0">
          <w:rPr>
            <w:color w:val="000000" w:themeColor="text1"/>
          </w:rPr>
          <w:delText>ADE del curso que vien</w:delText>
        </w:r>
      </w:del>
      <w:ins w:id="80" w:author="Sergio Saugar García" w:date="2022-06-09T19:22:00Z">
        <w:r w:rsidR="00D277D0">
          <w:rPr>
            <w:color w:val="000000" w:themeColor="text1"/>
          </w:rPr>
          <w:t xml:space="preserve">, </w:t>
        </w:r>
      </w:ins>
      <w:ins w:id="81" w:author="Sergio Saugar García" w:date="2022-06-09T19:23:00Z">
        <w:r w:rsidR="00D277D0">
          <w:rPr>
            <w:color w:val="000000" w:themeColor="text1"/>
          </w:rPr>
          <w:t xml:space="preserve">con objeto de </w:t>
        </w:r>
      </w:ins>
      <w:del w:id="82" w:author="Sergio Saugar García" w:date="2022-06-09T19:22:00Z">
        <w:r w:rsidR="00CE39E0" w:rsidDel="00D277D0">
          <w:rPr>
            <w:color w:val="000000" w:themeColor="text1"/>
          </w:rPr>
          <w:delText>e y</w:delText>
        </w:r>
      </w:del>
      <w:del w:id="83" w:author="Sergio Saugar García" w:date="2022-06-09T19:23:00Z">
        <w:r w:rsidR="00CE39E0" w:rsidDel="00D277D0">
          <w:rPr>
            <w:color w:val="000000" w:themeColor="text1"/>
          </w:rPr>
          <w:delText xml:space="preserve"> </w:delText>
        </w:r>
      </w:del>
      <w:r w:rsidR="00CE39E0">
        <w:rPr>
          <w:color w:val="000000" w:themeColor="text1"/>
        </w:rPr>
        <w:t xml:space="preserve">realizar una propuesta de emprendimiento empresarial </w:t>
      </w:r>
      <w:del w:id="84" w:author="Sergio Saugar García" w:date="2022-06-09T19:23:00Z">
        <w:r w:rsidR="00CE39E0" w:rsidDel="00D277D0">
          <w:rPr>
            <w:color w:val="000000" w:themeColor="text1"/>
          </w:rPr>
          <w:delText xml:space="preserve">con la intención que </w:delText>
        </w:r>
      </w:del>
      <w:ins w:id="85" w:author="Sergio Saugar García" w:date="2022-06-09T19:23:00Z">
        <w:r w:rsidR="00D277D0">
          <w:rPr>
            <w:color w:val="000000" w:themeColor="text1"/>
          </w:rPr>
          <w:t>donde el proyecto software pueda ser la semilla de una futura</w:t>
        </w:r>
      </w:ins>
      <w:del w:id="86" w:author="Sergio Saugar García" w:date="2022-06-09T19:23:00Z">
        <w:r w:rsidR="00CE39E0" w:rsidDel="00B5456B">
          <w:rPr>
            <w:color w:val="000000" w:themeColor="text1"/>
          </w:rPr>
          <w:delText xml:space="preserve">a futuro pueda ser la base de </w:delText>
        </w:r>
      </w:del>
      <w:ins w:id="87" w:author="Sergio Saugar García" w:date="2022-06-09T19:23:00Z">
        <w:r w:rsidR="00B5456B">
          <w:rPr>
            <w:color w:val="000000" w:themeColor="text1"/>
          </w:rPr>
          <w:t xml:space="preserve"> </w:t>
        </w:r>
      </w:ins>
      <w:del w:id="88" w:author="Sergio Saugar García" w:date="2022-06-09T19:23:00Z">
        <w:r w:rsidR="00CE39E0" w:rsidDel="00B5456B">
          <w:rPr>
            <w:color w:val="000000" w:themeColor="text1"/>
          </w:rPr>
          <w:delText xml:space="preserve">una </w:delText>
        </w:r>
      </w:del>
      <w:r w:rsidR="00CE39E0">
        <w:rPr>
          <w:color w:val="000000" w:themeColor="text1"/>
        </w:rPr>
        <w:t>empresa emergente</w:t>
      </w:r>
      <w:del w:id="89" w:author="Sergio Saugar García" w:date="2022-06-09T19:23:00Z">
        <w:r w:rsidR="00CE39E0" w:rsidDel="00D277D0">
          <w:rPr>
            <w:color w:val="000000" w:themeColor="text1"/>
          </w:rPr>
          <w:delText xml:space="preserve"> (“startup”)</w:delText>
        </w:r>
      </w:del>
      <w:r w:rsidR="00CE39E0">
        <w:rPr>
          <w:color w:val="000000" w:themeColor="text1"/>
        </w:rPr>
        <w:t xml:space="preserve">. </w:t>
      </w:r>
    </w:p>
    <w:p w14:paraId="2368F939" w14:textId="074B6A83" w:rsidR="006124A8" w:rsidRDefault="39E28D74" w:rsidP="39E28D74">
      <w:pPr>
        <w:pStyle w:val="Ttulo2"/>
      </w:pPr>
      <w:bookmarkStart w:id="90" w:name="_Toc104540054"/>
      <w:r>
        <w:t>Ejecución</w:t>
      </w:r>
      <w:bookmarkEnd w:id="90"/>
    </w:p>
    <w:p w14:paraId="69C9AAE8" w14:textId="40A38616" w:rsidR="006124A8" w:rsidRDefault="39E28D74" w:rsidP="39E28D74">
      <w:pPr>
        <w:rPr>
          <w:color w:val="FF0000"/>
        </w:rPr>
      </w:pPr>
      <w:r w:rsidRPr="000C7A74">
        <w:rPr>
          <w:color w:val="FF0000"/>
        </w:rPr>
        <w:t>Se mostrará cómo ha transcurrido realmente el proyecto. Se podrán utilizar los mismos diagramas que en apartado anterior (diagramas de Gantt, PERT / CPM, etc.).</w:t>
      </w:r>
    </w:p>
    <w:p w14:paraId="5C5BDA20" w14:textId="00E6E320" w:rsidR="006F7069" w:rsidRPr="006F7069" w:rsidRDefault="006F7069" w:rsidP="39E28D74">
      <w:pPr>
        <w:rPr>
          <w:color w:val="000000" w:themeColor="text1"/>
        </w:rPr>
      </w:pPr>
      <w:r w:rsidRPr="006F7069">
        <w:rPr>
          <w:color w:val="000000" w:themeColor="text1"/>
        </w:rPr>
        <w:t>Xxx</w:t>
      </w:r>
    </w:p>
    <w:p w14:paraId="2232D39B" w14:textId="7A71539B" w:rsidR="006124A8" w:rsidRDefault="006124A8" w:rsidP="39E28D74"/>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30613805" w:rsidR="006124A8" w:rsidRPr="00EF1449" w:rsidRDefault="009B3341" w:rsidP="00EF1449">
      <w:pPr>
        <w:pStyle w:val="Ttulo1"/>
        <w:framePr w:wrap="notBeside"/>
      </w:pPr>
      <w:bookmarkStart w:id="91" w:name="_Toc492888187"/>
      <w:bookmarkStart w:id="92" w:name="_Toc492901275"/>
      <w:r>
        <w:lastRenderedPageBreak/>
        <w:br/>
      </w:r>
      <w:bookmarkStart w:id="93" w:name="_Toc104540055"/>
      <w:r w:rsidR="46F2DCDC">
        <w:t>Análisis</w:t>
      </w:r>
      <w:bookmarkEnd w:id="91"/>
      <w:bookmarkEnd w:id="92"/>
      <w:bookmarkEnd w:id="93"/>
    </w:p>
    <w:p w14:paraId="10F7C7E4" w14:textId="1B8808F6" w:rsidR="39E28D74" w:rsidRDefault="39E28D74" w:rsidP="39E28D74">
      <w:pPr>
        <w:pStyle w:val="Ttulo2"/>
      </w:pPr>
      <w:bookmarkStart w:id="94" w:name="_Toc104540056"/>
      <w:r>
        <w:t>Especificación de requisitos</w:t>
      </w:r>
      <w:bookmarkEnd w:id="94"/>
    </w:p>
    <w:p w14:paraId="3E7BEB2F" w14:textId="40308AF6" w:rsidR="51CB211E" w:rsidRPr="00520AAC" w:rsidRDefault="51CB211E">
      <w:pPr>
        <w:rPr>
          <w:color w:val="FF0000"/>
        </w:rPr>
      </w:pPr>
      <w:r w:rsidRPr="00520AAC">
        <w:rPr>
          <w:color w:val="FF0000"/>
        </w:rPr>
        <w:t>En un escenario habitual, se deberán especificar, al menos, los siguientes tipos de requisitos</w:t>
      </w:r>
      <w:r w:rsidR="121BD4D9" w:rsidRPr="00520AAC">
        <w:rPr>
          <w:color w:val="FF0000"/>
        </w:rPr>
        <w:t>:</w:t>
      </w:r>
    </w:p>
    <w:p w14:paraId="20D7B408" w14:textId="0B8260CA" w:rsidR="39E28D74" w:rsidRPr="00520AAC" w:rsidRDefault="39E28D74" w:rsidP="39E28D74">
      <w:pPr>
        <w:pStyle w:val="Prrafodelista"/>
        <w:numPr>
          <w:ilvl w:val="0"/>
          <w:numId w:val="17"/>
        </w:numPr>
        <w:jc w:val="left"/>
        <w:rPr>
          <w:color w:val="FF0000"/>
        </w:rPr>
      </w:pPr>
      <w:r w:rsidRPr="00520AAC">
        <w:rPr>
          <w:i/>
          <w:iCs/>
          <w:color w:val="FF0000"/>
        </w:rPr>
        <w:t xml:space="preserve">Funcionalidades del sistema, </w:t>
      </w:r>
      <w:r w:rsidRPr="00520AAC">
        <w:rPr>
          <w:color w:val="FF0000"/>
        </w:rPr>
        <w:t>que podrán detallarse, por ejemplo, mediante diagramas de casos de uso con su especificación. Alternativamente se pueden mostrar historias de usuario.</w:t>
      </w:r>
    </w:p>
    <w:p w14:paraId="2F7F476C" w14:textId="218DE535" w:rsidR="39E28D74" w:rsidRPr="00520AAC" w:rsidRDefault="39E28D74" w:rsidP="39E28D74">
      <w:pPr>
        <w:pStyle w:val="Prrafodelista"/>
        <w:numPr>
          <w:ilvl w:val="0"/>
          <w:numId w:val="17"/>
        </w:numPr>
        <w:rPr>
          <w:rFonts w:eastAsiaTheme="minorEastAsia"/>
          <w:color w:val="FF0000"/>
          <w:szCs w:val="24"/>
        </w:rPr>
      </w:pPr>
      <w:r w:rsidRPr="00520AAC">
        <w:rPr>
          <w:i/>
          <w:iCs/>
          <w:color w:val="FF0000"/>
        </w:rPr>
        <w:t xml:space="preserve">Interfaz de usuario </w:t>
      </w:r>
      <w:r w:rsidRPr="00520AAC">
        <w:rPr>
          <w:color w:val="FF0000"/>
        </w:rPr>
        <w:t xml:space="preserve">(si procede). Puede incluirse, por ejemplo, el nivel de cumplimiento de la norma de accesibilidad </w:t>
      </w:r>
      <w:hyperlink r:id="rId32">
        <w:r w:rsidRPr="00520AAC">
          <w:rPr>
            <w:rStyle w:val="Hipervnculo"/>
            <w:color w:val="FF0000"/>
          </w:rPr>
          <w:t>WCAG</w:t>
        </w:r>
      </w:hyperlink>
      <w:r w:rsidRPr="00520AAC">
        <w:rPr>
          <w:color w:val="FF0000"/>
        </w:rPr>
        <w:t xml:space="preserve">. </w:t>
      </w:r>
    </w:p>
    <w:p w14:paraId="41A41E66" w14:textId="04359131" w:rsidR="121BD4D9" w:rsidRPr="00520AAC" w:rsidRDefault="121BD4D9" w:rsidP="39E28D74">
      <w:pPr>
        <w:pStyle w:val="Prrafodelista"/>
        <w:numPr>
          <w:ilvl w:val="0"/>
          <w:numId w:val="17"/>
        </w:numPr>
        <w:rPr>
          <w:rFonts w:eastAsiaTheme="minorEastAsia"/>
          <w:color w:val="FF0000"/>
          <w:szCs w:val="24"/>
        </w:rPr>
      </w:pPr>
      <w:r w:rsidRPr="00520AAC">
        <w:rPr>
          <w:i/>
          <w:iCs/>
          <w:color w:val="FF0000"/>
        </w:rPr>
        <w:t>Rendimiento</w:t>
      </w:r>
      <w:r w:rsidRPr="00520AAC">
        <w:rPr>
          <w:color w:val="FF0000"/>
        </w:rPr>
        <w:t xml:space="preserve">, incluyendo </w:t>
      </w:r>
      <w:r w:rsidR="39E28D74" w:rsidRPr="00520AAC">
        <w:rPr>
          <w:color w:val="FF0000"/>
        </w:rPr>
        <w:t>tiempos de respuesta.</w:t>
      </w:r>
    </w:p>
    <w:p w14:paraId="2C4D65A6" w14:textId="750DDDF1" w:rsidR="39E28D74" w:rsidRPr="00520AAC" w:rsidRDefault="39E28D74" w:rsidP="39E28D74">
      <w:pPr>
        <w:pStyle w:val="Prrafodelista"/>
        <w:numPr>
          <w:ilvl w:val="0"/>
          <w:numId w:val="17"/>
        </w:numPr>
        <w:rPr>
          <w:color w:val="FF0000"/>
          <w:szCs w:val="24"/>
        </w:rPr>
      </w:pPr>
      <w:r w:rsidRPr="00520AAC">
        <w:rPr>
          <w:i/>
          <w:iCs/>
          <w:color w:val="FF0000"/>
        </w:rPr>
        <w:t>Capacidad</w:t>
      </w:r>
      <w:r w:rsidRPr="00520AAC">
        <w:rPr>
          <w:color w:val="FF0000"/>
        </w:rPr>
        <w:t>, incluyendo el número máximo de peticiones que se pueden procesar por unidad de tiempo.</w:t>
      </w:r>
    </w:p>
    <w:p w14:paraId="543119A0" w14:textId="2F5D5884" w:rsidR="121BD4D9" w:rsidRPr="00520AAC" w:rsidRDefault="121BD4D9" w:rsidP="39E28D74">
      <w:pPr>
        <w:pStyle w:val="Prrafodelista"/>
        <w:numPr>
          <w:ilvl w:val="0"/>
          <w:numId w:val="17"/>
        </w:numPr>
        <w:rPr>
          <w:color w:val="FF0000"/>
        </w:rPr>
      </w:pPr>
      <w:r w:rsidRPr="00520AAC">
        <w:rPr>
          <w:i/>
          <w:iCs/>
          <w:color w:val="FF0000"/>
        </w:rPr>
        <w:t>Seguridad</w:t>
      </w:r>
      <w:r w:rsidRPr="00520AAC">
        <w:rPr>
          <w:color w:val="FF0000"/>
        </w:rPr>
        <w:t>.</w:t>
      </w:r>
      <w:r w:rsidR="339B3095" w:rsidRPr="00520AAC">
        <w:rPr>
          <w:color w:val="FF0000"/>
        </w:rPr>
        <w:t xml:space="preserve"> Se indicará el nivel de seguridad que ha de satisfacer el sistema, por ejemplo, según el Esquema Nacional de Seguridad (RD 3/2010) o según alguna norma de la familia ISO 27000. Este nivel de seguridad se establecerá a partir de un análisis de riesgos (véase la sección de análisis de seguridad).</w:t>
      </w:r>
    </w:p>
    <w:p w14:paraId="0B627CF8" w14:textId="406A955F" w:rsidR="39E28D74" w:rsidRPr="00520AAC" w:rsidRDefault="39E28D74" w:rsidP="39E28D74">
      <w:pPr>
        <w:pStyle w:val="Prrafodelista"/>
        <w:numPr>
          <w:ilvl w:val="0"/>
          <w:numId w:val="17"/>
        </w:numPr>
        <w:rPr>
          <w:color w:val="FF0000"/>
        </w:rPr>
      </w:pPr>
      <w:r w:rsidRPr="00520AAC">
        <w:rPr>
          <w:i/>
          <w:iCs/>
          <w:color w:val="FF0000"/>
        </w:rPr>
        <w:t>Interoperabilidad con otros sistemas</w:t>
      </w:r>
      <w:r w:rsidRPr="00520AAC">
        <w:rPr>
          <w:color w:val="FF0000"/>
        </w:rPr>
        <w:t xml:space="preserve"> (si procede).</w:t>
      </w:r>
    </w:p>
    <w:p w14:paraId="66F68C1C" w14:textId="2DDB715F" w:rsidR="39E28D74" w:rsidRPr="00520AAC" w:rsidRDefault="39E28D74" w:rsidP="39E28D74">
      <w:pPr>
        <w:pStyle w:val="Prrafodelista"/>
        <w:numPr>
          <w:ilvl w:val="0"/>
          <w:numId w:val="17"/>
        </w:numPr>
        <w:rPr>
          <w:rFonts w:eastAsiaTheme="minorEastAsia"/>
          <w:color w:val="FF0000"/>
          <w:szCs w:val="24"/>
        </w:rPr>
      </w:pPr>
      <w:r w:rsidRPr="00520AAC">
        <w:rPr>
          <w:i/>
          <w:iCs/>
          <w:color w:val="FF0000"/>
        </w:rPr>
        <w:t>Protección de datos</w:t>
      </w:r>
      <w:r w:rsidRPr="00520AAC">
        <w:rPr>
          <w:color w:val="FF0000"/>
        </w:rPr>
        <w:t xml:space="preserve"> (si procede), en concreto, el cumplimiento del Reglamento General de Protección de Datos ([UE] 2016/679) y de la Ley Orgánica 3/2018 de Protección de Datos Personales y Garantía de los Derechos Digitales (véase la sección de análisis desde la perspectiva del RGPD).</w:t>
      </w:r>
    </w:p>
    <w:p w14:paraId="4FE2B757" w14:textId="5DAAC44B" w:rsidR="39E28D74" w:rsidRPr="00520AAC" w:rsidRDefault="39E28D74" w:rsidP="39E28D74">
      <w:pPr>
        <w:pStyle w:val="Prrafodelista"/>
        <w:numPr>
          <w:ilvl w:val="0"/>
          <w:numId w:val="17"/>
        </w:numPr>
        <w:rPr>
          <w:color w:val="FF0000"/>
        </w:rPr>
      </w:pPr>
      <w:r w:rsidRPr="00520AAC">
        <w:rPr>
          <w:i/>
          <w:iCs/>
          <w:color w:val="FF0000"/>
        </w:rPr>
        <w:lastRenderedPageBreak/>
        <w:t>Requisitos sobre entorno tecnológico y de comunicaciones</w:t>
      </w:r>
      <w:r w:rsidRPr="00520AAC">
        <w:rPr>
          <w:color w:val="FF0000"/>
        </w:rPr>
        <w:t>, es decir, requisitos sobre gestores de bases de datos, sistema o los sistemas operativos, hardware, protocolos de red, etc.</w:t>
      </w:r>
    </w:p>
    <w:p w14:paraId="648D27A5" w14:textId="77777777" w:rsidR="00520AAC" w:rsidRDefault="00520AAC" w:rsidP="00520AAC">
      <w:commentRangeStart w:id="95"/>
      <w:r>
        <w:t>Al comienzo del desarrollo del proyecto se definieron una serie de requisitos que para facilitar el desarrollo de la aplicación:</w:t>
      </w:r>
      <w:commentRangeEnd w:id="95"/>
      <w:r w:rsidR="00B5456B">
        <w:rPr>
          <w:rStyle w:val="Refdecomentario"/>
        </w:rPr>
        <w:commentReference w:id="95"/>
      </w:r>
    </w:p>
    <w:p w14:paraId="1636D663" w14:textId="77777777" w:rsidR="00520AAC" w:rsidRDefault="00520AAC" w:rsidP="00520AAC">
      <w:commentRangeStart w:id="96"/>
      <w:r>
        <w:t>Requisitos funcionales</w:t>
      </w:r>
      <w:commentRangeEnd w:id="96"/>
      <w:r w:rsidR="00B5456B">
        <w:rPr>
          <w:rStyle w:val="Refdecomentario"/>
        </w:rPr>
        <w:commentReference w:id="96"/>
      </w:r>
    </w:p>
    <w:p w14:paraId="50CB4797" w14:textId="7B297088" w:rsidR="00520AAC" w:rsidRDefault="00520AAC" w:rsidP="00520AAC">
      <w:pPr>
        <w:pStyle w:val="Prrafodelista"/>
        <w:numPr>
          <w:ilvl w:val="0"/>
          <w:numId w:val="29"/>
        </w:numPr>
        <w:ind w:left="567" w:hanging="283"/>
      </w:pPr>
      <w:r>
        <w:t>Los alumnos deberán de ser capaces de registrarse, hacer login en la aplicación y cerrar sesión.</w:t>
      </w:r>
    </w:p>
    <w:p w14:paraId="21864B77" w14:textId="3335197E" w:rsidR="00520AAC" w:rsidRDefault="00520AAC" w:rsidP="00520AAC">
      <w:pPr>
        <w:pStyle w:val="Prrafodelista"/>
        <w:numPr>
          <w:ilvl w:val="0"/>
          <w:numId w:val="29"/>
        </w:numPr>
        <w:ind w:left="567" w:hanging="283"/>
      </w:pPr>
      <w:r>
        <w:t>Los alumnos deberán añadir su “CV” (skill, capacidades), que posteriormente podrá ser modificado por dicho alumno si lo desea</w:t>
      </w:r>
    </w:p>
    <w:p w14:paraId="3809E561" w14:textId="0F5B98E5" w:rsidR="00520AAC" w:rsidRDefault="00520AAC" w:rsidP="00520AAC">
      <w:pPr>
        <w:pStyle w:val="Prrafodelista"/>
        <w:numPr>
          <w:ilvl w:val="0"/>
          <w:numId w:val="29"/>
        </w:numPr>
        <w:ind w:left="567" w:hanging="283"/>
      </w:pPr>
      <w:r>
        <w:t>Los alumnos podrán consultar su CV</w:t>
      </w:r>
    </w:p>
    <w:p w14:paraId="6EB18936" w14:textId="279D3A8B" w:rsidR="00520AAC" w:rsidRDefault="00520AAC" w:rsidP="00520AAC">
      <w:pPr>
        <w:pStyle w:val="Prrafodelista"/>
        <w:numPr>
          <w:ilvl w:val="0"/>
          <w:numId w:val="29"/>
        </w:numPr>
        <w:ind w:left="567" w:hanging="283"/>
      </w:pPr>
      <w:r>
        <w:t xml:space="preserve">Los alumnos podrán ver las </w:t>
      </w:r>
      <w:r w:rsidR="003E5850">
        <w:t xml:space="preserve">ofertas de </w:t>
      </w:r>
      <w:r>
        <w:t>empresas registradas en la aplicación</w:t>
      </w:r>
    </w:p>
    <w:p w14:paraId="2BE9C7B1" w14:textId="1F095250" w:rsidR="00520AAC" w:rsidRDefault="00520AAC" w:rsidP="00520AAC">
      <w:pPr>
        <w:pStyle w:val="Prrafodelista"/>
        <w:numPr>
          <w:ilvl w:val="0"/>
          <w:numId w:val="29"/>
        </w:numPr>
        <w:ind w:left="567" w:hanging="283"/>
      </w:pPr>
      <w:r>
        <w:t>Los alumnos deberán de ser capaces de ver las ofertas recomendadas en función del CV introducido</w:t>
      </w:r>
    </w:p>
    <w:p w14:paraId="429E9A82" w14:textId="2A29CEA6" w:rsidR="00520AAC" w:rsidRDefault="00520AAC" w:rsidP="00520AAC">
      <w:pPr>
        <w:pStyle w:val="Prrafodelista"/>
        <w:numPr>
          <w:ilvl w:val="0"/>
          <w:numId w:val="29"/>
        </w:numPr>
        <w:ind w:left="567" w:hanging="283"/>
      </w:pPr>
      <w:r>
        <w:t>Las empresas deberán de ser capaces de registrarse y hacer login en la aplicación</w:t>
      </w:r>
    </w:p>
    <w:p w14:paraId="599A3276" w14:textId="62911172" w:rsidR="00520AAC" w:rsidRDefault="00520AAC" w:rsidP="00520AAC">
      <w:pPr>
        <w:pStyle w:val="Prrafodelista"/>
        <w:numPr>
          <w:ilvl w:val="0"/>
          <w:numId w:val="29"/>
        </w:numPr>
        <w:ind w:left="567" w:hanging="283"/>
      </w:pPr>
      <w:r>
        <w:t>Las empresas serán capaces de crear nuevas ofertas</w:t>
      </w:r>
    </w:p>
    <w:p w14:paraId="0B8EAC6A" w14:textId="1C3567EB" w:rsidR="00520AAC" w:rsidRDefault="00520AAC" w:rsidP="00520AAC">
      <w:pPr>
        <w:pStyle w:val="Prrafodelista"/>
        <w:numPr>
          <w:ilvl w:val="0"/>
          <w:numId w:val="29"/>
        </w:numPr>
        <w:ind w:left="567" w:hanging="283"/>
      </w:pPr>
      <w:r>
        <w:t>Las empresas tendrán acceso a los CV de los alumnos</w:t>
      </w:r>
      <w:r w:rsidR="003E5850">
        <w:t>.</w:t>
      </w:r>
    </w:p>
    <w:p w14:paraId="47E06150" w14:textId="79E13037" w:rsidR="003E5850" w:rsidRDefault="003E5850" w:rsidP="00520AAC">
      <w:pPr>
        <w:pStyle w:val="Prrafodelista"/>
        <w:numPr>
          <w:ilvl w:val="0"/>
          <w:numId w:val="29"/>
        </w:numPr>
        <w:ind w:left="567" w:hanging="283"/>
        <w:rPr>
          <w:b/>
          <w:bCs/>
          <w:color w:val="FF0000"/>
        </w:rPr>
      </w:pPr>
      <w:commentRangeStart w:id="97"/>
      <w:r w:rsidRPr="003E5850">
        <w:rPr>
          <w:b/>
          <w:bCs/>
          <w:color w:val="FF0000"/>
        </w:rPr>
        <w:t>Chat</w:t>
      </w:r>
      <w:commentRangeEnd w:id="97"/>
      <w:r w:rsidR="00B5456B">
        <w:rPr>
          <w:rStyle w:val="Refdecomentario"/>
        </w:rPr>
        <w:commentReference w:id="97"/>
      </w:r>
    </w:p>
    <w:p w14:paraId="4F03A4E4" w14:textId="7EE50ACA" w:rsidR="00CE5888" w:rsidRDefault="00CE5888" w:rsidP="00CE5888">
      <w:pPr>
        <w:jc w:val="center"/>
        <w:rPr>
          <w:b/>
          <w:bCs/>
          <w:color w:val="FF0000"/>
        </w:rPr>
      </w:pPr>
      <w:r>
        <w:rPr>
          <w:b/>
          <w:bCs/>
          <w:noProof/>
          <w:color w:val="FF0000"/>
        </w:rPr>
        <w:lastRenderedPageBreak/>
        <w:drawing>
          <wp:inline distT="0" distB="0" distL="0" distR="0" wp14:anchorId="76D356E7" wp14:editId="3EA20231">
            <wp:extent cx="3255582" cy="351155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9345" cy="3537182"/>
                    </a:xfrm>
                    <a:prstGeom prst="rect">
                      <a:avLst/>
                    </a:prstGeom>
                    <a:noFill/>
                  </pic:spPr>
                </pic:pic>
              </a:graphicData>
            </a:graphic>
          </wp:inline>
        </w:drawing>
      </w:r>
    </w:p>
    <w:p w14:paraId="33DBDCB9" w14:textId="2058623A" w:rsidR="00CE5888" w:rsidRPr="00CE5888" w:rsidRDefault="00CE5888" w:rsidP="00CE5888">
      <w:pPr>
        <w:jc w:val="center"/>
        <w:rPr>
          <w:b/>
          <w:bCs/>
          <w:i/>
          <w:iCs/>
          <w:color w:val="FF0000"/>
        </w:rPr>
      </w:pPr>
      <w:r w:rsidRPr="00CE5888">
        <w:rPr>
          <w:i/>
          <w:iCs/>
        </w:rPr>
        <w:t xml:space="preserve">Ilustración 2: </w:t>
      </w:r>
      <w:commentRangeStart w:id="98"/>
      <w:r w:rsidRPr="00CE5888">
        <w:rPr>
          <w:i/>
          <w:iCs/>
        </w:rPr>
        <w:t>Diagrama de casos de uso</w:t>
      </w:r>
      <w:commentRangeEnd w:id="98"/>
      <w:r w:rsidR="00EB50FA">
        <w:rPr>
          <w:rStyle w:val="Refdecomentario"/>
        </w:rPr>
        <w:commentReference w:id="98"/>
      </w:r>
    </w:p>
    <w:p w14:paraId="7B792649" w14:textId="77777777" w:rsidR="00520AAC" w:rsidRPr="00CE5888" w:rsidRDefault="00520AAC" w:rsidP="00520AAC">
      <w:pPr>
        <w:rPr>
          <w:lang w:val="pt-BR"/>
        </w:rPr>
      </w:pPr>
      <w:commentRangeStart w:id="99"/>
      <w:r w:rsidRPr="00CE5888">
        <w:rPr>
          <w:lang w:val="pt-BR"/>
        </w:rPr>
        <w:t>Requisitos de interfaces externas</w:t>
      </w:r>
      <w:commentRangeEnd w:id="99"/>
      <w:r w:rsidR="00EB50FA">
        <w:rPr>
          <w:rStyle w:val="Refdecomentario"/>
        </w:rPr>
        <w:commentReference w:id="99"/>
      </w:r>
    </w:p>
    <w:p w14:paraId="71BEBF2B" w14:textId="4F286953" w:rsidR="00520AAC" w:rsidRDefault="00520AAC" w:rsidP="00520AAC">
      <w:pPr>
        <w:pStyle w:val="Prrafodelista"/>
        <w:numPr>
          <w:ilvl w:val="0"/>
          <w:numId w:val="30"/>
        </w:numPr>
        <w:ind w:left="567" w:hanging="283"/>
      </w:pPr>
      <w:r>
        <w:t>Para la gestión del proyecto se utilizará un sistema de control de versiones</w:t>
      </w:r>
    </w:p>
    <w:p w14:paraId="3DB8D02E" w14:textId="77777777" w:rsidR="00520AAC" w:rsidRDefault="00520AAC" w:rsidP="00520AAC">
      <w:r>
        <w:t>Requisitos de rendimiento</w:t>
      </w:r>
    </w:p>
    <w:p w14:paraId="76173C6A" w14:textId="77777777" w:rsidR="00520AAC" w:rsidRDefault="00520AAC" w:rsidP="00520AAC">
      <w:r>
        <w:t>Requisitos tecnológicos</w:t>
      </w:r>
    </w:p>
    <w:p w14:paraId="5F74B240" w14:textId="2698E8FF" w:rsidR="39E28D74" w:rsidRDefault="00520AAC" w:rsidP="00520AAC">
      <w:pPr>
        <w:pStyle w:val="Prrafodelista"/>
        <w:numPr>
          <w:ilvl w:val="0"/>
          <w:numId w:val="30"/>
        </w:numPr>
        <w:ind w:left="567" w:hanging="283"/>
      </w:pPr>
      <w:commentRangeStart w:id="100"/>
      <w:r>
        <w:t>Se utilizará la base de datos PostGreSQL para la gestión de todos los datos de la aplicación</w:t>
      </w:r>
      <w:commentRangeEnd w:id="100"/>
      <w:r w:rsidR="00EB50FA">
        <w:rPr>
          <w:rStyle w:val="Refdecomentario"/>
        </w:rPr>
        <w:commentReference w:id="100"/>
      </w:r>
    </w:p>
    <w:p w14:paraId="65240806" w14:textId="08C29A1C" w:rsidR="3473E9D9" w:rsidRDefault="3473E9D9" w:rsidP="39E28D74">
      <w:pPr>
        <w:pStyle w:val="Ttulo2"/>
      </w:pPr>
      <w:bookmarkStart w:id="101" w:name="_Toc104540057"/>
      <w:r>
        <w:t>Análisis de los casos de uso y de las clases de análisis</w:t>
      </w:r>
      <w:bookmarkEnd w:id="101"/>
    </w:p>
    <w:p w14:paraId="2923B7DE" w14:textId="69170A90" w:rsidR="39E28D74" w:rsidRPr="006F7069" w:rsidRDefault="39E28D74" w:rsidP="39E28D74">
      <w:pPr>
        <w:rPr>
          <w:color w:val="FF0000"/>
        </w:rPr>
      </w:pPr>
      <w:r w:rsidRPr="006F7069">
        <w:rPr>
          <w:color w:val="FF0000"/>
        </w:rPr>
        <w:t xml:space="preserve">A partir de los casos de uso, se obtendrá el modelo de clases de </w:t>
      </w:r>
      <w:r w:rsidR="006F7069" w:rsidRPr="006F7069">
        <w:rPr>
          <w:color w:val="FF0000"/>
        </w:rPr>
        <w:t>análisis,</w:t>
      </w:r>
      <w:r w:rsidRPr="006F7069">
        <w:rPr>
          <w:color w:val="FF0000"/>
        </w:rPr>
        <w:t xml:space="preserve"> así como la realización de los casos de uso (diagramas de interacción entre objetos). En el diagrama de clases, para cada una de ellas, se identificarán sus atributos, responsabilidades (funcionalidades), asociaciones, agregaciones y </w:t>
      </w:r>
      <w:r w:rsidRPr="006F7069">
        <w:rPr>
          <w:color w:val="FF0000"/>
        </w:rPr>
        <w:lastRenderedPageBreak/>
        <w:t>generalizaciones. El comportamiento de las clases podrá mostrarse mediante diagramas de transición de estados.</w:t>
      </w:r>
    </w:p>
    <w:p w14:paraId="66011EC4" w14:textId="05611818" w:rsidR="39E28D74" w:rsidRDefault="39E28D74" w:rsidP="39E28D74">
      <w:pPr>
        <w:rPr>
          <w:color w:val="FF0000"/>
        </w:rPr>
      </w:pPr>
      <w:r w:rsidRPr="006F7069">
        <w:rPr>
          <w:color w:val="FF0000"/>
        </w:rPr>
        <w:t>Los diagramas elaborados no estarán condicionados por la tecnología utilizada, sino que estarán centrados en el problema en sí a resolver.</w:t>
      </w:r>
    </w:p>
    <w:p w14:paraId="78E5F73B" w14:textId="137314C8" w:rsidR="006F7069" w:rsidRPr="006F7069" w:rsidRDefault="006F7069" w:rsidP="39E28D74">
      <w:pPr>
        <w:rPr>
          <w:color w:val="000000" w:themeColor="text1"/>
        </w:rPr>
      </w:pPr>
      <w:commentRangeStart w:id="102"/>
      <w:r w:rsidRPr="006F7069">
        <w:rPr>
          <w:color w:val="000000" w:themeColor="text1"/>
        </w:rPr>
        <w:t>Xxx</w:t>
      </w:r>
      <w:commentRangeEnd w:id="102"/>
      <w:r w:rsidR="00EB50FA">
        <w:rPr>
          <w:rStyle w:val="Refdecomentario"/>
        </w:rPr>
        <w:commentReference w:id="102"/>
      </w:r>
    </w:p>
    <w:p w14:paraId="2BC61ED6" w14:textId="07A6AEE4" w:rsidR="3473E9D9" w:rsidRDefault="3473E9D9" w:rsidP="39E28D74">
      <w:pPr>
        <w:pStyle w:val="Ttulo2"/>
      </w:pPr>
      <w:bookmarkStart w:id="103" w:name="_Toc104540058"/>
      <w:r>
        <w:t>Análisis de seguridad</w:t>
      </w:r>
      <w:bookmarkEnd w:id="103"/>
    </w:p>
    <w:p w14:paraId="6F5AEA75" w14:textId="26D189ED" w:rsidR="339B3095" w:rsidRDefault="339B3095" w:rsidP="39E28D74">
      <w:pPr>
        <w:rPr>
          <w:color w:val="FF0000"/>
        </w:rPr>
      </w:pPr>
      <w:r w:rsidRPr="006F7069">
        <w:rPr>
          <w:color w:val="FF0000"/>
        </w:rPr>
        <w:t>Se llevará a cabo un análisis de riesgos de acuerdo con las dimensiones de autenticidad, confidencialidad, integridad, disponibilidad y trazabilidad.</w:t>
      </w:r>
    </w:p>
    <w:p w14:paraId="4FA51885" w14:textId="6F09883F" w:rsidR="006F7069" w:rsidRPr="003D1078" w:rsidRDefault="006F7069" w:rsidP="39E28D74">
      <w:pPr>
        <w:rPr>
          <w:color w:val="000000" w:themeColor="text1"/>
        </w:rPr>
      </w:pPr>
      <w:r w:rsidRPr="003D1078">
        <w:rPr>
          <w:color w:val="000000" w:themeColor="text1"/>
        </w:rPr>
        <w:t>Xxx</w:t>
      </w:r>
    </w:p>
    <w:p w14:paraId="3C87C2BE" w14:textId="067EDB3E" w:rsidR="3473E9D9" w:rsidRDefault="3473E9D9" w:rsidP="39E28D74">
      <w:pPr>
        <w:pStyle w:val="Ttulo2"/>
      </w:pPr>
      <w:bookmarkStart w:id="104" w:name="_Toc104540059"/>
      <w:r>
        <w:t>Análisis desde la perspectiva del RGPD (si procede)</w:t>
      </w:r>
      <w:bookmarkEnd w:id="104"/>
    </w:p>
    <w:p w14:paraId="336B357B" w14:textId="3E48FFD2" w:rsidR="39E28D74" w:rsidRPr="003D1078" w:rsidRDefault="339B3095" w:rsidP="39E28D74">
      <w:pPr>
        <w:rPr>
          <w:color w:val="FF0000"/>
        </w:rPr>
      </w:pPr>
      <w:r w:rsidRPr="003D1078">
        <w:rPr>
          <w:color w:val="FF0000"/>
        </w:rPr>
        <w:t xml:space="preserve">En caso de que sea necesario, se llevará a cabo una </w:t>
      </w:r>
      <w:r w:rsidR="39E28D74" w:rsidRPr="003D1078">
        <w:rPr>
          <w:color w:val="FF0000"/>
        </w:rPr>
        <w:t>gestión del riesgo y evaluación de impacto en tratamientos de datos personales</w:t>
      </w:r>
      <w:r w:rsidRPr="003D1078">
        <w:rPr>
          <w:color w:val="FF0000"/>
        </w:rPr>
        <w:t>.</w:t>
      </w:r>
    </w:p>
    <w:p w14:paraId="118AF7FB" w14:textId="544EA12C" w:rsidR="003D1078" w:rsidRDefault="003D1078" w:rsidP="39E28D74">
      <w:r>
        <w:t>Xxx</w:t>
      </w:r>
    </w:p>
    <w:p w14:paraId="561E7E14" w14:textId="59656458" w:rsidR="39E28D74" w:rsidRDefault="39E28D74" w:rsidP="39E28D74"/>
    <w:p w14:paraId="4FBA0282" w14:textId="56FF838F" w:rsidR="39E28D74" w:rsidRDefault="39E28D74" w:rsidP="39E28D74"/>
    <w:p w14:paraId="3BE5AB8B" w14:textId="35873FF0"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ED3087B" w:rsidR="00330B30" w:rsidRPr="00747FD4" w:rsidRDefault="009B3341" w:rsidP="00EF1449">
      <w:pPr>
        <w:pStyle w:val="Ttulo1"/>
        <w:framePr w:wrap="notBeside"/>
      </w:pPr>
      <w:r>
        <w:lastRenderedPageBreak/>
        <w:br/>
      </w:r>
      <w:bookmarkStart w:id="105" w:name="_Toc104540060"/>
      <w:r w:rsidR="5DC65E9C">
        <w:t>Diseño e i</w:t>
      </w:r>
      <w:r w:rsidR="34347435">
        <w:t>mplementación</w:t>
      </w:r>
      <w:bookmarkEnd w:id="105"/>
    </w:p>
    <w:p w14:paraId="21403E15" w14:textId="38599538" w:rsidR="00870194" w:rsidRDefault="3473E9D9" w:rsidP="00870194">
      <w:pPr>
        <w:pStyle w:val="Ttulo2"/>
        <w:rPr>
          <w:ins w:id="106" w:author="Soler Martin, Carlos" w:date="2022-06-18T11:47:00Z"/>
        </w:rPr>
      </w:pPr>
      <w:bookmarkStart w:id="107" w:name="_Toc104540061"/>
      <w:r>
        <w:t>Arquitectura del sistema</w:t>
      </w:r>
      <w:bookmarkEnd w:id="107"/>
    </w:p>
    <w:p w14:paraId="7E2ACE13" w14:textId="77777777" w:rsidR="00870194" w:rsidRPr="003D1078" w:rsidDel="00870194" w:rsidRDefault="00870194" w:rsidP="00870194">
      <w:pPr>
        <w:rPr>
          <w:del w:id="108" w:author="Soler Martin, Carlos" w:date="2022-06-18T11:47:00Z"/>
          <w:moveTo w:id="109" w:author="Soler Martin, Carlos" w:date="2022-06-18T11:47:00Z"/>
          <w:color w:val="FF0000"/>
        </w:rPr>
      </w:pPr>
      <w:moveToRangeStart w:id="110" w:author="Soler Martin, Carlos" w:date="2022-06-18T11:47:00Z" w:name="move106445264"/>
      <w:moveTo w:id="111" w:author="Soler Martin, Carlos" w:date="2022-06-18T11:47:00Z">
        <w:r w:rsidRPr="003D1078">
          <w:rPr>
            <w:color w:val="FF0000"/>
          </w:rPr>
          <w:t>Se elaborará un diagrama donde se indiquen las interfaces del sistema, los diferentes servicios que proporciona, los componentes en que se apoyan tales servicios, capa de acceso a datos, etc.</w:t>
        </w:r>
      </w:moveTo>
    </w:p>
    <w:moveToRangeEnd w:id="110"/>
    <w:p w14:paraId="5FBE5537" w14:textId="77777777" w:rsidR="00870194" w:rsidRPr="00870194" w:rsidRDefault="00870194">
      <w:pPr>
        <w:rPr>
          <w:ins w:id="112" w:author="Soler Martin, Carlos" w:date="2022-06-18T11:46:00Z"/>
        </w:rPr>
        <w:pPrChange w:id="113" w:author="Soler Martin, Carlos" w:date="2022-06-18T11:47:00Z">
          <w:pPr>
            <w:pStyle w:val="Ttulo2"/>
          </w:pPr>
        </w:pPrChange>
      </w:pPr>
    </w:p>
    <w:p w14:paraId="61507689" w14:textId="0675AC1D" w:rsidR="00870194" w:rsidRDefault="00870194" w:rsidP="00870194">
      <w:pPr>
        <w:pStyle w:val="Ttulo2"/>
        <w:rPr>
          <w:ins w:id="114" w:author="Soler Martin, Carlos" w:date="2022-06-18T11:49:00Z"/>
        </w:rPr>
      </w:pPr>
      <w:ins w:id="115" w:author="Soler Martin, Carlos" w:date="2022-06-18T11:49:00Z">
        <w:r>
          <w:t>Diseño</w:t>
        </w:r>
      </w:ins>
    </w:p>
    <w:p w14:paraId="1EF6999A" w14:textId="1D2710F1" w:rsidR="00870194" w:rsidRDefault="00870194" w:rsidP="00870194">
      <w:pPr>
        <w:pStyle w:val="Ttulo3"/>
        <w:rPr>
          <w:ins w:id="116" w:author="Soler Martin, Carlos" w:date="2022-06-18T12:24:00Z"/>
        </w:rPr>
      </w:pPr>
      <w:ins w:id="117" w:author="Soler Martin, Carlos" w:date="2022-06-18T11:49:00Z">
        <w:r>
          <w:t>Diseño del Servicio Web RESTful</w:t>
        </w:r>
      </w:ins>
    </w:p>
    <w:p w14:paraId="7EC1AA3D" w14:textId="276A722A" w:rsidR="00576E2D" w:rsidRPr="00576E2D" w:rsidRDefault="00576E2D">
      <w:pPr>
        <w:rPr>
          <w:ins w:id="118" w:author="Soler Martin, Carlos" w:date="2022-06-18T11:49:00Z"/>
        </w:rPr>
        <w:pPrChange w:id="119" w:author="Soler Martin, Carlos" w:date="2022-06-18T12:24:00Z">
          <w:pPr>
            <w:pStyle w:val="Ttulo3"/>
          </w:pPr>
        </w:pPrChange>
      </w:pPr>
      <w:ins w:id="120" w:author="Soler Martin, Carlos" w:date="2022-06-18T12:24:00Z">
        <w:r>
          <w:t>xxx</w:t>
        </w:r>
      </w:ins>
    </w:p>
    <w:p w14:paraId="49D32185" w14:textId="5DD00C92" w:rsidR="00576E2D" w:rsidRDefault="00870194" w:rsidP="00576E2D">
      <w:pPr>
        <w:pStyle w:val="Ttulo4"/>
        <w:rPr>
          <w:ins w:id="121" w:author="Soler Martin, Carlos" w:date="2022-06-18T12:25:00Z"/>
        </w:rPr>
      </w:pPr>
      <w:ins w:id="122" w:author="Soler Martin, Carlos" w:date="2022-06-18T11:49:00Z">
        <w:r>
          <w:t>D</w:t>
        </w:r>
      </w:ins>
      <w:ins w:id="123" w:author="Soler Martin, Carlos" w:date="2022-06-18T11:50:00Z">
        <w:r>
          <w:t>efinición de un recurso</w:t>
        </w:r>
      </w:ins>
    </w:p>
    <w:p w14:paraId="117F1ED3" w14:textId="23EDFC87" w:rsidR="00576E2D" w:rsidRDefault="00576E2D" w:rsidP="00576E2D">
      <w:pPr>
        <w:rPr>
          <w:ins w:id="124" w:author="Soler Martin, Carlos" w:date="2022-06-18T12:26:00Z"/>
        </w:rPr>
      </w:pPr>
      <w:ins w:id="125" w:author="Soler Martin, Carlos" w:date="2022-06-18T12:26:00Z">
        <w:r>
          <w:t>Tras el análisis de dominio realizado se han obtenido los siguientes recursos:</w:t>
        </w:r>
      </w:ins>
    </w:p>
    <w:p w14:paraId="7BFD7AD1" w14:textId="14712990" w:rsidR="00576E2D" w:rsidRDefault="00F0718C" w:rsidP="00576E2D">
      <w:pPr>
        <w:pStyle w:val="Prrafodelista"/>
        <w:numPr>
          <w:ilvl w:val="0"/>
          <w:numId w:val="36"/>
        </w:numPr>
        <w:rPr>
          <w:ins w:id="126" w:author="Soler Martin, Carlos" w:date="2022-06-18T12:26:00Z"/>
        </w:rPr>
      </w:pPr>
      <w:ins w:id="127" w:author="Soler Martin, Carlos" w:date="2022-06-18T17:51:00Z">
        <w:r>
          <w:t>Alum</w:t>
        </w:r>
      </w:ins>
      <w:ins w:id="128" w:author="Soler Martin, Carlos" w:date="2022-06-18T17:52:00Z">
        <w:r>
          <w:t>no</w:t>
        </w:r>
      </w:ins>
      <w:ins w:id="129" w:author="Soler Martin, Carlos" w:date="2022-06-18T12:28:00Z">
        <w:r w:rsidR="00576E2D">
          <w:t>:</w:t>
        </w:r>
      </w:ins>
      <w:ins w:id="130" w:author="Soler Martin, Carlos" w:date="2022-06-18T13:21:00Z">
        <w:r w:rsidR="008E2938">
          <w:t xml:space="preserve"> </w:t>
        </w:r>
      </w:ins>
      <w:ins w:id="131" w:author="Soler Martin, Carlos" w:date="2022-06-18T13:22:00Z">
        <w:r w:rsidR="008E2938">
          <w:t>P</w:t>
        </w:r>
      </w:ins>
      <w:ins w:id="132" w:author="Soler Martin, Carlos" w:date="2022-06-18T13:21:00Z">
        <w:r w:rsidR="008E2938">
          <w:t>ermite</w:t>
        </w:r>
      </w:ins>
      <w:ins w:id="133" w:author="Soler Martin, Carlos" w:date="2022-06-18T13:22:00Z">
        <w:r w:rsidR="008E2938">
          <w:t xml:space="preserve"> eliminar un </w:t>
        </w:r>
      </w:ins>
      <w:ins w:id="134" w:author="Soler Martin, Carlos" w:date="2022-06-18T17:52:00Z">
        <w:r>
          <w:t>alumno</w:t>
        </w:r>
      </w:ins>
      <w:ins w:id="135" w:author="Soler Martin, Carlos" w:date="2022-06-18T13:22:00Z">
        <w:r w:rsidR="008E2938">
          <w:t xml:space="preserve"> re</w:t>
        </w:r>
      </w:ins>
      <w:ins w:id="136" w:author="Soler Martin, Carlos" w:date="2022-06-18T13:23:00Z">
        <w:r w:rsidR="008E2938">
          <w:t xml:space="preserve">gistrado y también permite acceder a la información asociada </w:t>
        </w:r>
        <w:r w:rsidR="00634834">
          <w:t xml:space="preserve">al </w:t>
        </w:r>
      </w:ins>
      <w:ins w:id="137" w:author="Soler Martin, Carlos" w:date="2022-06-18T17:52:00Z">
        <w:r>
          <w:t>alumno</w:t>
        </w:r>
      </w:ins>
      <w:ins w:id="138" w:author="Soler Martin, Carlos" w:date="2022-06-18T13:23:00Z">
        <w:r w:rsidR="008E2938">
          <w:t>.</w:t>
        </w:r>
      </w:ins>
    </w:p>
    <w:p w14:paraId="792D6F42" w14:textId="5726BD32" w:rsidR="00576E2D" w:rsidRDefault="00576E2D" w:rsidP="00576E2D">
      <w:pPr>
        <w:pStyle w:val="Prrafodelista"/>
        <w:numPr>
          <w:ilvl w:val="0"/>
          <w:numId w:val="36"/>
        </w:numPr>
        <w:rPr>
          <w:ins w:id="139" w:author="Soler Martin, Carlos" w:date="2022-06-18T12:26:00Z"/>
        </w:rPr>
      </w:pPr>
      <w:ins w:id="140" w:author="Soler Martin, Carlos" w:date="2022-06-18T12:26:00Z">
        <w:r>
          <w:t>Usuarios</w:t>
        </w:r>
      </w:ins>
      <w:ins w:id="141" w:author="Soler Martin, Carlos" w:date="2022-06-18T12:28:00Z">
        <w:r>
          <w:t>:</w:t>
        </w:r>
      </w:ins>
      <w:ins w:id="142" w:author="Soler Martin, Carlos" w:date="2022-06-18T13:23:00Z">
        <w:r w:rsidR="00634834">
          <w:t xml:space="preserve"> Permite </w:t>
        </w:r>
      </w:ins>
      <w:ins w:id="143" w:author="Soler Martin, Carlos" w:date="2022-06-18T13:24:00Z">
        <w:r w:rsidR="00634834">
          <w:t xml:space="preserve">listar todos los </w:t>
        </w:r>
      </w:ins>
      <w:ins w:id="144" w:author="Soler Martin, Carlos" w:date="2022-06-18T17:52:00Z">
        <w:r w:rsidR="00F0718C">
          <w:t xml:space="preserve">alumnos </w:t>
        </w:r>
      </w:ins>
      <w:ins w:id="145" w:author="Soler Martin, Carlos" w:date="2022-06-18T13:24:00Z">
        <w:r w:rsidR="00634834">
          <w:t>registrados en la aplicación</w:t>
        </w:r>
      </w:ins>
      <w:ins w:id="146" w:author="Soler Martin, Carlos" w:date="2022-06-18T13:23:00Z">
        <w:r w:rsidR="00634834">
          <w:t xml:space="preserve"> y también permite </w:t>
        </w:r>
      </w:ins>
      <w:ins w:id="147" w:author="Soler Martin, Carlos" w:date="2022-06-18T13:26:00Z">
        <w:r w:rsidR="00634834">
          <w:t>registrar</w:t>
        </w:r>
      </w:ins>
      <w:ins w:id="148" w:author="Soler Martin, Carlos" w:date="2022-06-18T13:24:00Z">
        <w:r w:rsidR="00634834">
          <w:t xml:space="preserve"> u</w:t>
        </w:r>
      </w:ins>
      <w:ins w:id="149" w:author="Soler Martin, Carlos" w:date="2022-06-18T13:25:00Z">
        <w:r w:rsidR="00634834">
          <w:t xml:space="preserve">n nuevo </w:t>
        </w:r>
      </w:ins>
      <w:ins w:id="150" w:author="Soler Martin, Carlos" w:date="2022-06-18T17:52:00Z">
        <w:r w:rsidR="00F0718C">
          <w:t>alumno</w:t>
        </w:r>
      </w:ins>
      <w:ins w:id="151" w:author="Soler Martin, Carlos" w:date="2022-06-18T13:23:00Z">
        <w:r w:rsidR="00634834">
          <w:t>.</w:t>
        </w:r>
      </w:ins>
    </w:p>
    <w:p w14:paraId="40181B3A" w14:textId="5DA9A6E5" w:rsidR="00576E2D" w:rsidRDefault="00576E2D" w:rsidP="00634834">
      <w:pPr>
        <w:pStyle w:val="Prrafodelista"/>
        <w:numPr>
          <w:ilvl w:val="0"/>
          <w:numId w:val="36"/>
        </w:numPr>
        <w:rPr>
          <w:ins w:id="152" w:author="Soler Martin, Carlos" w:date="2022-06-18T12:26:00Z"/>
        </w:rPr>
      </w:pPr>
      <w:ins w:id="153" w:author="Soler Martin, Carlos" w:date="2022-06-18T12:26:00Z">
        <w:r>
          <w:t>Empresa</w:t>
        </w:r>
      </w:ins>
      <w:ins w:id="154" w:author="Soler Martin, Carlos" w:date="2022-06-18T12:28:00Z">
        <w:r>
          <w:t>:</w:t>
        </w:r>
      </w:ins>
      <w:ins w:id="155" w:author="Soler Martin, Carlos" w:date="2022-06-18T13:25:00Z">
        <w:r w:rsidR="00634834" w:rsidRPr="00634834">
          <w:t xml:space="preserve"> </w:t>
        </w:r>
        <w:r w:rsidR="00634834">
          <w:t>Permite eliminar una empresa registrada y también permite acceder a la información asociada a la empresa.</w:t>
        </w:r>
      </w:ins>
    </w:p>
    <w:p w14:paraId="40F02CEE" w14:textId="4CBAB330" w:rsidR="00576E2D" w:rsidRDefault="00576E2D" w:rsidP="00576E2D">
      <w:pPr>
        <w:pStyle w:val="Prrafodelista"/>
        <w:numPr>
          <w:ilvl w:val="0"/>
          <w:numId w:val="36"/>
        </w:numPr>
        <w:rPr>
          <w:ins w:id="156" w:author="Soler Martin, Carlos" w:date="2022-06-18T12:26:00Z"/>
        </w:rPr>
      </w:pPr>
      <w:ins w:id="157" w:author="Soler Martin, Carlos" w:date="2022-06-18T12:26:00Z">
        <w:r>
          <w:t>Empresas</w:t>
        </w:r>
      </w:ins>
      <w:ins w:id="158" w:author="Soler Martin, Carlos" w:date="2022-06-18T12:28:00Z">
        <w:r w:rsidR="0050777F">
          <w:t>:</w:t>
        </w:r>
      </w:ins>
      <w:ins w:id="159" w:author="Soler Martin, Carlos" w:date="2022-06-18T13:25:00Z">
        <w:r w:rsidR="00634834" w:rsidRPr="00634834">
          <w:t xml:space="preserve"> </w:t>
        </w:r>
        <w:r w:rsidR="00634834">
          <w:t>Permite listar todas las empresas registradas en la aplicación y también permite registrar una nueva empresa.</w:t>
        </w:r>
      </w:ins>
    </w:p>
    <w:p w14:paraId="02762C18" w14:textId="416EA08D" w:rsidR="00576E2D" w:rsidRDefault="00576E2D" w:rsidP="00576E2D">
      <w:pPr>
        <w:pStyle w:val="Prrafodelista"/>
        <w:numPr>
          <w:ilvl w:val="0"/>
          <w:numId w:val="36"/>
        </w:numPr>
        <w:rPr>
          <w:ins w:id="160" w:author="Soler Martin, Carlos" w:date="2022-06-18T12:27:00Z"/>
        </w:rPr>
      </w:pPr>
      <w:ins w:id="161" w:author="Soler Martin, Carlos" w:date="2022-06-18T12:27:00Z">
        <w:r>
          <w:t>Oferta sin asignar</w:t>
        </w:r>
      </w:ins>
      <w:ins w:id="162" w:author="Soler Martin, Carlos" w:date="2022-06-18T12:28:00Z">
        <w:r w:rsidR="0050777F">
          <w:t>:</w:t>
        </w:r>
      </w:ins>
      <w:ins w:id="163" w:author="Soler Martin, Carlos" w:date="2022-06-18T13:27:00Z">
        <w:r w:rsidR="002B5DC1">
          <w:t xml:space="preserve"> </w:t>
        </w:r>
        <w:r w:rsidR="009C6DA3">
          <w:t xml:space="preserve">Permite acceder a la información asociada a una oferta que no </w:t>
        </w:r>
      </w:ins>
      <w:ins w:id="164" w:author="Soler Martin, Carlos" w:date="2022-06-18T13:28:00Z">
        <w:r w:rsidR="009C6DA3">
          <w:t xml:space="preserve">está asignada a ningún </w:t>
        </w:r>
      </w:ins>
      <w:ins w:id="165" w:author="Soler Martin, Carlos" w:date="2022-06-18T17:52:00Z">
        <w:r w:rsidR="00F0718C">
          <w:t>alumno</w:t>
        </w:r>
      </w:ins>
    </w:p>
    <w:p w14:paraId="23DEDC9D" w14:textId="1FAE6CFD" w:rsidR="00576E2D" w:rsidRDefault="00576E2D" w:rsidP="009C6DA3">
      <w:pPr>
        <w:pStyle w:val="Prrafodelista"/>
        <w:numPr>
          <w:ilvl w:val="0"/>
          <w:numId w:val="36"/>
        </w:numPr>
        <w:rPr>
          <w:ins w:id="166" w:author="Soler Martin, Carlos" w:date="2022-06-18T12:27:00Z"/>
        </w:rPr>
      </w:pPr>
      <w:ins w:id="167" w:author="Soler Martin, Carlos" w:date="2022-06-18T12:27:00Z">
        <w:r>
          <w:lastRenderedPageBreak/>
          <w:t>Ofertas sin asignar</w:t>
        </w:r>
      </w:ins>
      <w:ins w:id="168" w:author="Soler Martin, Carlos" w:date="2022-06-18T12:28:00Z">
        <w:r w:rsidR="0050777F">
          <w:t>:</w:t>
        </w:r>
      </w:ins>
      <w:ins w:id="169" w:author="Soler Martin, Carlos" w:date="2022-06-18T13:28:00Z">
        <w:r w:rsidR="009C6DA3" w:rsidRPr="009C6DA3">
          <w:t xml:space="preserve"> </w:t>
        </w:r>
        <w:r w:rsidR="009C6DA3">
          <w:t>Permite listar todas las ofertas sin asignar disponibles y tambi</w:t>
        </w:r>
      </w:ins>
      <w:ins w:id="170" w:author="Soler Martin, Carlos" w:date="2022-06-18T13:29:00Z">
        <w:r w:rsidR="009C6DA3">
          <w:t>én permite registrar una nueva oferta</w:t>
        </w:r>
      </w:ins>
    </w:p>
    <w:p w14:paraId="3A1BBAEC" w14:textId="2223169A" w:rsidR="00576E2D" w:rsidRDefault="00576E2D" w:rsidP="00576E2D">
      <w:pPr>
        <w:pStyle w:val="Prrafodelista"/>
        <w:numPr>
          <w:ilvl w:val="0"/>
          <w:numId w:val="36"/>
        </w:numPr>
        <w:rPr>
          <w:ins w:id="171" w:author="Soler Martin, Carlos" w:date="2022-06-18T12:27:00Z"/>
        </w:rPr>
      </w:pPr>
      <w:ins w:id="172" w:author="Soler Martin, Carlos" w:date="2022-06-18T12:27:00Z">
        <w:r>
          <w:t>Oferta asignada</w:t>
        </w:r>
      </w:ins>
      <w:ins w:id="173" w:author="Soler Martin, Carlos" w:date="2022-06-18T12:28:00Z">
        <w:r w:rsidR="0050777F">
          <w:t>:</w:t>
        </w:r>
      </w:ins>
      <w:ins w:id="174" w:author="Soler Martin, Carlos" w:date="2022-06-18T13:29:00Z">
        <w:r w:rsidR="009C6DA3">
          <w:t xml:space="preserve"> Permite acceder a la información asociada a una oferta asignada a un </w:t>
        </w:r>
      </w:ins>
      <w:ins w:id="175" w:author="Soler Martin, Carlos" w:date="2022-06-18T17:52:00Z">
        <w:r w:rsidR="00F0718C">
          <w:t>alumno</w:t>
        </w:r>
      </w:ins>
    </w:p>
    <w:p w14:paraId="2176A8D0" w14:textId="4BD0FD41" w:rsidR="00576E2D" w:rsidRDefault="00576E2D" w:rsidP="007D6C1F">
      <w:pPr>
        <w:pStyle w:val="Prrafodelista"/>
        <w:numPr>
          <w:ilvl w:val="0"/>
          <w:numId w:val="36"/>
        </w:numPr>
        <w:rPr>
          <w:ins w:id="176" w:author="Soler Martin, Carlos" w:date="2022-06-18T12:28:00Z"/>
        </w:rPr>
      </w:pPr>
      <w:ins w:id="177" w:author="Soler Martin, Carlos" w:date="2022-06-18T12:28:00Z">
        <w:r>
          <w:t>Ofertas asignadas</w:t>
        </w:r>
        <w:r w:rsidR="0050777F">
          <w:t>:</w:t>
        </w:r>
      </w:ins>
      <w:ins w:id="178" w:author="Soler Martin, Carlos" w:date="2022-06-18T13:30:00Z">
        <w:r w:rsidR="007D6C1F">
          <w:t xml:space="preserve"> </w:t>
        </w:r>
      </w:ins>
      <w:ins w:id="179" w:author="Soler Martin, Carlos" w:date="2022-06-18T13:31:00Z">
        <w:r w:rsidR="007D6C1F">
          <w:t>Permite listar todas las ofertas asignadas y también permite asignar una nueva oferta a un alumno</w:t>
        </w:r>
      </w:ins>
    </w:p>
    <w:p w14:paraId="7F8638C2" w14:textId="160AA52E" w:rsidR="00576E2D" w:rsidRDefault="00576E2D" w:rsidP="007D6C1F">
      <w:pPr>
        <w:pStyle w:val="Prrafodelista"/>
        <w:numPr>
          <w:ilvl w:val="0"/>
          <w:numId w:val="36"/>
        </w:numPr>
        <w:rPr>
          <w:ins w:id="180" w:author="Soler Martin, Carlos" w:date="2022-06-18T12:28:00Z"/>
        </w:rPr>
      </w:pPr>
      <w:ins w:id="181" w:author="Soler Martin, Carlos" w:date="2022-06-18T12:28:00Z">
        <w:r>
          <w:t>Skill</w:t>
        </w:r>
        <w:r w:rsidR="0050777F">
          <w:t>:</w:t>
        </w:r>
      </w:ins>
      <w:ins w:id="182" w:author="Soler Martin, Carlos" w:date="2022-06-18T13:31:00Z">
        <w:r w:rsidR="007D6C1F">
          <w:t xml:space="preserve"> </w:t>
        </w:r>
      </w:ins>
      <w:ins w:id="183" w:author="Soler Martin, Carlos" w:date="2022-06-18T13:32:00Z">
        <w:r w:rsidR="007D6C1F">
          <w:t xml:space="preserve">Permite </w:t>
        </w:r>
        <w:r w:rsidR="00E82909">
          <w:t>acceder a la informa</w:t>
        </w:r>
      </w:ins>
      <w:ins w:id="184" w:author="Soler Martin, Carlos" w:date="2022-06-18T13:33:00Z">
        <w:r w:rsidR="00E82909">
          <w:t xml:space="preserve">ción de un CV asociado a un </w:t>
        </w:r>
      </w:ins>
      <w:ins w:id="185" w:author="Soler Martin, Carlos" w:date="2022-06-18T17:52:00Z">
        <w:r w:rsidR="00F0718C">
          <w:t>alumno</w:t>
        </w:r>
      </w:ins>
      <w:ins w:id="186" w:author="Soler Martin, Carlos" w:date="2022-06-18T13:33:00Z">
        <w:r w:rsidR="00E82909">
          <w:t>, así como eliminar ese CV.</w:t>
        </w:r>
      </w:ins>
    </w:p>
    <w:p w14:paraId="357A4FFB" w14:textId="3E83BC23" w:rsidR="00576E2D" w:rsidRPr="00576E2D" w:rsidRDefault="00576E2D">
      <w:pPr>
        <w:pStyle w:val="Prrafodelista"/>
        <w:numPr>
          <w:ilvl w:val="0"/>
          <w:numId w:val="36"/>
        </w:numPr>
        <w:rPr>
          <w:ins w:id="187" w:author="Soler Martin, Carlos" w:date="2022-06-18T11:50:00Z"/>
        </w:rPr>
        <w:pPrChange w:id="188" w:author="Soler Martin, Carlos" w:date="2022-06-18T13:32:00Z">
          <w:pPr>
            <w:pStyle w:val="Ttulo4"/>
          </w:pPr>
        </w:pPrChange>
      </w:pPr>
      <w:ins w:id="189" w:author="Soler Martin, Carlos" w:date="2022-06-18T12:28:00Z">
        <w:r>
          <w:t>Skills</w:t>
        </w:r>
      </w:ins>
      <w:ins w:id="190" w:author="Soler Martin, Carlos" w:date="2022-06-18T12:29:00Z">
        <w:r w:rsidR="0050777F">
          <w:t>:</w:t>
        </w:r>
      </w:ins>
      <w:ins w:id="191" w:author="Soler Martin, Carlos" w:date="2022-06-18T13:32:00Z">
        <w:r w:rsidR="007D6C1F" w:rsidRPr="007D6C1F">
          <w:t xml:space="preserve"> </w:t>
        </w:r>
        <w:r w:rsidR="007D6C1F">
          <w:t xml:space="preserve">Permite listar todos los CVs asociados a cada </w:t>
        </w:r>
      </w:ins>
      <w:ins w:id="192" w:author="Soler Martin, Carlos" w:date="2022-06-18T17:52:00Z">
        <w:r w:rsidR="00F0718C">
          <w:t xml:space="preserve">alumno </w:t>
        </w:r>
      </w:ins>
      <w:ins w:id="193" w:author="Soler Martin, Carlos" w:date="2022-06-18T13:32:00Z">
        <w:r w:rsidR="007D6C1F">
          <w:t>en la aplicación y también permite registrar un nuevo CV para un alumno.</w:t>
        </w:r>
      </w:ins>
    </w:p>
    <w:p w14:paraId="6B5897DB" w14:textId="7DE7AE3C" w:rsidR="00870194" w:rsidRDefault="00870194" w:rsidP="00870194">
      <w:pPr>
        <w:pStyle w:val="Ttulo4"/>
        <w:rPr>
          <w:ins w:id="194" w:author="Soler Martin, Carlos" w:date="2022-06-18T13:33:00Z"/>
        </w:rPr>
      </w:pPr>
      <w:ins w:id="195" w:author="Soler Martin, Carlos" w:date="2022-06-18T11:50:00Z">
        <w:r>
          <w:t>A</w:t>
        </w:r>
      </w:ins>
      <w:ins w:id="196" w:author="Soler Martin, Carlos" w:date="2022-06-18T11:51:00Z">
        <w:r>
          <w:t>tributos de un recurso</w:t>
        </w:r>
      </w:ins>
    </w:p>
    <w:p w14:paraId="3C1420D1" w14:textId="77777777" w:rsidR="00292EAA" w:rsidRPr="00292EAA" w:rsidRDefault="00292EAA">
      <w:pPr>
        <w:rPr>
          <w:ins w:id="197" w:author="Soler Martin, Carlos" w:date="2022-06-18T11:51:00Z"/>
        </w:rPr>
        <w:pPrChange w:id="198" w:author="Soler Martin, Carlos" w:date="2022-06-18T13:33:00Z">
          <w:pPr>
            <w:pStyle w:val="Ttulo4"/>
          </w:pPr>
        </w:pPrChange>
      </w:pPr>
    </w:p>
    <w:p w14:paraId="5C71237A" w14:textId="09E7D848" w:rsidR="00870194" w:rsidRDefault="00741E6D" w:rsidP="00741E6D">
      <w:pPr>
        <w:pStyle w:val="Ttulo4"/>
        <w:numPr>
          <w:ilvl w:val="4"/>
          <w:numId w:val="5"/>
        </w:numPr>
        <w:rPr>
          <w:ins w:id="199" w:author="Soler Martin, Carlos" w:date="2022-06-18T13:37:00Z"/>
        </w:rPr>
      </w:pPr>
      <w:ins w:id="200" w:author="Soler Martin, Carlos" w:date="2022-06-18T11:51:00Z">
        <w:r>
          <w:t xml:space="preserve">Caracteristicas de </w:t>
        </w:r>
      </w:ins>
      <w:ins w:id="201" w:author="Soler Martin, Carlos" w:date="2022-06-18T13:36:00Z">
        <w:r w:rsidR="00292EAA">
          <w:t xml:space="preserve">los </w:t>
        </w:r>
      </w:ins>
      <w:ins w:id="202" w:author="Soler Martin, Carlos" w:date="2022-06-18T17:52:00Z">
        <w:r w:rsidR="00F0718C">
          <w:t>alumnos</w:t>
        </w:r>
      </w:ins>
    </w:p>
    <w:p w14:paraId="7468D771" w14:textId="035FA5A3" w:rsidR="00292EAA" w:rsidRDefault="00292EAA" w:rsidP="00292EAA">
      <w:pPr>
        <w:rPr>
          <w:ins w:id="203" w:author="Soler Martin, Carlos" w:date="2022-06-18T13:39:00Z"/>
        </w:rPr>
      </w:pPr>
      <w:ins w:id="204" w:author="Soler Martin, Carlos" w:date="2022-06-18T13:37:00Z">
        <w:r>
          <w:t xml:space="preserve">La aplicación permite a los </w:t>
        </w:r>
      </w:ins>
      <w:ins w:id="205" w:author="Soler Martin, Carlos" w:date="2022-06-18T17:52:00Z">
        <w:r w:rsidR="00F0718C">
          <w:t xml:space="preserve">alumnos </w:t>
        </w:r>
      </w:ins>
      <w:ins w:id="206" w:author="Soler Martin, Carlos" w:date="2022-06-18T13:37:00Z">
        <w:r>
          <w:t xml:space="preserve">la creación de </w:t>
        </w:r>
      </w:ins>
      <w:ins w:id="207" w:author="Soler Martin, Carlos" w:date="2022-06-18T13:38:00Z">
        <w:r>
          <w:t xml:space="preserve">su cuenta, éstos podrán ver ofertas </w:t>
        </w:r>
      </w:ins>
      <w:ins w:id="208" w:author="Soler Martin, Carlos" w:date="2022-06-18T17:52:00Z">
        <w:r w:rsidR="00F0718C">
          <w:t>disponibles</w:t>
        </w:r>
      </w:ins>
      <w:ins w:id="209" w:author="Soler Martin, Carlos" w:date="2022-06-18T13:38:00Z">
        <w:r>
          <w:t xml:space="preserve"> de las empresas y </w:t>
        </w:r>
      </w:ins>
      <w:ins w:id="210" w:author="Soler Martin, Carlos" w:date="2022-06-18T13:39:00Z">
        <w:r>
          <w:t>podrán</w:t>
        </w:r>
      </w:ins>
      <w:ins w:id="211" w:author="Soler Martin, Carlos" w:date="2022-06-18T13:38:00Z">
        <w:r>
          <w:t xml:space="preserve"> </w:t>
        </w:r>
      </w:ins>
      <w:ins w:id="212" w:author="Soler Martin, Carlos" w:date="2022-06-18T13:39:00Z">
        <w:r>
          <w:t>ver las ofertas que se le recomiendan.</w:t>
        </w:r>
      </w:ins>
    </w:p>
    <w:p w14:paraId="041262F0" w14:textId="02734406" w:rsidR="00133535" w:rsidRDefault="00133535" w:rsidP="00292EAA">
      <w:pPr>
        <w:rPr>
          <w:ins w:id="213" w:author="Soler Martin, Carlos" w:date="2022-06-18T13:40:00Z"/>
        </w:rPr>
      </w:pPr>
      <w:ins w:id="214" w:author="Soler Martin, Carlos" w:date="2022-06-18T13:39:00Z">
        <w:r>
          <w:t xml:space="preserve">Los atributos del </w:t>
        </w:r>
      </w:ins>
      <w:ins w:id="215" w:author="Soler Martin, Carlos" w:date="2022-06-18T17:53:00Z">
        <w:r w:rsidR="00F0718C">
          <w:t xml:space="preserve">alumno </w:t>
        </w:r>
      </w:ins>
      <w:ins w:id="216" w:author="Soler Martin, Carlos" w:date="2022-06-18T13:39:00Z">
        <w:r>
          <w:t>son</w:t>
        </w:r>
      </w:ins>
      <w:ins w:id="217" w:author="Soler Martin, Carlos" w:date="2022-06-18T13:40:00Z">
        <w:r>
          <w:t>:</w:t>
        </w:r>
      </w:ins>
    </w:p>
    <w:p w14:paraId="33419652" w14:textId="666429E6" w:rsidR="00133535" w:rsidRDefault="00133535" w:rsidP="00133535">
      <w:pPr>
        <w:pStyle w:val="Prrafodelista"/>
        <w:numPr>
          <w:ilvl w:val="0"/>
          <w:numId w:val="37"/>
        </w:numPr>
        <w:rPr>
          <w:ins w:id="218" w:author="Soler Martin, Carlos" w:date="2022-06-18T13:40:00Z"/>
        </w:rPr>
      </w:pPr>
      <w:ins w:id="219" w:author="Soler Martin, Carlos" w:date="2022-06-18T13:40:00Z">
        <w:r>
          <w:t>Nombre:</w:t>
        </w:r>
      </w:ins>
      <w:ins w:id="220" w:author="Soler Martin, Carlos" w:date="2022-06-18T13:41:00Z">
        <w:r>
          <w:t xml:space="preserve"> </w:t>
        </w:r>
      </w:ins>
      <w:ins w:id="221" w:author="Soler Martin, Carlos" w:date="2022-06-18T13:42:00Z">
        <w:r>
          <w:t xml:space="preserve">El </w:t>
        </w:r>
      </w:ins>
      <w:ins w:id="222" w:author="Soler Martin, Carlos" w:date="2022-06-18T17:53:00Z">
        <w:r w:rsidR="00F0718C">
          <w:t xml:space="preserve">alumno </w:t>
        </w:r>
      </w:ins>
      <w:ins w:id="223" w:author="Soler Martin, Carlos" w:date="2022-06-18T13:42:00Z">
        <w:r>
          <w:t>deberá de introducir su nombre completo, incluyendo el segundo nombre en caso de que existiera</w:t>
        </w:r>
      </w:ins>
      <w:ins w:id="224" w:author="Soler Martin, Carlos" w:date="2022-06-18T13:43:00Z">
        <w:r>
          <w:t>.</w:t>
        </w:r>
      </w:ins>
    </w:p>
    <w:p w14:paraId="1BBA6B2E" w14:textId="0F34B117" w:rsidR="00133535" w:rsidRDefault="00133535" w:rsidP="00133535">
      <w:pPr>
        <w:pStyle w:val="Prrafodelista"/>
        <w:numPr>
          <w:ilvl w:val="0"/>
          <w:numId w:val="37"/>
        </w:numPr>
        <w:rPr>
          <w:ins w:id="225" w:author="Soler Martin, Carlos" w:date="2022-06-18T13:41:00Z"/>
        </w:rPr>
      </w:pPr>
      <w:ins w:id="226" w:author="Soler Martin, Carlos" w:date="2022-06-18T13:40:00Z">
        <w:r>
          <w:t>Apellido</w:t>
        </w:r>
      </w:ins>
      <w:ins w:id="227" w:author="Soler Martin, Carlos" w:date="2022-06-18T13:41:00Z">
        <w:r>
          <w:t>:</w:t>
        </w:r>
      </w:ins>
      <w:ins w:id="228" w:author="Soler Martin, Carlos" w:date="2022-06-18T13:42:00Z">
        <w:r w:rsidRPr="00133535">
          <w:t xml:space="preserve"> </w:t>
        </w:r>
        <w:r>
          <w:t xml:space="preserve"> El </w:t>
        </w:r>
      </w:ins>
      <w:ins w:id="229" w:author="Soler Martin, Carlos" w:date="2022-06-18T17:53:00Z">
        <w:r w:rsidR="00F0718C">
          <w:t xml:space="preserve">alumno </w:t>
        </w:r>
      </w:ins>
      <w:ins w:id="230" w:author="Soler Martin, Carlos" w:date="2022-06-18T13:42:00Z">
        <w:r>
          <w:t>deberá de introducir su primero apellid</w:t>
        </w:r>
      </w:ins>
      <w:ins w:id="231" w:author="Soler Martin, Carlos" w:date="2022-06-18T13:43:00Z">
        <w:r>
          <w:t>o.</w:t>
        </w:r>
      </w:ins>
    </w:p>
    <w:p w14:paraId="3D129BEF" w14:textId="2CC35C28" w:rsidR="00133535" w:rsidRDefault="00133535" w:rsidP="00133535">
      <w:pPr>
        <w:pStyle w:val="Prrafodelista"/>
        <w:numPr>
          <w:ilvl w:val="0"/>
          <w:numId w:val="37"/>
        </w:numPr>
        <w:rPr>
          <w:ins w:id="232" w:author="Soler Martin, Carlos" w:date="2022-06-18T13:41:00Z"/>
        </w:rPr>
      </w:pPr>
      <w:ins w:id="233" w:author="Soler Martin, Carlos" w:date="2022-06-18T13:41:00Z">
        <w:r>
          <w:t>Correo electrónico:</w:t>
        </w:r>
      </w:ins>
      <w:ins w:id="234" w:author="Soler Martin, Carlos" w:date="2022-06-18T13:43:00Z">
        <w:r w:rsidRPr="00133535">
          <w:t xml:space="preserve"> </w:t>
        </w:r>
        <w:r>
          <w:t xml:space="preserve"> El </w:t>
        </w:r>
      </w:ins>
      <w:ins w:id="235" w:author="Soler Martin, Carlos" w:date="2022-06-18T17:53:00Z">
        <w:r w:rsidR="00F0718C">
          <w:t xml:space="preserve">alumno </w:t>
        </w:r>
      </w:ins>
      <w:ins w:id="236" w:author="Soler Martin, Carlos" w:date="2022-06-18T13:43:00Z">
        <w:r>
          <w:t>deberá de introducir el correo electrónico que desee asociar a su cuenta.</w:t>
        </w:r>
      </w:ins>
    </w:p>
    <w:p w14:paraId="7CDB8446" w14:textId="3F2E621E" w:rsidR="00133535" w:rsidRDefault="00133535" w:rsidP="00133535">
      <w:pPr>
        <w:pStyle w:val="Prrafodelista"/>
        <w:numPr>
          <w:ilvl w:val="0"/>
          <w:numId w:val="37"/>
        </w:numPr>
        <w:rPr>
          <w:ins w:id="237" w:author="Soler Martin, Carlos" w:date="2022-06-18T13:41:00Z"/>
        </w:rPr>
      </w:pPr>
      <w:ins w:id="238" w:author="Soler Martin, Carlos" w:date="2022-06-18T13:41:00Z">
        <w:r>
          <w:t>Número de teléfono:</w:t>
        </w:r>
      </w:ins>
      <w:ins w:id="239" w:author="Soler Martin, Carlos" w:date="2022-06-18T13:43:00Z">
        <w:r>
          <w:t xml:space="preserve"> El </w:t>
        </w:r>
      </w:ins>
      <w:ins w:id="240" w:author="Soler Martin, Carlos" w:date="2022-06-18T17:53:00Z">
        <w:r w:rsidR="00F0718C">
          <w:t xml:space="preserve">alumno </w:t>
        </w:r>
      </w:ins>
      <w:ins w:id="241" w:author="Soler Martin, Carlos" w:date="2022-06-18T13:43:00Z">
        <w:r>
          <w:t xml:space="preserve">deberá de introducir su </w:t>
        </w:r>
      </w:ins>
      <w:ins w:id="242" w:author="Soler Martin, Carlos" w:date="2022-06-18T13:44:00Z">
        <w:r>
          <w:t>número de teléfono</w:t>
        </w:r>
      </w:ins>
      <w:ins w:id="243" w:author="Soler Martin, Carlos" w:date="2022-06-18T13:43:00Z">
        <w:r>
          <w:t>.</w:t>
        </w:r>
      </w:ins>
    </w:p>
    <w:p w14:paraId="01056067" w14:textId="7F175D1E" w:rsidR="00133535" w:rsidRDefault="006F204F" w:rsidP="00CC1D3B">
      <w:pPr>
        <w:pStyle w:val="Prrafodelista"/>
        <w:numPr>
          <w:ilvl w:val="0"/>
          <w:numId w:val="37"/>
        </w:numPr>
        <w:rPr>
          <w:ins w:id="244" w:author="Soler Martin, Carlos" w:date="2022-06-18T13:45:00Z"/>
        </w:rPr>
      </w:pPr>
      <w:ins w:id="245" w:author="Soler Martin, Carlos" w:date="2022-06-18T13:50:00Z">
        <w:r>
          <w:t>Nombre de usuario</w:t>
        </w:r>
      </w:ins>
      <w:ins w:id="246" w:author="Soler Martin, Carlos" w:date="2022-06-18T13:41:00Z">
        <w:r w:rsidR="00133535">
          <w:t>:</w:t>
        </w:r>
      </w:ins>
      <w:ins w:id="247" w:author="Soler Martin, Carlos" w:date="2022-06-18T13:44:00Z">
        <w:r w:rsidR="00133535">
          <w:t xml:space="preserve"> El </w:t>
        </w:r>
      </w:ins>
      <w:ins w:id="248" w:author="Soler Martin, Carlos" w:date="2022-06-18T17:53:00Z">
        <w:r w:rsidR="00F0718C">
          <w:t xml:space="preserve">alumno </w:t>
        </w:r>
      </w:ins>
      <w:ins w:id="249" w:author="Soler Martin, Carlos" w:date="2022-06-18T13:44:00Z">
        <w:r w:rsidR="00133535">
          <w:t>deberá de introducir un nombre de usuario que será único.</w:t>
        </w:r>
      </w:ins>
      <w:ins w:id="250" w:author="Soler Martin, Carlos" w:date="2022-06-18T13:48:00Z">
        <w:r w:rsidR="00CC1D3B">
          <w:t xml:space="preserve"> Cada vez que el </w:t>
        </w:r>
      </w:ins>
      <w:ins w:id="251" w:author="Soler Martin, Carlos" w:date="2022-06-18T17:53:00Z">
        <w:r w:rsidR="00F0718C">
          <w:t xml:space="preserve">alumno </w:t>
        </w:r>
      </w:ins>
      <w:ins w:id="252" w:author="Soler Martin, Carlos" w:date="2022-06-18T13:48:00Z">
        <w:r w:rsidR="00CC1D3B">
          <w:t>quiera acceder a la aplicación deberá de introducir la contraseña y el nombre de usuario.</w:t>
        </w:r>
      </w:ins>
    </w:p>
    <w:p w14:paraId="1F8FAF69" w14:textId="0B32951E" w:rsidR="00292EAA" w:rsidRPr="00292EAA" w:rsidRDefault="00133535">
      <w:pPr>
        <w:pStyle w:val="Prrafodelista"/>
        <w:numPr>
          <w:ilvl w:val="0"/>
          <w:numId w:val="37"/>
        </w:numPr>
        <w:rPr>
          <w:ins w:id="253" w:author="Soler Martin, Carlos" w:date="2022-06-18T11:51:00Z"/>
        </w:rPr>
        <w:pPrChange w:id="254" w:author="Soler Martin, Carlos" w:date="2022-06-18T13:37:00Z">
          <w:pPr>
            <w:pStyle w:val="Ttulo4"/>
            <w:numPr>
              <w:ilvl w:val="4"/>
            </w:numPr>
            <w:ind w:left="1008" w:hanging="1008"/>
          </w:pPr>
        </w:pPrChange>
      </w:pPr>
      <w:ins w:id="255" w:author="Soler Martin, Carlos" w:date="2022-06-18T13:45:00Z">
        <w:r>
          <w:lastRenderedPageBreak/>
          <w:t xml:space="preserve">Contraseña: El </w:t>
        </w:r>
      </w:ins>
      <w:ins w:id="256" w:author="Soler Martin, Carlos" w:date="2022-06-18T17:53:00Z">
        <w:r w:rsidR="00F0718C">
          <w:t xml:space="preserve">alumno </w:t>
        </w:r>
      </w:ins>
      <w:ins w:id="257" w:author="Soler Martin, Carlos" w:date="2022-06-18T13:45:00Z">
        <w:r>
          <w:t>deberá de introducir una contraseña válida para poder</w:t>
        </w:r>
      </w:ins>
      <w:ins w:id="258" w:author="Soler Martin, Carlos" w:date="2022-06-18T13:47:00Z">
        <w:r w:rsidR="00CC1D3B">
          <w:t xml:space="preserve"> mantener la seguridad de su cuenta</w:t>
        </w:r>
      </w:ins>
      <w:ins w:id="259" w:author="Soler Martin, Carlos" w:date="2022-06-18T13:46:00Z">
        <w:r w:rsidR="00CC1D3B">
          <w:t xml:space="preserve">. La contraseña debe de contener como mínimo: Una letra minúscula, una </w:t>
        </w:r>
      </w:ins>
      <w:ins w:id="260" w:author="Soler Martin, Carlos" w:date="2022-06-18T13:47:00Z">
        <w:r w:rsidR="00CC1D3B">
          <w:t>letra mayúscula</w:t>
        </w:r>
      </w:ins>
      <w:ins w:id="261" w:author="Soler Martin, Carlos" w:date="2022-06-18T13:46:00Z">
        <w:r w:rsidR="00CC1D3B">
          <w:t xml:space="preserve">, un número y un </w:t>
        </w:r>
      </w:ins>
      <w:ins w:id="262" w:author="Soler Martin, Carlos" w:date="2022-06-18T13:47:00Z">
        <w:r w:rsidR="00CC1D3B">
          <w:t>mínimo</w:t>
        </w:r>
      </w:ins>
      <w:ins w:id="263" w:author="Soler Martin, Carlos" w:date="2022-06-18T13:46:00Z">
        <w:r w:rsidR="00CC1D3B">
          <w:t xml:space="preserve"> de 8 caracteres</w:t>
        </w:r>
      </w:ins>
      <w:ins w:id="264" w:author="Soler Martin, Carlos" w:date="2022-06-18T13:47:00Z">
        <w:r w:rsidR="00CC1D3B">
          <w:t xml:space="preserve">. Cada vez que el </w:t>
        </w:r>
      </w:ins>
      <w:ins w:id="265" w:author="Soler Martin, Carlos" w:date="2022-06-18T17:53:00Z">
        <w:r w:rsidR="00F0718C">
          <w:t xml:space="preserve">alumno </w:t>
        </w:r>
      </w:ins>
      <w:ins w:id="266" w:author="Soler Martin, Carlos" w:date="2022-06-18T13:47:00Z">
        <w:r w:rsidR="00CC1D3B">
          <w:t xml:space="preserve">quiera acceder a la aplicación deberá de introducir </w:t>
        </w:r>
      </w:ins>
      <w:ins w:id="267" w:author="Soler Martin, Carlos" w:date="2022-06-18T13:48:00Z">
        <w:r w:rsidR="00CC1D3B">
          <w:t>la contraseña y el nombre de usuario.</w:t>
        </w:r>
      </w:ins>
    </w:p>
    <w:p w14:paraId="1EC7A660" w14:textId="51E2F83E" w:rsidR="00741E6D" w:rsidRDefault="00F0718C" w:rsidP="00741E6D">
      <w:pPr>
        <w:pStyle w:val="Ttulo4"/>
        <w:numPr>
          <w:ilvl w:val="4"/>
          <w:numId w:val="5"/>
        </w:numPr>
        <w:rPr>
          <w:ins w:id="268" w:author="Soler Martin, Carlos" w:date="2022-06-18T13:45:00Z"/>
        </w:rPr>
      </w:pPr>
      <w:ins w:id="269" w:author="Soler Martin, Carlos" w:date="2022-06-18T17:53:00Z">
        <w:r>
          <w:t>Características</w:t>
        </w:r>
      </w:ins>
      <w:ins w:id="270" w:author="Soler Martin, Carlos" w:date="2022-06-18T11:51:00Z">
        <w:r w:rsidR="00741E6D">
          <w:t xml:space="preserve"> de </w:t>
        </w:r>
      </w:ins>
      <w:ins w:id="271" w:author="Soler Martin, Carlos" w:date="2022-06-18T13:36:00Z">
        <w:r w:rsidR="00292EAA">
          <w:t>las empresas</w:t>
        </w:r>
      </w:ins>
    </w:p>
    <w:p w14:paraId="2113F33D" w14:textId="212E5DD6" w:rsidR="00133535" w:rsidRDefault="00504E67" w:rsidP="00133535">
      <w:pPr>
        <w:rPr>
          <w:ins w:id="272" w:author="Soler Martin, Carlos" w:date="2022-06-18T13:45:00Z"/>
        </w:rPr>
      </w:pPr>
      <w:ins w:id="273" w:author="Soler Martin, Carlos" w:date="2022-06-19T12:20:00Z">
        <w:r>
          <w:t xml:space="preserve">La aplicación </w:t>
        </w:r>
        <w:r>
          <w:t>permite a l</w:t>
        </w:r>
        <w:r>
          <w:t xml:space="preserve">as empresas </w:t>
        </w:r>
        <w:r>
          <w:t xml:space="preserve">la creación de su cuenta, </w:t>
        </w:r>
        <w:r>
          <w:t xml:space="preserve">estas podrán ver los alumnos disponibles sin ninguna oferta </w:t>
        </w:r>
      </w:ins>
      <w:ins w:id="274" w:author="Soler Martin, Carlos" w:date="2022-06-19T12:22:00Z">
        <w:r>
          <w:t>asignada,</w:t>
        </w:r>
      </w:ins>
      <w:ins w:id="275" w:author="Soler Martin, Carlos" w:date="2022-06-19T12:20:00Z">
        <w:r>
          <w:t xml:space="preserve"> </w:t>
        </w:r>
      </w:ins>
      <w:ins w:id="276" w:author="Soler Martin, Carlos" w:date="2022-06-19T12:21:00Z">
        <w:r>
          <w:t>así como su CV.</w:t>
        </w:r>
      </w:ins>
    </w:p>
    <w:p w14:paraId="7306D5A8" w14:textId="683DFB4B" w:rsidR="00133535" w:rsidRDefault="00133535" w:rsidP="00133535">
      <w:pPr>
        <w:rPr>
          <w:ins w:id="277" w:author="Soler Martin, Carlos" w:date="2022-06-18T13:45:00Z"/>
        </w:rPr>
      </w:pPr>
      <w:ins w:id="278" w:author="Soler Martin, Carlos" w:date="2022-06-18T13:45:00Z">
        <w:r>
          <w:t>Los atributos de la empresa son:</w:t>
        </w:r>
      </w:ins>
    </w:p>
    <w:p w14:paraId="5AADD482" w14:textId="127F3D6A" w:rsidR="00133535" w:rsidRDefault="00133535" w:rsidP="00D35ADD">
      <w:pPr>
        <w:pStyle w:val="Prrafodelista"/>
        <w:numPr>
          <w:ilvl w:val="0"/>
          <w:numId w:val="37"/>
        </w:numPr>
        <w:rPr>
          <w:ins w:id="279" w:author="Soler Martin, Carlos" w:date="2022-06-18T13:49:00Z"/>
        </w:rPr>
      </w:pPr>
      <w:ins w:id="280" w:author="Soler Martin, Carlos" w:date="2022-06-18T13:45:00Z">
        <w:r>
          <w:t>Nombre</w:t>
        </w:r>
      </w:ins>
      <w:ins w:id="281" w:author="Soler Martin, Carlos" w:date="2022-06-18T13:48:00Z">
        <w:r w:rsidR="00EA08C2">
          <w:t xml:space="preserve"> de la empresa</w:t>
        </w:r>
      </w:ins>
      <w:ins w:id="282" w:author="Soler Martin, Carlos" w:date="2022-06-18T13:45:00Z">
        <w:r>
          <w:t xml:space="preserve">: </w:t>
        </w:r>
      </w:ins>
      <w:ins w:id="283" w:author="Soler Martin, Carlos" w:date="2022-06-18T13:49:00Z">
        <w:r w:rsidR="00EA08C2">
          <w:t xml:space="preserve">La empresa </w:t>
        </w:r>
      </w:ins>
      <w:ins w:id="284" w:author="Soler Martin, Carlos" w:date="2022-06-18T13:45:00Z">
        <w:r>
          <w:t xml:space="preserve">deberá de introducir </w:t>
        </w:r>
      </w:ins>
      <w:ins w:id="285" w:author="Soler Martin, Carlos" w:date="2022-06-18T13:49:00Z">
        <w:r w:rsidR="00EA08C2">
          <w:t>el</w:t>
        </w:r>
      </w:ins>
      <w:ins w:id="286" w:author="Soler Martin, Carlos" w:date="2022-06-18T13:45:00Z">
        <w:r>
          <w:t xml:space="preserve"> nombre completo</w:t>
        </w:r>
      </w:ins>
      <w:ins w:id="287" w:author="Soler Martin, Carlos" w:date="2022-06-18T13:49:00Z">
        <w:r w:rsidR="00EA08C2">
          <w:t xml:space="preserve"> de su empresa.</w:t>
        </w:r>
      </w:ins>
    </w:p>
    <w:p w14:paraId="6B36FC10" w14:textId="134E37AE" w:rsidR="00EA08C2" w:rsidRDefault="00EA08C2" w:rsidP="00EA08C2">
      <w:pPr>
        <w:pStyle w:val="Prrafodelista"/>
        <w:numPr>
          <w:ilvl w:val="0"/>
          <w:numId w:val="37"/>
        </w:numPr>
        <w:rPr>
          <w:ins w:id="288" w:author="Soler Martin, Carlos" w:date="2022-06-18T13:49:00Z"/>
        </w:rPr>
      </w:pPr>
      <w:ins w:id="289" w:author="Soler Martin, Carlos" w:date="2022-06-18T13:49:00Z">
        <w:r>
          <w:t>Correo electrónico:</w:t>
        </w:r>
        <w:r w:rsidRPr="00133535">
          <w:t xml:space="preserve"> </w:t>
        </w:r>
        <w:r>
          <w:t xml:space="preserve"> La empresa deberá de introducir el correo electrónico que desee asociar a su cuenta.</w:t>
        </w:r>
      </w:ins>
    </w:p>
    <w:p w14:paraId="1F42C6F4" w14:textId="7C661FE6" w:rsidR="006F204F" w:rsidRDefault="006F204F" w:rsidP="006F204F">
      <w:pPr>
        <w:pStyle w:val="Prrafodelista"/>
        <w:numPr>
          <w:ilvl w:val="0"/>
          <w:numId w:val="37"/>
        </w:numPr>
        <w:rPr>
          <w:ins w:id="290" w:author="Soler Martin, Carlos" w:date="2022-06-18T13:50:00Z"/>
        </w:rPr>
      </w:pPr>
      <w:ins w:id="291" w:author="Soler Martin, Carlos" w:date="2022-06-18T13:50:00Z">
        <w:r>
          <w:t>Número de teléfono: La empresa deberá de introducir su número de teléfono.</w:t>
        </w:r>
      </w:ins>
    </w:p>
    <w:p w14:paraId="7D1635B4" w14:textId="7E088CA6" w:rsidR="006F204F" w:rsidRDefault="006F204F" w:rsidP="007C4A94">
      <w:pPr>
        <w:pStyle w:val="Prrafodelista"/>
        <w:numPr>
          <w:ilvl w:val="0"/>
          <w:numId w:val="37"/>
        </w:numPr>
        <w:rPr>
          <w:ins w:id="292" w:author="Soler Martin, Carlos" w:date="2022-06-18T13:50:00Z"/>
        </w:rPr>
      </w:pPr>
      <w:ins w:id="293" w:author="Soler Martin, Carlos" w:date="2022-06-18T13:50:00Z">
        <w:r>
          <w:t xml:space="preserve">Nombre de usuario: </w:t>
        </w:r>
      </w:ins>
      <w:ins w:id="294" w:author="Soler Martin, Carlos" w:date="2022-06-18T13:51:00Z">
        <w:r>
          <w:t>La empresa</w:t>
        </w:r>
      </w:ins>
      <w:ins w:id="295" w:author="Soler Martin, Carlos" w:date="2022-06-18T13:50:00Z">
        <w:r>
          <w:t xml:space="preserve"> deberá de introducir un nombre de usuario que será único. Cada vez que </w:t>
        </w:r>
      </w:ins>
      <w:ins w:id="296" w:author="Soler Martin, Carlos" w:date="2022-06-18T13:51:00Z">
        <w:r w:rsidR="007C4A94">
          <w:t>la empresa</w:t>
        </w:r>
      </w:ins>
      <w:ins w:id="297" w:author="Soler Martin, Carlos" w:date="2022-06-18T13:50:00Z">
        <w:r>
          <w:t xml:space="preserve"> quiera acceder a la aplicación deberá de introducir </w:t>
        </w:r>
      </w:ins>
      <w:ins w:id="298" w:author="Soler Martin, Carlos" w:date="2022-06-18T13:51:00Z">
        <w:r w:rsidR="007C4A94">
          <w:t>el nombre de usuario y la</w:t>
        </w:r>
      </w:ins>
      <w:ins w:id="299" w:author="Soler Martin, Carlos" w:date="2022-06-18T13:50:00Z">
        <w:r>
          <w:t xml:space="preserve"> contraseña</w:t>
        </w:r>
      </w:ins>
      <w:ins w:id="300" w:author="Soler Martin, Carlos" w:date="2022-06-18T13:51:00Z">
        <w:r w:rsidR="007C4A94">
          <w:t>.</w:t>
        </w:r>
      </w:ins>
    </w:p>
    <w:p w14:paraId="721FED9E" w14:textId="530A2C09" w:rsidR="007C4A94" w:rsidRDefault="007C4A94" w:rsidP="007C4A94">
      <w:pPr>
        <w:pStyle w:val="Prrafodelista"/>
        <w:numPr>
          <w:ilvl w:val="0"/>
          <w:numId w:val="37"/>
        </w:numPr>
        <w:rPr>
          <w:ins w:id="301" w:author="Soler Martin, Carlos" w:date="2022-06-18T13:52:00Z"/>
        </w:rPr>
      </w:pPr>
      <w:ins w:id="302" w:author="Soler Martin, Carlos" w:date="2022-06-18T13:51:00Z">
        <w:r>
          <w:t xml:space="preserve">Contraseña: La empresa deberá de introducir una contraseña válida para poder mantener la seguridad de su cuenta. La contraseña debe de contener como mínimo: Una letra minúscula, una letra mayúscula, un número y un mínimo de 8 caracteres. </w:t>
        </w:r>
      </w:ins>
      <w:ins w:id="303" w:author="Soler Martin, Carlos" w:date="2022-06-18T13:52:00Z">
        <w:r>
          <w:t>Cada vez que la empresa quiera acceder a la aplicación deberá de introducir el nombre de usuario y la contraseña.</w:t>
        </w:r>
      </w:ins>
    </w:p>
    <w:p w14:paraId="3663C07C" w14:textId="4DEBAB54" w:rsidR="00EA08C2" w:rsidRPr="00133535" w:rsidRDefault="00EA08C2">
      <w:pPr>
        <w:pStyle w:val="Prrafodelista"/>
        <w:rPr>
          <w:ins w:id="304" w:author="Soler Martin, Carlos" w:date="2022-06-18T13:39:00Z"/>
        </w:rPr>
        <w:pPrChange w:id="305" w:author="Soler Martin, Carlos" w:date="2022-06-18T13:52:00Z">
          <w:pPr>
            <w:pStyle w:val="Ttulo4"/>
            <w:numPr>
              <w:ilvl w:val="4"/>
            </w:numPr>
            <w:ind w:left="1008" w:hanging="1008"/>
          </w:pPr>
        </w:pPrChange>
      </w:pPr>
    </w:p>
    <w:p w14:paraId="1FE2BD1A" w14:textId="5AF8B483" w:rsidR="00741E6D" w:rsidRDefault="00504E67" w:rsidP="00741E6D">
      <w:pPr>
        <w:pStyle w:val="Ttulo4"/>
        <w:numPr>
          <w:ilvl w:val="4"/>
          <w:numId w:val="5"/>
        </w:numPr>
        <w:rPr>
          <w:ins w:id="306" w:author="Soler Martin, Carlos" w:date="2022-06-18T13:39:00Z"/>
        </w:rPr>
      </w:pPr>
      <w:ins w:id="307" w:author="Soler Martin, Carlos" w:date="2022-06-19T12:23:00Z">
        <w:r>
          <w:lastRenderedPageBreak/>
          <w:t>Características</w:t>
        </w:r>
      </w:ins>
      <w:ins w:id="308" w:author="Soler Martin, Carlos" w:date="2022-06-18T11:51:00Z">
        <w:r w:rsidR="00741E6D">
          <w:t xml:space="preserve"> de </w:t>
        </w:r>
      </w:ins>
      <w:ins w:id="309" w:author="Soler Martin, Carlos" w:date="2022-06-18T13:36:00Z">
        <w:r w:rsidR="00292EAA">
          <w:t>las ofertas sin asignar</w:t>
        </w:r>
      </w:ins>
    </w:p>
    <w:p w14:paraId="3B538992" w14:textId="3CF2C0BC" w:rsidR="00292EAA" w:rsidRDefault="00504E67" w:rsidP="00292EAA">
      <w:pPr>
        <w:rPr>
          <w:ins w:id="310" w:author="Soler Martin, Carlos" w:date="2022-06-18T14:08:00Z"/>
        </w:rPr>
      </w:pPr>
      <w:ins w:id="311" w:author="Soler Martin, Carlos" w:date="2022-06-19T12:21:00Z">
        <w:r>
          <w:t xml:space="preserve">Los perfiles de empresas crean las ofertas </w:t>
        </w:r>
      </w:ins>
      <w:ins w:id="312" w:author="Soler Martin, Carlos" w:date="2022-06-19T12:22:00Z">
        <w:r>
          <w:t xml:space="preserve">nuevas con una serie de atributos necesarios </w:t>
        </w:r>
      </w:ins>
      <w:ins w:id="313" w:author="Soler Martin, Carlos" w:date="2022-06-19T12:23:00Z">
        <w:r>
          <w:t>que los alumnos deben de tener para poder optar a dicha oferta.</w:t>
        </w:r>
      </w:ins>
    </w:p>
    <w:p w14:paraId="508A5912" w14:textId="670BA167" w:rsidR="00BE7FE8" w:rsidRDefault="00BE7FE8" w:rsidP="00BE7FE8">
      <w:pPr>
        <w:rPr>
          <w:ins w:id="314" w:author="Soler Martin, Carlos" w:date="2022-06-18T14:08:00Z"/>
        </w:rPr>
      </w:pPr>
      <w:ins w:id="315" w:author="Soler Martin, Carlos" w:date="2022-06-18T14:08:00Z">
        <w:r>
          <w:t>Los atributos de las ofertas sin asignar son:</w:t>
        </w:r>
      </w:ins>
    </w:p>
    <w:p w14:paraId="6266CB46" w14:textId="23E8E2F8" w:rsidR="00BE7FE8" w:rsidRDefault="00BE7FE8" w:rsidP="00BE7FE8">
      <w:pPr>
        <w:pStyle w:val="Prrafodelista"/>
        <w:numPr>
          <w:ilvl w:val="0"/>
          <w:numId w:val="37"/>
        </w:numPr>
        <w:rPr>
          <w:ins w:id="316" w:author="Soler Martin, Carlos" w:date="2022-06-18T14:12:00Z"/>
        </w:rPr>
      </w:pPr>
      <w:ins w:id="317" w:author="Soler Martin, Carlos" w:date="2022-06-18T14:08:00Z">
        <w:r>
          <w:t xml:space="preserve">Nombre de la empresa: </w:t>
        </w:r>
      </w:ins>
      <w:ins w:id="318" w:author="Soler Martin, Carlos" w:date="2022-06-18T14:11:00Z">
        <w:r w:rsidR="0049232A">
          <w:t>Nombre de la empresa que realiza la oferta</w:t>
        </w:r>
      </w:ins>
      <w:ins w:id="319" w:author="Soler Martin, Carlos" w:date="2022-06-18T14:08:00Z">
        <w:r>
          <w:t>.</w:t>
        </w:r>
      </w:ins>
    </w:p>
    <w:p w14:paraId="3B3D3560" w14:textId="17BB18CB" w:rsidR="0049232A" w:rsidRDefault="0049232A" w:rsidP="0049232A">
      <w:pPr>
        <w:pStyle w:val="Prrafodelista"/>
        <w:numPr>
          <w:ilvl w:val="0"/>
          <w:numId w:val="37"/>
        </w:numPr>
        <w:rPr>
          <w:ins w:id="320" w:author="Soler Martin, Carlos" w:date="2022-06-18T14:12:00Z"/>
        </w:rPr>
      </w:pPr>
      <w:ins w:id="321" w:author="Soler Martin, Carlos" w:date="2022-06-18T14:13:00Z">
        <w:r>
          <w:t>Título</w:t>
        </w:r>
      </w:ins>
      <w:ins w:id="322" w:author="Soler Martin, Carlos" w:date="2022-06-18T14:12:00Z">
        <w:r>
          <w:t xml:space="preserve"> de la oferta: Titulo y descripción de la oferta</w:t>
        </w:r>
      </w:ins>
      <w:ins w:id="323" w:author="Soler Martin, Carlos" w:date="2022-06-18T14:13:00Z">
        <w:r>
          <w:t>, ej: Analista Jr</w:t>
        </w:r>
      </w:ins>
      <w:ins w:id="324" w:author="Soler Martin, Carlos" w:date="2022-06-18T14:14:00Z">
        <w:r w:rsidR="00DC183D">
          <w:t>.</w:t>
        </w:r>
      </w:ins>
      <w:ins w:id="325" w:author="Soler Martin, Carlos" w:date="2022-06-18T14:13:00Z">
        <w:r w:rsidR="00DC183D">
          <w:t xml:space="preserve"> data science</w:t>
        </w:r>
      </w:ins>
      <w:ins w:id="326" w:author="Soler Martin, Carlos" w:date="2022-06-18T14:14:00Z">
        <w:r w:rsidR="00DC183D">
          <w:t>.</w:t>
        </w:r>
      </w:ins>
    </w:p>
    <w:p w14:paraId="3857F758" w14:textId="3CF357A7" w:rsidR="0049232A" w:rsidRDefault="00DC183D" w:rsidP="00BE7FE8">
      <w:pPr>
        <w:pStyle w:val="Prrafodelista"/>
        <w:numPr>
          <w:ilvl w:val="0"/>
          <w:numId w:val="37"/>
        </w:numPr>
        <w:rPr>
          <w:ins w:id="327" w:author="Soler Martin, Carlos" w:date="2022-06-18T14:14:00Z"/>
        </w:rPr>
      </w:pPr>
      <w:ins w:id="328" w:author="Soler Martin, Carlos" w:date="2022-06-18T14:14:00Z">
        <w:r>
          <w:t>Ciudad: Ciudad donde se realizará el trabajo.</w:t>
        </w:r>
      </w:ins>
    </w:p>
    <w:p w14:paraId="5E766AA6" w14:textId="72E5692D" w:rsidR="00DC183D" w:rsidRDefault="00DC183D" w:rsidP="00BE7FE8">
      <w:pPr>
        <w:pStyle w:val="Prrafodelista"/>
        <w:numPr>
          <w:ilvl w:val="0"/>
          <w:numId w:val="37"/>
        </w:numPr>
        <w:rPr>
          <w:ins w:id="329" w:author="Soler Martin, Carlos" w:date="2022-06-18T14:14:00Z"/>
        </w:rPr>
      </w:pPr>
      <w:ins w:id="330" w:author="Soler Martin, Carlos" w:date="2022-06-18T14:14:00Z">
        <w:r>
          <w:t>Grado:</w:t>
        </w:r>
      </w:ins>
      <w:ins w:id="331" w:author="Soler Martin, Carlos" w:date="2022-06-18T14:15:00Z">
        <w:r>
          <w:t xml:space="preserve"> Grado requerido para</w:t>
        </w:r>
        <w:r w:rsidRPr="00DC183D">
          <w:t xml:space="preserve"> </w:t>
        </w:r>
        <w:r>
          <w:t>optar por</w:t>
        </w:r>
      </w:ins>
      <w:ins w:id="332" w:author="Soler Martin, Carlos" w:date="2022-06-18T14:16:00Z">
        <w:r>
          <w:t xml:space="preserve"> </w:t>
        </w:r>
      </w:ins>
      <w:ins w:id="333" w:author="Soler Martin, Carlos" w:date="2022-06-18T14:15:00Z">
        <w:r>
          <w:t>la oferta de trabajo. Los grados disponibles son:</w:t>
        </w:r>
      </w:ins>
      <w:ins w:id="334" w:author="Soler Martin, Carlos" w:date="2022-06-18T14:18:00Z">
        <w:r>
          <w:t xml:space="preserve"> Ingeniería Informática, Ingeniería Industrial, </w:t>
        </w:r>
      </w:ins>
      <w:ins w:id="335" w:author="Soler Martin, Carlos" w:date="2022-06-18T14:20:00Z">
        <w:r w:rsidR="00990DBC">
          <w:t>Ingeniería</w:t>
        </w:r>
      </w:ins>
      <w:ins w:id="336" w:author="Soler Martin, Carlos" w:date="2022-06-18T14:18:00Z">
        <w:r>
          <w:t xml:space="preserve"> de Telecomunicaciones, </w:t>
        </w:r>
        <w:r w:rsidR="00990DBC">
          <w:t>Data sci</w:t>
        </w:r>
      </w:ins>
      <w:ins w:id="337" w:author="Soler Martin, Carlos" w:date="2022-06-18T14:19:00Z">
        <w:r w:rsidR="00990DBC">
          <w:t xml:space="preserve">entist, </w:t>
        </w:r>
      </w:ins>
      <w:ins w:id="338" w:author="Soler Martin, Carlos" w:date="2022-06-18T14:21:00Z">
        <w:r w:rsidR="00990DBC">
          <w:t>Matemáticas</w:t>
        </w:r>
      </w:ins>
      <w:ins w:id="339" w:author="Soler Martin, Carlos" w:date="2022-06-18T14:19:00Z">
        <w:r w:rsidR="00990DBC">
          <w:t xml:space="preserve">, </w:t>
        </w:r>
      </w:ins>
      <w:ins w:id="340" w:author="Soler Martin, Carlos" w:date="2022-06-18T14:20:00Z">
        <w:r w:rsidR="00990DBC">
          <w:t>Física</w:t>
        </w:r>
      </w:ins>
      <w:ins w:id="341" w:author="Soler Martin, Carlos" w:date="2022-06-18T14:19:00Z">
        <w:r w:rsidR="00990DBC">
          <w:t>, ADE, Derecho, Marketing y Sociolog</w:t>
        </w:r>
      </w:ins>
      <w:ins w:id="342" w:author="Soler Martin, Carlos" w:date="2022-06-18T14:20:00Z">
        <w:r w:rsidR="00990DBC">
          <w:t>ía.</w:t>
        </w:r>
      </w:ins>
    </w:p>
    <w:p w14:paraId="39A101F5" w14:textId="27DFC19B" w:rsidR="00DC183D" w:rsidRDefault="00DC183D" w:rsidP="00BE7FE8">
      <w:pPr>
        <w:pStyle w:val="Prrafodelista"/>
        <w:numPr>
          <w:ilvl w:val="0"/>
          <w:numId w:val="37"/>
        </w:numPr>
        <w:rPr>
          <w:ins w:id="343" w:author="Soler Martin, Carlos" w:date="2022-06-18T14:16:00Z"/>
        </w:rPr>
      </w:pPr>
      <w:ins w:id="344" w:author="Soler Martin, Carlos" w:date="2022-06-18T14:14:00Z">
        <w:r>
          <w:t>Nota media:</w:t>
        </w:r>
      </w:ins>
      <w:ins w:id="345" w:author="Soler Martin, Carlos" w:date="2022-06-18T14:15:00Z">
        <w:r>
          <w:t xml:space="preserve"> Nota media mínima para optar por la oferta de trabajo</w:t>
        </w:r>
      </w:ins>
      <w:ins w:id="346" w:author="Soler Martin, Carlos" w:date="2022-06-18T14:16:00Z">
        <w:r>
          <w:t>.</w:t>
        </w:r>
      </w:ins>
    </w:p>
    <w:p w14:paraId="4E132E86" w14:textId="11C79EEB" w:rsidR="00DC183D" w:rsidRDefault="00DC183D" w:rsidP="00BE7FE8">
      <w:pPr>
        <w:pStyle w:val="Prrafodelista"/>
        <w:numPr>
          <w:ilvl w:val="0"/>
          <w:numId w:val="37"/>
        </w:numPr>
        <w:rPr>
          <w:ins w:id="347" w:author="Soler Martin, Carlos" w:date="2022-06-18T14:16:00Z"/>
        </w:rPr>
      </w:pPr>
      <w:ins w:id="348" w:author="Soler Martin, Carlos" w:date="2022-06-18T14:16:00Z">
        <w:r>
          <w:t xml:space="preserve">Nivel de </w:t>
        </w:r>
      </w:ins>
      <w:ins w:id="349" w:author="Soler Martin, Carlos" w:date="2022-06-18T14:20:00Z">
        <w:r w:rsidR="00990DBC">
          <w:t>inglés</w:t>
        </w:r>
      </w:ins>
      <w:ins w:id="350" w:author="Soler Martin, Carlos" w:date="2022-06-18T14:16:00Z">
        <w:r>
          <w:t>:</w:t>
        </w:r>
      </w:ins>
      <w:ins w:id="351" w:author="Soler Martin, Carlos" w:date="2022-06-18T14:20:00Z">
        <w:r w:rsidR="00990DBC">
          <w:t xml:space="preserve"> Nivel de inglés necesario para poder optar a la oferta de trabajo. Los niveles son los siguientes: </w:t>
        </w:r>
      </w:ins>
      <w:ins w:id="352" w:author="Soler Martin, Carlos" w:date="2022-06-18T14:21:00Z">
        <w:r w:rsidR="00990DBC">
          <w:t>No aplica, Nivel Básico, Nivel medio y Nivel avanzado.</w:t>
        </w:r>
      </w:ins>
    </w:p>
    <w:p w14:paraId="4949DBD6" w14:textId="657E3E5E" w:rsidR="00DC183D" w:rsidRDefault="00DC183D" w:rsidP="00DC183D">
      <w:pPr>
        <w:pStyle w:val="Prrafodelista"/>
        <w:numPr>
          <w:ilvl w:val="0"/>
          <w:numId w:val="37"/>
        </w:numPr>
        <w:rPr>
          <w:ins w:id="353" w:author="Soler Martin, Carlos" w:date="2022-06-18T14:22:00Z"/>
        </w:rPr>
      </w:pPr>
      <w:ins w:id="354" w:author="Soler Martin, Carlos" w:date="2022-06-18T14:16:00Z">
        <w:r>
          <w:t>Nivel de alemán:</w:t>
        </w:r>
      </w:ins>
      <w:ins w:id="355" w:author="Soler Martin, Carlos" w:date="2022-06-18T14:21:00Z">
        <w:r w:rsidR="00990DBC" w:rsidRPr="00990DBC">
          <w:t xml:space="preserve"> </w:t>
        </w:r>
        <w:r w:rsidR="00990DBC">
          <w:t>Nivel de alemán necesario para poder optar a la oferta de trabajo. Los niveles son los siguientes: No aplica, Nivel Básico, Nivel medio y Nivel avanzado.</w:t>
        </w:r>
      </w:ins>
    </w:p>
    <w:p w14:paraId="372B9981" w14:textId="5D27CFC3" w:rsidR="00990DBC" w:rsidRDefault="00990DBC" w:rsidP="00990DBC">
      <w:pPr>
        <w:pStyle w:val="Prrafodelista"/>
        <w:numPr>
          <w:ilvl w:val="0"/>
          <w:numId w:val="37"/>
        </w:numPr>
        <w:rPr>
          <w:ins w:id="356" w:author="Soler Martin, Carlos" w:date="2022-06-18T14:16:00Z"/>
        </w:rPr>
      </w:pPr>
      <w:ins w:id="357" w:author="Soler Martin, Carlos" w:date="2022-06-18T14:22:00Z">
        <w:r>
          <w:t>Nivel de francés:</w:t>
        </w:r>
        <w:r w:rsidRPr="00990DBC">
          <w:t xml:space="preserve"> </w:t>
        </w:r>
        <w:r>
          <w:t>Nivel de francés necesario para poder optar a la oferta de trabajo. Los niveles son los siguientes: No aplica, Nivel Básico, Nivel medio y Nivel avanzado.</w:t>
        </w:r>
      </w:ins>
    </w:p>
    <w:p w14:paraId="299BA654" w14:textId="7827A8C1" w:rsidR="00DC183D" w:rsidRDefault="00DC183D" w:rsidP="00DC183D">
      <w:pPr>
        <w:pStyle w:val="Prrafodelista"/>
        <w:numPr>
          <w:ilvl w:val="0"/>
          <w:numId w:val="37"/>
        </w:numPr>
        <w:rPr>
          <w:ins w:id="358" w:author="Soler Martin, Carlos" w:date="2022-06-18T14:16:00Z"/>
        </w:rPr>
      </w:pPr>
      <w:ins w:id="359" w:author="Soler Martin, Carlos" w:date="2022-06-18T14:16:00Z">
        <w:r>
          <w:t>Nivel de trabajo en equipo:</w:t>
        </w:r>
      </w:ins>
      <w:ins w:id="360" w:author="Soler Martin, Carlos" w:date="2022-06-18T14:21:00Z">
        <w:r w:rsidR="00990DBC">
          <w:t xml:space="preserve"> Nivel de </w:t>
        </w:r>
      </w:ins>
      <w:ins w:id="361" w:author="Soler Martin, Carlos" w:date="2022-06-18T14:22:00Z">
        <w:r w:rsidR="00990DBC">
          <w:t>trabajo en equipo</w:t>
        </w:r>
      </w:ins>
      <w:ins w:id="362" w:author="Soler Martin, Carlos" w:date="2022-06-18T14:21:00Z">
        <w:r w:rsidR="00990DBC">
          <w:t xml:space="preserve"> necesario para poder optar a la oferta de trabajo. Los niveles son los siguientes: No aplica, Nivel Básico, Nivel medio y Nivel avanzado.</w:t>
        </w:r>
      </w:ins>
    </w:p>
    <w:p w14:paraId="1C46BB39" w14:textId="06A56115" w:rsidR="00DC183D" w:rsidRDefault="00DC183D" w:rsidP="00DC183D">
      <w:pPr>
        <w:pStyle w:val="Prrafodelista"/>
        <w:numPr>
          <w:ilvl w:val="0"/>
          <w:numId w:val="37"/>
        </w:numPr>
        <w:rPr>
          <w:ins w:id="363" w:author="Soler Martin, Carlos" w:date="2022-06-18T14:16:00Z"/>
        </w:rPr>
      </w:pPr>
      <w:ins w:id="364" w:author="Soler Martin, Carlos" w:date="2022-06-18T14:16:00Z">
        <w:r>
          <w:t>Nivel de comunicación:</w:t>
        </w:r>
      </w:ins>
      <w:ins w:id="365" w:author="Soler Martin, Carlos" w:date="2022-06-18T14:22:00Z">
        <w:r w:rsidR="00990DBC">
          <w:t xml:space="preserve"> Nivel de comunicación necesario para poder optar a la oferta de trabajo. Los niveles son los siguientes: No aplica, Nivel Básico, Nivel medio y Nivel avanzado.</w:t>
        </w:r>
      </w:ins>
    </w:p>
    <w:p w14:paraId="0FA245C0" w14:textId="2106941C" w:rsidR="00DC183D" w:rsidRDefault="00DC183D" w:rsidP="00DC183D">
      <w:pPr>
        <w:pStyle w:val="Prrafodelista"/>
        <w:numPr>
          <w:ilvl w:val="0"/>
          <w:numId w:val="37"/>
        </w:numPr>
        <w:rPr>
          <w:ins w:id="366" w:author="Soler Martin, Carlos" w:date="2022-06-18T14:16:00Z"/>
        </w:rPr>
      </w:pPr>
      <w:ins w:id="367" w:author="Soler Martin, Carlos" w:date="2022-06-18T14:16:00Z">
        <w:r>
          <w:lastRenderedPageBreak/>
          <w:t>Nivel de matemáticas:</w:t>
        </w:r>
      </w:ins>
      <w:ins w:id="368" w:author="Soler Martin, Carlos" w:date="2022-06-18T14:22:00Z">
        <w:r w:rsidR="00990DBC">
          <w:t xml:space="preserve"> Nivel de </w:t>
        </w:r>
      </w:ins>
      <w:ins w:id="369" w:author="Soler Martin, Carlos" w:date="2022-06-18T14:23:00Z">
        <w:r w:rsidR="00990DBC">
          <w:t>matemáticas</w:t>
        </w:r>
      </w:ins>
      <w:ins w:id="370" w:author="Soler Martin, Carlos" w:date="2022-06-18T14:22:00Z">
        <w:r w:rsidR="00990DBC">
          <w:t xml:space="preserve"> necesario para poder optar a la oferta de trabajo. Los niveles son los siguientes: No aplica, Nivel Básico, Nivel medio y Nivel avanzado.</w:t>
        </w:r>
      </w:ins>
    </w:p>
    <w:p w14:paraId="213AE99C" w14:textId="6C1A8E99" w:rsidR="00DC183D" w:rsidRDefault="00DC183D" w:rsidP="00DC183D">
      <w:pPr>
        <w:pStyle w:val="Prrafodelista"/>
        <w:numPr>
          <w:ilvl w:val="0"/>
          <w:numId w:val="37"/>
        </w:numPr>
        <w:rPr>
          <w:ins w:id="371" w:author="Soler Martin, Carlos" w:date="2022-06-18T14:17:00Z"/>
        </w:rPr>
      </w:pPr>
      <w:ins w:id="372" w:author="Soler Martin, Carlos" w:date="2022-06-18T14:16:00Z">
        <w:r>
          <w:t>Niv</w:t>
        </w:r>
      </w:ins>
      <w:ins w:id="373" w:author="Soler Martin, Carlos" w:date="2022-06-18T14:17:00Z">
        <w:r>
          <w:t>el de estadística:</w:t>
        </w:r>
      </w:ins>
      <w:ins w:id="374" w:author="Soler Martin, Carlos" w:date="2022-06-18T14:23:00Z">
        <w:r w:rsidR="00990DBC" w:rsidRPr="00990DBC">
          <w:t xml:space="preserve"> </w:t>
        </w:r>
        <w:r w:rsidR="00990DBC">
          <w:t>Nivel de estadística necesario para poder optar a la oferta de trabajo. Los niveles son los siguientes: No aplica, Nivel Básico, Nivel medio y Nivel avanzado.</w:t>
        </w:r>
      </w:ins>
    </w:p>
    <w:p w14:paraId="4318416A" w14:textId="0140BDEE" w:rsidR="00DC183D" w:rsidRDefault="00DC183D" w:rsidP="00DC183D">
      <w:pPr>
        <w:pStyle w:val="Prrafodelista"/>
        <w:numPr>
          <w:ilvl w:val="0"/>
          <w:numId w:val="37"/>
        </w:numPr>
        <w:rPr>
          <w:ins w:id="375" w:author="Soler Martin, Carlos" w:date="2022-06-18T14:17:00Z"/>
        </w:rPr>
      </w:pPr>
      <w:ins w:id="376" w:author="Soler Martin, Carlos" w:date="2022-06-18T14:17:00Z">
        <w:r>
          <w:t>Nivel de gestión de proyectos:</w:t>
        </w:r>
      </w:ins>
      <w:ins w:id="377" w:author="Soler Martin, Carlos" w:date="2022-06-18T14:23:00Z">
        <w:r w:rsidR="00990DBC">
          <w:t xml:space="preserve"> Nivel de gestión de proyectos necesario para poder optar a la oferta de trabajo. Los niveles son los siguientes: No aplica, Nivel Básico, Nivel medio y Nivel avanzado.</w:t>
        </w:r>
      </w:ins>
    </w:p>
    <w:p w14:paraId="2E04A671" w14:textId="5C2B5455" w:rsidR="00DC183D" w:rsidRDefault="00DC183D" w:rsidP="00DC183D">
      <w:pPr>
        <w:pStyle w:val="Prrafodelista"/>
        <w:numPr>
          <w:ilvl w:val="0"/>
          <w:numId w:val="37"/>
        </w:numPr>
        <w:rPr>
          <w:ins w:id="378" w:author="Soler Martin, Carlos" w:date="2022-06-18T14:17:00Z"/>
        </w:rPr>
      </w:pPr>
      <w:ins w:id="379" w:author="Soler Martin, Carlos" w:date="2022-06-18T14:17:00Z">
        <w:r>
          <w:t>Nivel de sostenibilidad:</w:t>
        </w:r>
      </w:ins>
      <w:ins w:id="380" w:author="Soler Martin, Carlos" w:date="2022-06-18T14:23:00Z">
        <w:r w:rsidR="00990DBC">
          <w:t xml:space="preserve"> Nivel de sostenibilidad necesario para poder optar a la oferta de trabajo. Los niveles son los siguientes: No aplica, Nivel Básico, Nivel medio y Nivel avanzado.</w:t>
        </w:r>
      </w:ins>
    </w:p>
    <w:p w14:paraId="6B2AFA3B" w14:textId="241F9D4F" w:rsidR="00DC183D" w:rsidRDefault="00DC183D" w:rsidP="00DC183D">
      <w:pPr>
        <w:pStyle w:val="Prrafodelista"/>
        <w:numPr>
          <w:ilvl w:val="0"/>
          <w:numId w:val="37"/>
        </w:numPr>
        <w:rPr>
          <w:ins w:id="381" w:author="Soler Martin, Carlos" w:date="2022-06-18T14:17:00Z"/>
        </w:rPr>
      </w:pPr>
      <w:ins w:id="382" w:author="Soler Martin, Carlos" w:date="2022-06-18T14:17:00Z">
        <w:r>
          <w:t>Nivel de Big Data:</w:t>
        </w:r>
      </w:ins>
      <w:ins w:id="383" w:author="Soler Martin, Carlos" w:date="2022-06-18T14:23:00Z">
        <w:r w:rsidR="00990DBC">
          <w:t xml:space="preserve"> Nivel de Big Data necesario para poder optar a la oferta de trabajo. Los niveles son los siguientes: No aplica, Nivel Básico, Nivel medio y Nivel avanzado.</w:t>
        </w:r>
      </w:ins>
    </w:p>
    <w:p w14:paraId="426814A4" w14:textId="25876061" w:rsidR="00990DBC" w:rsidRPr="00292EAA" w:rsidRDefault="00DC183D">
      <w:pPr>
        <w:pStyle w:val="Prrafodelista"/>
        <w:numPr>
          <w:ilvl w:val="0"/>
          <w:numId w:val="37"/>
        </w:numPr>
        <w:rPr>
          <w:ins w:id="384" w:author="Soler Martin, Carlos" w:date="2022-06-18T13:36:00Z"/>
        </w:rPr>
        <w:pPrChange w:id="385" w:author="Soler Martin, Carlos" w:date="2022-06-18T14:24:00Z">
          <w:pPr>
            <w:pStyle w:val="Ttulo4"/>
            <w:numPr>
              <w:ilvl w:val="4"/>
            </w:numPr>
            <w:ind w:left="1008" w:hanging="1008"/>
          </w:pPr>
        </w:pPrChange>
      </w:pPr>
      <w:ins w:id="386" w:author="Soler Martin, Carlos" w:date="2022-06-18T14:17:00Z">
        <w:r>
          <w:t>Nivel de programación:</w:t>
        </w:r>
      </w:ins>
      <w:ins w:id="387" w:author="Soler Martin, Carlos" w:date="2022-06-18T14:24:00Z">
        <w:r w:rsidR="00990DBC">
          <w:t xml:space="preserve"> Nivel de </w:t>
        </w:r>
      </w:ins>
      <w:ins w:id="388" w:author="Soler Martin, Carlos" w:date="2022-06-19T12:24:00Z">
        <w:r w:rsidR="00CA786E">
          <w:t>programación</w:t>
        </w:r>
      </w:ins>
      <w:ins w:id="389" w:author="Soler Martin, Carlos" w:date="2022-06-18T14:24:00Z">
        <w:r w:rsidR="00990DBC">
          <w:t xml:space="preserve"> necesario para poder optar a la oferta de trabajo. Los niveles son los siguientes: No aplica, Nivel Básico, Nivel medio y Nivel avanzado.</w:t>
        </w:r>
      </w:ins>
    </w:p>
    <w:p w14:paraId="0AFFE353" w14:textId="2EE19A15" w:rsidR="00292EAA" w:rsidRDefault="00292EAA" w:rsidP="00292EAA">
      <w:pPr>
        <w:pStyle w:val="Ttulo4"/>
        <w:numPr>
          <w:ilvl w:val="4"/>
          <w:numId w:val="5"/>
        </w:numPr>
        <w:rPr>
          <w:ins w:id="390" w:author="Soler Martin, Carlos" w:date="2022-06-18T13:39:00Z"/>
        </w:rPr>
      </w:pPr>
      <w:ins w:id="391" w:author="Soler Martin, Carlos" w:date="2022-06-18T13:36:00Z">
        <w:r>
          <w:t>Caracteristicas de las ofertas asignadas</w:t>
        </w:r>
      </w:ins>
    </w:p>
    <w:p w14:paraId="1FE0D55F" w14:textId="1DCEC1D0" w:rsidR="00292EAA" w:rsidRDefault="00504E67" w:rsidP="00292EAA">
      <w:pPr>
        <w:rPr>
          <w:ins w:id="392" w:author="Soler Martin, Carlos" w:date="2022-06-18T14:24:00Z"/>
        </w:rPr>
      </w:pPr>
      <w:ins w:id="393" w:author="Soler Martin, Carlos" w:date="2022-06-19T12:24:00Z">
        <w:r>
          <w:t xml:space="preserve">El perfil de administrador se encarga de </w:t>
        </w:r>
        <w:r w:rsidR="00CA786E">
          <w:t xml:space="preserve">asignar ofertas </w:t>
        </w:r>
      </w:ins>
      <w:ins w:id="394" w:author="Soler Martin, Carlos" w:date="2022-06-19T12:25:00Z">
        <w:r w:rsidR="00CA786E">
          <w:t>de las empresas</w:t>
        </w:r>
      </w:ins>
      <w:ins w:id="395" w:author="Soler Martin, Carlos" w:date="2022-06-19T12:24:00Z">
        <w:r w:rsidR="00CA786E">
          <w:t xml:space="preserve"> a </w:t>
        </w:r>
      </w:ins>
      <w:ins w:id="396" w:author="Soler Martin, Carlos" w:date="2022-06-19T12:26:00Z">
        <w:r w:rsidR="00CA786E">
          <w:t xml:space="preserve">los </w:t>
        </w:r>
      </w:ins>
      <w:ins w:id="397" w:author="Soler Martin, Carlos" w:date="2022-06-19T12:24:00Z">
        <w:r w:rsidR="00CA786E">
          <w:t>alumnos</w:t>
        </w:r>
      </w:ins>
      <w:ins w:id="398" w:author="Soler Martin, Carlos" w:date="2022-06-19T12:26:00Z">
        <w:r w:rsidR="00CA786E">
          <w:t xml:space="preserve"> que todavía no tienen ninguna oferta asignada.</w:t>
        </w:r>
      </w:ins>
    </w:p>
    <w:p w14:paraId="4F53B827" w14:textId="40F5F3A9" w:rsidR="00990DBC" w:rsidRDefault="00990DBC" w:rsidP="00292EAA">
      <w:pPr>
        <w:rPr>
          <w:ins w:id="399" w:author="Soler Martin, Carlos" w:date="2022-06-18T14:24:00Z"/>
        </w:rPr>
      </w:pPr>
      <w:ins w:id="400" w:author="Soler Martin, Carlos" w:date="2022-06-18T14:24:00Z">
        <w:r>
          <w:t>Los atributos de las ofertas asignadas son:</w:t>
        </w:r>
      </w:ins>
    </w:p>
    <w:p w14:paraId="4618EDC2" w14:textId="77777777" w:rsidR="00990DBC" w:rsidRDefault="00990DBC" w:rsidP="00990DBC">
      <w:pPr>
        <w:pStyle w:val="Prrafodelista"/>
        <w:numPr>
          <w:ilvl w:val="0"/>
          <w:numId w:val="37"/>
        </w:numPr>
        <w:rPr>
          <w:ins w:id="401" w:author="Soler Martin, Carlos" w:date="2022-06-18T14:24:00Z"/>
        </w:rPr>
      </w:pPr>
      <w:ins w:id="402" w:author="Soler Martin, Carlos" w:date="2022-06-18T14:24:00Z">
        <w:r>
          <w:t>Nombre de la empresa: Nombre de la empresa que realiza la oferta.</w:t>
        </w:r>
      </w:ins>
    </w:p>
    <w:p w14:paraId="4565FD99" w14:textId="77777777" w:rsidR="00990DBC" w:rsidRDefault="00990DBC" w:rsidP="00990DBC">
      <w:pPr>
        <w:pStyle w:val="Prrafodelista"/>
        <w:numPr>
          <w:ilvl w:val="0"/>
          <w:numId w:val="37"/>
        </w:numPr>
        <w:rPr>
          <w:ins w:id="403" w:author="Soler Martin, Carlos" w:date="2022-06-18T14:24:00Z"/>
        </w:rPr>
      </w:pPr>
      <w:ins w:id="404" w:author="Soler Martin, Carlos" w:date="2022-06-18T14:24:00Z">
        <w:r>
          <w:t>Título de la oferta: Titulo y descripción de la oferta, ej: Analista Jr. data science.</w:t>
        </w:r>
      </w:ins>
    </w:p>
    <w:p w14:paraId="74BEB36A" w14:textId="5232EF1C" w:rsidR="00990DBC" w:rsidRDefault="00990DBC" w:rsidP="00990DBC">
      <w:pPr>
        <w:pStyle w:val="Prrafodelista"/>
        <w:numPr>
          <w:ilvl w:val="0"/>
          <w:numId w:val="37"/>
        </w:numPr>
        <w:rPr>
          <w:ins w:id="405" w:author="Soler Martin, Carlos" w:date="2022-06-18T14:25:00Z"/>
        </w:rPr>
      </w:pPr>
      <w:ins w:id="406" w:author="Soler Martin, Carlos" w:date="2022-06-18T14:24:00Z">
        <w:r>
          <w:t>Ciudad: Ciudad donde se realizará el trabajo.</w:t>
        </w:r>
      </w:ins>
    </w:p>
    <w:p w14:paraId="070BE10A" w14:textId="145596B7" w:rsidR="00A1068B" w:rsidRDefault="00F0718C" w:rsidP="00990DBC">
      <w:pPr>
        <w:pStyle w:val="Prrafodelista"/>
        <w:numPr>
          <w:ilvl w:val="0"/>
          <w:numId w:val="37"/>
        </w:numPr>
        <w:rPr>
          <w:ins w:id="407" w:author="Soler Martin, Carlos" w:date="2022-06-18T14:24:00Z"/>
        </w:rPr>
      </w:pPr>
      <w:ins w:id="408" w:author="Soler Martin, Carlos" w:date="2022-06-18T17:54:00Z">
        <w:r>
          <w:t>Alumno</w:t>
        </w:r>
      </w:ins>
      <w:ins w:id="409" w:author="Soler Martin, Carlos" w:date="2022-06-18T14:25:00Z">
        <w:r w:rsidR="00A1068B">
          <w:t xml:space="preserve">: </w:t>
        </w:r>
      </w:ins>
      <w:ins w:id="410" w:author="Soler Martin, Carlos" w:date="2022-06-18T17:54:00Z">
        <w:r>
          <w:t xml:space="preserve">alumno </w:t>
        </w:r>
      </w:ins>
      <w:ins w:id="411" w:author="Soler Martin, Carlos" w:date="2022-06-18T14:25:00Z">
        <w:r w:rsidR="00A1068B">
          <w:t>asociado a esa oferta de trabajo.</w:t>
        </w:r>
      </w:ins>
    </w:p>
    <w:p w14:paraId="52F5EBBB" w14:textId="77777777" w:rsidR="00990DBC" w:rsidRDefault="00990DBC" w:rsidP="00990DBC">
      <w:pPr>
        <w:pStyle w:val="Prrafodelista"/>
        <w:numPr>
          <w:ilvl w:val="0"/>
          <w:numId w:val="37"/>
        </w:numPr>
        <w:rPr>
          <w:ins w:id="412" w:author="Soler Martin, Carlos" w:date="2022-06-18T14:24:00Z"/>
        </w:rPr>
      </w:pPr>
      <w:ins w:id="413" w:author="Soler Martin, Carlos" w:date="2022-06-18T14:24:00Z">
        <w:r>
          <w:lastRenderedPageBreak/>
          <w:t>Grado: Grado requerido para</w:t>
        </w:r>
        <w:r w:rsidRPr="00DC183D">
          <w:t xml:space="preserve"> </w:t>
        </w:r>
        <w:r>
          <w:t>optar por la oferta de trabajo. Los grados disponibles son: Ingeniería Informática, Ingeniería Industrial, Ingeniería de Telecomunicaciones, Data scientist, Matemáticas, Física, ADE, Derecho, Marketing y Sociología.</w:t>
        </w:r>
      </w:ins>
    </w:p>
    <w:p w14:paraId="3F615973" w14:textId="77777777" w:rsidR="00990DBC" w:rsidRDefault="00990DBC" w:rsidP="00990DBC">
      <w:pPr>
        <w:pStyle w:val="Prrafodelista"/>
        <w:numPr>
          <w:ilvl w:val="0"/>
          <w:numId w:val="37"/>
        </w:numPr>
        <w:rPr>
          <w:ins w:id="414" w:author="Soler Martin, Carlos" w:date="2022-06-18T14:24:00Z"/>
        </w:rPr>
      </w:pPr>
      <w:ins w:id="415" w:author="Soler Martin, Carlos" w:date="2022-06-18T14:24:00Z">
        <w:r>
          <w:t>Nota media: Nota media mínima para optar por la oferta de trabajo.</w:t>
        </w:r>
      </w:ins>
    </w:p>
    <w:p w14:paraId="14B15591" w14:textId="77777777" w:rsidR="00990DBC" w:rsidRDefault="00990DBC" w:rsidP="00990DBC">
      <w:pPr>
        <w:pStyle w:val="Prrafodelista"/>
        <w:numPr>
          <w:ilvl w:val="0"/>
          <w:numId w:val="37"/>
        </w:numPr>
        <w:rPr>
          <w:ins w:id="416" w:author="Soler Martin, Carlos" w:date="2022-06-18T14:24:00Z"/>
        </w:rPr>
      </w:pPr>
      <w:ins w:id="417" w:author="Soler Martin, Carlos" w:date="2022-06-18T14:24:00Z">
        <w:r>
          <w:t>Nivel de inglés: Nivel de inglés necesario para poder optar a la oferta de trabajo. Los niveles son los siguientes: No aplica, Nivel Básico, Nivel medio y Nivel avanzado.</w:t>
        </w:r>
      </w:ins>
    </w:p>
    <w:p w14:paraId="722C4568" w14:textId="77777777" w:rsidR="00990DBC" w:rsidRDefault="00990DBC" w:rsidP="00990DBC">
      <w:pPr>
        <w:pStyle w:val="Prrafodelista"/>
        <w:numPr>
          <w:ilvl w:val="0"/>
          <w:numId w:val="37"/>
        </w:numPr>
        <w:rPr>
          <w:ins w:id="418" w:author="Soler Martin, Carlos" w:date="2022-06-18T14:24:00Z"/>
        </w:rPr>
      </w:pPr>
      <w:ins w:id="419" w:author="Soler Martin, Carlos" w:date="2022-06-18T14:24:00Z">
        <w:r>
          <w:t>Nivel de alemán:</w:t>
        </w:r>
        <w:r w:rsidRPr="00990DBC">
          <w:t xml:space="preserve"> </w:t>
        </w:r>
        <w:r>
          <w:t>Nivel de alemán necesario para poder optar a la oferta de trabajo. Los niveles son los siguientes: No aplica, Nivel Básico, Nivel medio y Nivel avanzado.</w:t>
        </w:r>
      </w:ins>
    </w:p>
    <w:p w14:paraId="276FADA7" w14:textId="77777777" w:rsidR="00990DBC" w:rsidRDefault="00990DBC" w:rsidP="00990DBC">
      <w:pPr>
        <w:pStyle w:val="Prrafodelista"/>
        <w:numPr>
          <w:ilvl w:val="0"/>
          <w:numId w:val="37"/>
        </w:numPr>
        <w:rPr>
          <w:ins w:id="420" w:author="Soler Martin, Carlos" w:date="2022-06-18T14:24:00Z"/>
        </w:rPr>
      </w:pPr>
      <w:ins w:id="421" w:author="Soler Martin, Carlos" w:date="2022-06-18T14:24:00Z">
        <w:r>
          <w:t>Nivel de francés:</w:t>
        </w:r>
        <w:r w:rsidRPr="00990DBC">
          <w:t xml:space="preserve"> </w:t>
        </w:r>
        <w:r>
          <w:t>Nivel de francés necesario para poder optar a la oferta de trabajo. Los niveles son los siguientes: No aplica, Nivel Básico, Nivel medio y Nivel avanzado.</w:t>
        </w:r>
      </w:ins>
    </w:p>
    <w:p w14:paraId="0265B7B6" w14:textId="77777777" w:rsidR="00990DBC" w:rsidRDefault="00990DBC" w:rsidP="00990DBC">
      <w:pPr>
        <w:pStyle w:val="Prrafodelista"/>
        <w:numPr>
          <w:ilvl w:val="0"/>
          <w:numId w:val="37"/>
        </w:numPr>
        <w:rPr>
          <w:ins w:id="422" w:author="Soler Martin, Carlos" w:date="2022-06-18T14:24:00Z"/>
        </w:rPr>
      </w:pPr>
      <w:ins w:id="423" w:author="Soler Martin, Carlos" w:date="2022-06-18T14:24:00Z">
        <w:r>
          <w:t>Nivel de trabajo en equipo: Nivel de trabajo en equipo necesario para poder optar a la oferta de trabajo. Los niveles son los siguientes: No aplica, Nivel Básico, Nivel medio y Nivel avanzado.</w:t>
        </w:r>
      </w:ins>
    </w:p>
    <w:p w14:paraId="13458501" w14:textId="77777777" w:rsidR="00990DBC" w:rsidRDefault="00990DBC" w:rsidP="00990DBC">
      <w:pPr>
        <w:pStyle w:val="Prrafodelista"/>
        <w:numPr>
          <w:ilvl w:val="0"/>
          <w:numId w:val="37"/>
        </w:numPr>
        <w:rPr>
          <w:ins w:id="424" w:author="Soler Martin, Carlos" w:date="2022-06-18T14:24:00Z"/>
        </w:rPr>
      </w:pPr>
      <w:ins w:id="425" w:author="Soler Martin, Carlos" w:date="2022-06-18T14:24:00Z">
        <w:r>
          <w:t>Nivel de comunicación: Nivel de comunicación necesario para poder optar a la oferta de trabajo. Los niveles son los siguientes: No aplica, Nivel Básico, Nivel medio y Nivel avanzado.</w:t>
        </w:r>
      </w:ins>
    </w:p>
    <w:p w14:paraId="6D0C4091" w14:textId="77777777" w:rsidR="00990DBC" w:rsidRDefault="00990DBC" w:rsidP="00990DBC">
      <w:pPr>
        <w:pStyle w:val="Prrafodelista"/>
        <w:numPr>
          <w:ilvl w:val="0"/>
          <w:numId w:val="37"/>
        </w:numPr>
        <w:rPr>
          <w:ins w:id="426" w:author="Soler Martin, Carlos" w:date="2022-06-18T14:24:00Z"/>
        </w:rPr>
      </w:pPr>
      <w:ins w:id="427" w:author="Soler Martin, Carlos" w:date="2022-06-18T14:24:00Z">
        <w:r>
          <w:t>Nivel de matemáticas: Nivel de matemáticas necesario para poder optar a la oferta de trabajo. Los niveles son los siguientes: No aplica, Nivel Básico, Nivel medio y Nivel avanzado.</w:t>
        </w:r>
      </w:ins>
    </w:p>
    <w:p w14:paraId="0A15FD48" w14:textId="77777777" w:rsidR="00990DBC" w:rsidRDefault="00990DBC" w:rsidP="00990DBC">
      <w:pPr>
        <w:pStyle w:val="Prrafodelista"/>
        <w:numPr>
          <w:ilvl w:val="0"/>
          <w:numId w:val="37"/>
        </w:numPr>
        <w:rPr>
          <w:ins w:id="428" w:author="Soler Martin, Carlos" w:date="2022-06-18T14:24:00Z"/>
        </w:rPr>
      </w:pPr>
      <w:ins w:id="429" w:author="Soler Martin, Carlos" w:date="2022-06-18T14:24:00Z">
        <w:r>
          <w:t>Nivel de estadística:</w:t>
        </w:r>
        <w:r w:rsidRPr="00990DBC">
          <w:t xml:space="preserve"> </w:t>
        </w:r>
        <w:r>
          <w:t>Nivel de estadística necesario para poder optar a la oferta de trabajo. Los niveles son los siguientes: No aplica, Nivel Básico, Nivel medio y Nivel avanzado.</w:t>
        </w:r>
      </w:ins>
    </w:p>
    <w:p w14:paraId="08A2575A" w14:textId="77777777" w:rsidR="00990DBC" w:rsidRDefault="00990DBC" w:rsidP="00990DBC">
      <w:pPr>
        <w:pStyle w:val="Prrafodelista"/>
        <w:numPr>
          <w:ilvl w:val="0"/>
          <w:numId w:val="37"/>
        </w:numPr>
        <w:rPr>
          <w:ins w:id="430" w:author="Soler Martin, Carlos" w:date="2022-06-18T14:24:00Z"/>
        </w:rPr>
      </w:pPr>
      <w:ins w:id="431" w:author="Soler Martin, Carlos" w:date="2022-06-18T14:24:00Z">
        <w:r>
          <w:t>Nivel de gestión de proyectos: Nivel de gestión de proyectos necesario para poder optar a la oferta de trabajo. Los niveles son los siguientes: No aplica, Nivel Básico, Nivel medio y Nivel avanzado.</w:t>
        </w:r>
      </w:ins>
    </w:p>
    <w:p w14:paraId="56FDC0E8" w14:textId="77777777" w:rsidR="00990DBC" w:rsidRDefault="00990DBC" w:rsidP="00990DBC">
      <w:pPr>
        <w:pStyle w:val="Prrafodelista"/>
        <w:numPr>
          <w:ilvl w:val="0"/>
          <w:numId w:val="37"/>
        </w:numPr>
        <w:rPr>
          <w:ins w:id="432" w:author="Soler Martin, Carlos" w:date="2022-06-18T14:24:00Z"/>
        </w:rPr>
      </w:pPr>
      <w:ins w:id="433" w:author="Soler Martin, Carlos" w:date="2022-06-18T14:24:00Z">
        <w:r>
          <w:lastRenderedPageBreak/>
          <w:t>Nivel de sostenibilidad: Nivel de sostenibilidad necesario para poder optar a la oferta de trabajo. Los niveles son los siguientes: No aplica, Nivel Básico, Nivel medio y Nivel avanzado.</w:t>
        </w:r>
      </w:ins>
    </w:p>
    <w:p w14:paraId="5FDE5A5F" w14:textId="77777777" w:rsidR="00990DBC" w:rsidRDefault="00990DBC" w:rsidP="00990DBC">
      <w:pPr>
        <w:pStyle w:val="Prrafodelista"/>
        <w:numPr>
          <w:ilvl w:val="0"/>
          <w:numId w:val="37"/>
        </w:numPr>
        <w:rPr>
          <w:ins w:id="434" w:author="Soler Martin, Carlos" w:date="2022-06-18T14:24:00Z"/>
        </w:rPr>
      </w:pPr>
      <w:ins w:id="435" w:author="Soler Martin, Carlos" w:date="2022-06-18T14:24:00Z">
        <w:r>
          <w:t>Nivel de Big Data: Nivel de Big Data necesario para poder optar a la oferta de trabajo. Los niveles son los siguientes: No aplica, Nivel Básico, Nivel medio y Nivel avanzado.</w:t>
        </w:r>
      </w:ins>
    </w:p>
    <w:p w14:paraId="69ED2022" w14:textId="04F9C0A9" w:rsidR="00990DBC" w:rsidRPr="00292EAA" w:rsidRDefault="00990DBC" w:rsidP="00CA786E">
      <w:pPr>
        <w:pStyle w:val="Prrafodelista"/>
        <w:numPr>
          <w:ilvl w:val="0"/>
          <w:numId w:val="37"/>
        </w:numPr>
        <w:rPr>
          <w:ins w:id="436" w:author="Soler Martin, Carlos" w:date="2022-06-18T13:37:00Z"/>
        </w:rPr>
        <w:pPrChange w:id="437" w:author="Soler Martin, Carlos" w:date="2022-06-18T13:39:00Z">
          <w:pPr>
            <w:pStyle w:val="Ttulo4"/>
            <w:numPr>
              <w:ilvl w:val="4"/>
            </w:numPr>
            <w:ind w:left="1008" w:hanging="1008"/>
          </w:pPr>
        </w:pPrChange>
      </w:pPr>
      <w:ins w:id="438" w:author="Soler Martin, Carlos" w:date="2022-06-18T14:24:00Z">
        <w:r>
          <w:t>Nivel de programación: Nivel de programacion necesario para poder optar a la oferta de trabajo. Los niveles son los siguientes: No aplica, Nivel Básico, Nivel medio y Nivel avanzado.</w:t>
        </w:r>
      </w:ins>
    </w:p>
    <w:p w14:paraId="7A7E7FAB" w14:textId="041D3046" w:rsidR="00292EAA" w:rsidRDefault="00292EAA" w:rsidP="00292EAA">
      <w:pPr>
        <w:pStyle w:val="Ttulo4"/>
        <w:numPr>
          <w:ilvl w:val="4"/>
          <w:numId w:val="5"/>
        </w:numPr>
        <w:rPr>
          <w:ins w:id="439" w:author="Soler Martin, Carlos" w:date="2022-06-18T13:39:00Z"/>
        </w:rPr>
      </w:pPr>
      <w:ins w:id="440" w:author="Soler Martin, Carlos" w:date="2022-06-18T13:37:00Z">
        <w:r>
          <w:t>Caracteristicas de las Skills</w:t>
        </w:r>
      </w:ins>
    </w:p>
    <w:p w14:paraId="29AAFB41" w14:textId="4EF3FDF3" w:rsidR="00A1068B" w:rsidRDefault="00A1068B" w:rsidP="00A1068B">
      <w:pPr>
        <w:rPr>
          <w:ins w:id="441" w:author="Soler Martin, Carlos" w:date="2022-06-18T14:25:00Z"/>
        </w:rPr>
      </w:pPr>
      <w:ins w:id="442" w:author="Soler Martin, Carlos" w:date="2022-06-18T14:25:00Z">
        <w:r>
          <w:t>Los atributos de las Skills son:</w:t>
        </w:r>
      </w:ins>
    </w:p>
    <w:p w14:paraId="46A808D3" w14:textId="39C60117" w:rsidR="00A1068B" w:rsidRDefault="00F0718C" w:rsidP="00A1068B">
      <w:pPr>
        <w:pStyle w:val="Prrafodelista"/>
        <w:numPr>
          <w:ilvl w:val="0"/>
          <w:numId w:val="37"/>
        </w:numPr>
        <w:rPr>
          <w:ins w:id="443" w:author="Soler Martin, Carlos" w:date="2022-06-18T14:25:00Z"/>
        </w:rPr>
      </w:pPr>
      <w:ins w:id="444" w:author="Soler Martin, Carlos" w:date="2022-06-18T17:54:00Z">
        <w:r>
          <w:t>Alumno</w:t>
        </w:r>
      </w:ins>
      <w:ins w:id="445" w:author="Soler Martin, Carlos" w:date="2022-06-18T14:25:00Z">
        <w:r w:rsidR="00A1068B">
          <w:t xml:space="preserve">: </w:t>
        </w:r>
      </w:ins>
      <w:ins w:id="446" w:author="Soler Martin, Carlos" w:date="2022-06-18T17:54:00Z">
        <w:r>
          <w:t>Alumno</w:t>
        </w:r>
      </w:ins>
      <w:ins w:id="447" w:author="Soler Martin, Carlos" w:date="2022-06-18T14:25:00Z">
        <w:r w:rsidR="00A1068B">
          <w:t xml:space="preserve"> asociado </w:t>
        </w:r>
      </w:ins>
      <w:ins w:id="448" w:author="Soler Martin, Carlos" w:date="2022-06-18T14:27:00Z">
        <w:r w:rsidR="00B42C83">
          <w:t>a la lista de skills</w:t>
        </w:r>
      </w:ins>
      <w:ins w:id="449" w:author="Soler Martin, Carlos" w:date="2022-06-18T14:25:00Z">
        <w:r w:rsidR="00A1068B">
          <w:t>.</w:t>
        </w:r>
      </w:ins>
    </w:p>
    <w:p w14:paraId="376760DE" w14:textId="57644768" w:rsidR="00A1068B" w:rsidRDefault="00A1068B" w:rsidP="00A1068B">
      <w:pPr>
        <w:pStyle w:val="Prrafodelista"/>
        <w:numPr>
          <w:ilvl w:val="0"/>
          <w:numId w:val="37"/>
        </w:numPr>
        <w:rPr>
          <w:ins w:id="450" w:author="Soler Martin, Carlos" w:date="2022-06-18T14:25:00Z"/>
        </w:rPr>
      </w:pPr>
      <w:ins w:id="451" w:author="Soler Martin, Carlos" w:date="2022-06-18T14:25:00Z">
        <w:r>
          <w:t>Grado: Grado</w:t>
        </w:r>
      </w:ins>
      <w:ins w:id="452" w:author="Soler Martin, Carlos" w:date="2022-06-18T14:27:00Z">
        <w:r w:rsidR="00B42C83">
          <w:t xml:space="preserve"> cursado/estudiado por el </w:t>
        </w:r>
      </w:ins>
      <w:ins w:id="453" w:author="Soler Martin, Carlos" w:date="2022-06-18T17:54:00Z">
        <w:r w:rsidR="00F0718C">
          <w:t>alumno</w:t>
        </w:r>
      </w:ins>
      <w:ins w:id="454" w:author="Soler Martin, Carlos" w:date="2022-06-18T14:25:00Z">
        <w:r>
          <w:t>. Los grados disponibles son: Ingeniería Informática, Ingeniería Industrial, Ingeniería de Telecomunicaciones, Data scientist, Matemáticas, Física, ADE, Derecho, Marketing y Sociología.</w:t>
        </w:r>
      </w:ins>
    </w:p>
    <w:p w14:paraId="13FBF2CD" w14:textId="41818849" w:rsidR="00A1068B" w:rsidRDefault="00A1068B" w:rsidP="00A1068B">
      <w:pPr>
        <w:pStyle w:val="Prrafodelista"/>
        <w:numPr>
          <w:ilvl w:val="0"/>
          <w:numId w:val="37"/>
        </w:numPr>
        <w:rPr>
          <w:ins w:id="455" w:author="Soler Martin, Carlos" w:date="2022-06-18T14:25:00Z"/>
        </w:rPr>
      </w:pPr>
      <w:ins w:id="456" w:author="Soler Martin, Carlos" w:date="2022-06-18T14:25:00Z">
        <w:r>
          <w:t xml:space="preserve">Nota media: Nota media </w:t>
        </w:r>
      </w:ins>
      <w:ins w:id="457" w:author="Soler Martin, Carlos" w:date="2022-06-18T14:28:00Z">
        <w:r w:rsidR="00B42C83">
          <w:t xml:space="preserve">obtenida por el </w:t>
        </w:r>
      </w:ins>
      <w:ins w:id="458" w:author="Soler Martin, Carlos" w:date="2022-06-18T17:54:00Z">
        <w:r w:rsidR="00F0718C">
          <w:t xml:space="preserve">alumno </w:t>
        </w:r>
      </w:ins>
      <w:ins w:id="459" w:author="Soler Martin, Carlos" w:date="2022-06-18T14:28:00Z">
        <w:r w:rsidR="00B42C83">
          <w:t>en sus estudios.</w:t>
        </w:r>
      </w:ins>
    </w:p>
    <w:p w14:paraId="439E6742" w14:textId="7DE7C7DF" w:rsidR="00A1068B" w:rsidRDefault="00A1068B" w:rsidP="00A1068B">
      <w:pPr>
        <w:pStyle w:val="Prrafodelista"/>
        <w:numPr>
          <w:ilvl w:val="0"/>
          <w:numId w:val="37"/>
        </w:numPr>
        <w:rPr>
          <w:ins w:id="460" w:author="Soler Martin, Carlos" w:date="2022-06-18T14:25:00Z"/>
        </w:rPr>
      </w:pPr>
      <w:ins w:id="461" w:author="Soler Martin, Carlos" w:date="2022-06-18T14:25:00Z">
        <w:r>
          <w:t>Nivel de inglés: Nivel de inglés</w:t>
        </w:r>
      </w:ins>
      <w:ins w:id="462" w:author="Soler Martin, Carlos" w:date="2022-06-18T14:28:00Z">
        <w:r w:rsidR="00387A5C">
          <w:t xml:space="preserve"> que</w:t>
        </w:r>
      </w:ins>
      <w:ins w:id="463" w:author="Soler Martin, Carlos" w:date="2022-06-18T14:29:00Z">
        <w:r w:rsidR="00387A5C">
          <w:t xml:space="preserve"> tiene el </w:t>
        </w:r>
      </w:ins>
      <w:ins w:id="464" w:author="Soler Martin, Carlos" w:date="2022-06-18T17:54:00Z">
        <w:r w:rsidR="00F0718C">
          <w:t>alumno</w:t>
        </w:r>
      </w:ins>
      <w:ins w:id="465" w:author="Soler Martin, Carlos" w:date="2022-06-18T14:25:00Z">
        <w:r>
          <w:t>. Los niveles son los siguientes: No aplica, Nivel Básico, Nivel medio y Nivel avanzado.</w:t>
        </w:r>
      </w:ins>
    </w:p>
    <w:p w14:paraId="2EEC1F14" w14:textId="552806ED" w:rsidR="00A1068B" w:rsidRDefault="00A1068B" w:rsidP="00A1068B">
      <w:pPr>
        <w:pStyle w:val="Prrafodelista"/>
        <w:numPr>
          <w:ilvl w:val="0"/>
          <w:numId w:val="37"/>
        </w:numPr>
        <w:rPr>
          <w:ins w:id="466" w:author="Soler Martin, Carlos" w:date="2022-06-18T14:25:00Z"/>
        </w:rPr>
      </w:pPr>
      <w:ins w:id="467" w:author="Soler Martin, Carlos" w:date="2022-06-18T14:25:00Z">
        <w:r>
          <w:t>Nivel de alemán:</w:t>
        </w:r>
        <w:r w:rsidRPr="00990DBC">
          <w:t xml:space="preserve"> </w:t>
        </w:r>
      </w:ins>
      <w:ins w:id="468" w:author="Soler Martin, Carlos" w:date="2022-06-18T14:29:00Z">
        <w:r w:rsidR="00387A5C">
          <w:t xml:space="preserve">Nivel de alemán que tiene el </w:t>
        </w:r>
      </w:ins>
      <w:ins w:id="469" w:author="Soler Martin, Carlos" w:date="2022-06-18T17:54:00Z">
        <w:r w:rsidR="00F0718C">
          <w:t>alumno</w:t>
        </w:r>
      </w:ins>
      <w:ins w:id="470" w:author="Soler Martin, Carlos" w:date="2022-06-18T14:29:00Z">
        <w:r w:rsidR="00387A5C">
          <w:t>. Los niveles son los siguientes: No aplica, Nivel Básico, Nivel medio y Nivel avanzado.</w:t>
        </w:r>
      </w:ins>
    </w:p>
    <w:p w14:paraId="5561B902" w14:textId="726E4FCD" w:rsidR="00387A5C" w:rsidRDefault="00A1068B" w:rsidP="00387A5C">
      <w:pPr>
        <w:pStyle w:val="Prrafodelista"/>
        <w:numPr>
          <w:ilvl w:val="0"/>
          <w:numId w:val="37"/>
        </w:numPr>
        <w:rPr>
          <w:ins w:id="471" w:author="Soler Martin, Carlos" w:date="2022-06-18T14:30:00Z"/>
        </w:rPr>
      </w:pPr>
      <w:ins w:id="472" w:author="Soler Martin, Carlos" w:date="2022-06-18T14:25:00Z">
        <w:r>
          <w:t>Nivel de francés:</w:t>
        </w:r>
        <w:r w:rsidRPr="00990DBC">
          <w:t xml:space="preserve"> </w:t>
        </w:r>
      </w:ins>
      <w:ins w:id="473" w:author="Soler Martin, Carlos" w:date="2022-06-18T14:29:00Z">
        <w:r w:rsidR="00387A5C">
          <w:t xml:space="preserve">Nivel de francés que tiene el </w:t>
        </w:r>
      </w:ins>
      <w:ins w:id="474" w:author="Soler Martin, Carlos" w:date="2022-06-18T17:54:00Z">
        <w:r w:rsidR="00F0718C">
          <w:t>alumno</w:t>
        </w:r>
      </w:ins>
      <w:ins w:id="475" w:author="Soler Martin, Carlos" w:date="2022-06-18T14:29:00Z">
        <w:r w:rsidR="00387A5C">
          <w:t>. Los niveles son los siguientes: No aplica, Nivel Básico, Nivel medio y Nivel avanzado.</w:t>
        </w:r>
      </w:ins>
    </w:p>
    <w:p w14:paraId="40C6FF14" w14:textId="5A3FF34F" w:rsidR="00387A5C" w:rsidRDefault="00387A5C" w:rsidP="00A41E3C">
      <w:pPr>
        <w:pStyle w:val="Prrafodelista"/>
        <w:numPr>
          <w:ilvl w:val="0"/>
          <w:numId w:val="37"/>
        </w:numPr>
        <w:rPr>
          <w:ins w:id="476" w:author="Soler Martin, Carlos" w:date="2022-06-18T14:29:00Z"/>
        </w:rPr>
      </w:pPr>
      <w:ins w:id="477" w:author="Soler Martin, Carlos" w:date="2022-06-18T14:30:00Z">
        <w:r>
          <w:t>Nivel de capacidad analítica:</w:t>
        </w:r>
      </w:ins>
      <w:ins w:id="478" w:author="Soler Martin, Carlos" w:date="2022-06-18T14:35:00Z">
        <w:r w:rsidR="00A41E3C" w:rsidRPr="00A41E3C">
          <w:t xml:space="preserve"> </w:t>
        </w:r>
        <w:r w:rsidR="00A41E3C">
          <w:t xml:space="preserve">Nivel de capacidad analitica que tiene el </w:t>
        </w:r>
      </w:ins>
      <w:ins w:id="479" w:author="Soler Martin, Carlos" w:date="2022-06-18T17:54:00Z">
        <w:r w:rsidR="00F0718C">
          <w:t>alumno</w:t>
        </w:r>
      </w:ins>
      <w:ins w:id="480" w:author="Soler Martin, Carlos" w:date="2022-06-18T14:35:00Z">
        <w:r w:rsidR="00A41E3C">
          <w:t>. Los niveles son los siguientes: No aplica, Nivel Básico, Nivel medio y Nivel avanzado.</w:t>
        </w:r>
      </w:ins>
    </w:p>
    <w:p w14:paraId="7F725C61" w14:textId="152E2BDA" w:rsidR="00A41E3C" w:rsidRDefault="00A1068B" w:rsidP="00A41E3C">
      <w:pPr>
        <w:pStyle w:val="Prrafodelista"/>
        <w:numPr>
          <w:ilvl w:val="0"/>
          <w:numId w:val="37"/>
        </w:numPr>
        <w:rPr>
          <w:ins w:id="481" w:author="Soler Martin, Carlos" w:date="2022-06-18T14:35:00Z"/>
        </w:rPr>
      </w:pPr>
      <w:ins w:id="482" w:author="Soler Martin, Carlos" w:date="2022-06-18T14:25:00Z">
        <w:r>
          <w:t xml:space="preserve">Nivel de trabajo en equipo: </w:t>
        </w:r>
      </w:ins>
      <w:ins w:id="483" w:author="Soler Martin, Carlos" w:date="2022-06-18T14:35:00Z">
        <w:r w:rsidR="00A41E3C" w:rsidRPr="00990DBC">
          <w:t xml:space="preserve"> </w:t>
        </w:r>
        <w:r w:rsidR="00A41E3C">
          <w:t xml:space="preserve">Nivel de trabajo en equipo que tiene el </w:t>
        </w:r>
      </w:ins>
      <w:ins w:id="484" w:author="Soler Martin, Carlos" w:date="2022-06-18T17:54:00Z">
        <w:r w:rsidR="00F0718C">
          <w:t>alumno</w:t>
        </w:r>
      </w:ins>
      <w:ins w:id="485" w:author="Soler Martin, Carlos" w:date="2022-06-18T14:35:00Z">
        <w:r w:rsidR="00A41E3C">
          <w:t>. Los niveles son los siguientes: No aplica, Nivel Básico, Nivel medio y Nivel avanzado.</w:t>
        </w:r>
      </w:ins>
    </w:p>
    <w:p w14:paraId="6BE7B120" w14:textId="45852D3B" w:rsidR="00A41E3C" w:rsidRDefault="00A1068B" w:rsidP="00A41E3C">
      <w:pPr>
        <w:pStyle w:val="Prrafodelista"/>
        <w:numPr>
          <w:ilvl w:val="0"/>
          <w:numId w:val="37"/>
        </w:numPr>
        <w:rPr>
          <w:ins w:id="486" w:author="Soler Martin, Carlos" w:date="2022-06-18T14:36:00Z"/>
        </w:rPr>
      </w:pPr>
      <w:ins w:id="487" w:author="Soler Martin, Carlos" w:date="2022-06-18T14:25:00Z">
        <w:r>
          <w:lastRenderedPageBreak/>
          <w:t>Nivel de comunicación:</w:t>
        </w:r>
      </w:ins>
      <w:ins w:id="488" w:author="Soler Martin, Carlos" w:date="2022-06-18T14:36:00Z">
        <w:r w:rsidR="00A41E3C" w:rsidRPr="00990DBC">
          <w:t xml:space="preserve"> </w:t>
        </w:r>
        <w:r w:rsidR="00A41E3C">
          <w:t xml:space="preserve">Nivel de comunicación que tiene el </w:t>
        </w:r>
      </w:ins>
      <w:ins w:id="489" w:author="Soler Martin, Carlos" w:date="2022-06-18T17:54:00Z">
        <w:r w:rsidR="00F0718C">
          <w:t>alumno</w:t>
        </w:r>
      </w:ins>
      <w:ins w:id="490" w:author="Soler Martin, Carlos" w:date="2022-06-18T14:36:00Z">
        <w:r w:rsidR="00A41E3C">
          <w:t>. Los niveles son los siguientes: No aplica, Nivel Básico, Nivel medio y Nivel avanzado.</w:t>
        </w:r>
      </w:ins>
    </w:p>
    <w:p w14:paraId="7D526292" w14:textId="3EE9C9E9" w:rsidR="00387A5C" w:rsidRDefault="00387A5C" w:rsidP="00BB61A0">
      <w:pPr>
        <w:pStyle w:val="Prrafodelista"/>
        <w:numPr>
          <w:ilvl w:val="0"/>
          <w:numId w:val="37"/>
        </w:numPr>
        <w:rPr>
          <w:ins w:id="491" w:author="Soler Martin, Carlos" w:date="2022-06-18T14:30:00Z"/>
        </w:rPr>
      </w:pPr>
      <w:ins w:id="492" w:author="Soler Martin, Carlos" w:date="2022-06-18T14:30:00Z">
        <w:r>
          <w:t xml:space="preserve">Nivel de pensamiento </w:t>
        </w:r>
      </w:ins>
      <w:ins w:id="493" w:author="Soler Martin, Carlos" w:date="2022-06-18T14:31:00Z">
        <w:r w:rsidR="00B469A3">
          <w:t>crítico</w:t>
        </w:r>
      </w:ins>
      <w:ins w:id="494" w:author="Soler Martin, Carlos" w:date="2022-06-18T14:30:00Z">
        <w:r>
          <w:t>:</w:t>
        </w:r>
      </w:ins>
      <w:ins w:id="495" w:author="Soler Martin, Carlos" w:date="2022-06-18T14:36:00Z">
        <w:r w:rsidR="00A41E3C">
          <w:t xml:space="preserve"> Nivel de pensamiento critico que tiene el </w:t>
        </w:r>
      </w:ins>
      <w:ins w:id="496" w:author="Soler Martin, Carlos" w:date="2022-06-18T17:54:00Z">
        <w:r w:rsidR="00F0718C">
          <w:t>alumno</w:t>
        </w:r>
      </w:ins>
      <w:ins w:id="497" w:author="Soler Martin, Carlos" w:date="2022-06-18T14:36:00Z">
        <w:r w:rsidR="00A41E3C">
          <w:t>. Los niveles son los siguientes: No aplica, Nivel Básico, Nivel medio y Nivel avanzado.</w:t>
        </w:r>
      </w:ins>
    </w:p>
    <w:p w14:paraId="5310D2E2" w14:textId="5DBF247B" w:rsidR="00387A5C" w:rsidRDefault="00B469A3" w:rsidP="00A1068B">
      <w:pPr>
        <w:pStyle w:val="Prrafodelista"/>
        <w:numPr>
          <w:ilvl w:val="0"/>
          <w:numId w:val="37"/>
        </w:numPr>
        <w:rPr>
          <w:ins w:id="498" w:author="Soler Martin, Carlos" w:date="2022-06-18T14:31:00Z"/>
        </w:rPr>
      </w:pPr>
      <w:ins w:id="499" w:author="Soler Martin, Carlos" w:date="2022-06-18T14:31:00Z">
        <w:r>
          <w:t>Nivel de innovación:</w:t>
        </w:r>
      </w:ins>
      <w:ins w:id="500" w:author="Soler Martin, Carlos" w:date="2022-06-18T14:36:00Z">
        <w:r w:rsidR="00A41E3C">
          <w:t xml:space="preserve"> Nivel de innovación que tiene el </w:t>
        </w:r>
      </w:ins>
      <w:ins w:id="501" w:author="Soler Martin, Carlos" w:date="2022-06-18T17:54:00Z">
        <w:r w:rsidR="00F0718C">
          <w:t>alumno</w:t>
        </w:r>
      </w:ins>
      <w:ins w:id="502" w:author="Soler Martin, Carlos" w:date="2022-06-18T14:36:00Z">
        <w:r w:rsidR="00A41E3C">
          <w:t>. Los niveles son los siguientes: No aplica, Nivel Básico, Nivel medio y Nivel avanzado.</w:t>
        </w:r>
      </w:ins>
    </w:p>
    <w:p w14:paraId="21AC54DF" w14:textId="484B55E3" w:rsidR="00B469A3" w:rsidRDefault="00B469A3" w:rsidP="00A1068B">
      <w:pPr>
        <w:pStyle w:val="Prrafodelista"/>
        <w:numPr>
          <w:ilvl w:val="0"/>
          <w:numId w:val="37"/>
        </w:numPr>
        <w:rPr>
          <w:ins w:id="503" w:author="Soler Martin, Carlos" w:date="2022-06-18T14:31:00Z"/>
        </w:rPr>
      </w:pPr>
      <w:ins w:id="504" w:author="Soler Martin, Carlos" w:date="2022-06-18T14:31:00Z">
        <w:r>
          <w:t>Nivel de liderazgo:</w:t>
        </w:r>
      </w:ins>
      <w:ins w:id="505" w:author="Soler Martin, Carlos" w:date="2022-06-18T14:36:00Z">
        <w:r w:rsidR="00A41E3C">
          <w:t xml:space="preserve"> Nivel de liderazgo que tiene el </w:t>
        </w:r>
      </w:ins>
      <w:ins w:id="506" w:author="Soler Martin, Carlos" w:date="2022-06-18T17:54:00Z">
        <w:r w:rsidR="00F0718C">
          <w:t>alumno</w:t>
        </w:r>
      </w:ins>
      <w:ins w:id="507" w:author="Soler Martin, Carlos" w:date="2022-06-18T14:36:00Z">
        <w:r w:rsidR="00A41E3C">
          <w:t>. Los niveles son los siguientes: No aplica, Nivel Básico, Nivel medio y Nivel avanzado.</w:t>
        </w:r>
      </w:ins>
    </w:p>
    <w:p w14:paraId="1D89FD52" w14:textId="7BF1CE68" w:rsidR="00B469A3" w:rsidRDefault="00B469A3" w:rsidP="00A1068B">
      <w:pPr>
        <w:pStyle w:val="Prrafodelista"/>
        <w:numPr>
          <w:ilvl w:val="0"/>
          <w:numId w:val="37"/>
        </w:numPr>
        <w:rPr>
          <w:ins w:id="508" w:author="Soler Martin, Carlos" w:date="2022-06-18T14:31:00Z"/>
        </w:rPr>
      </w:pPr>
      <w:ins w:id="509" w:author="Soler Martin, Carlos" w:date="2022-06-18T14:31:00Z">
        <w:r>
          <w:t>Nivel de toma de decisiones:</w:t>
        </w:r>
      </w:ins>
      <w:ins w:id="510" w:author="Soler Martin, Carlos" w:date="2022-06-18T14:36:00Z">
        <w:r w:rsidR="00A41E3C">
          <w:t xml:space="preserve"> Nivel de toma de decisiones que tiene el </w:t>
        </w:r>
      </w:ins>
      <w:ins w:id="511" w:author="Soler Martin, Carlos" w:date="2022-06-18T17:54:00Z">
        <w:r w:rsidR="00F0718C">
          <w:t>alumno</w:t>
        </w:r>
      </w:ins>
      <w:ins w:id="512" w:author="Soler Martin, Carlos" w:date="2022-06-18T14:36:00Z">
        <w:r w:rsidR="00A41E3C">
          <w:t>. Los niveles son los siguientes: No aplica, Nivel Básico, Nivel medio y Nivel avanzado.</w:t>
        </w:r>
      </w:ins>
    </w:p>
    <w:p w14:paraId="0C4D4E5D" w14:textId="7BC6987B" w:rsidR="00B469A3" w:rsidRDefault="00B469A3" w:rsidP="00A1068B">
      <w:pPr>
        <w:pStyle w:val="Prrafodelista"/>
        <w:numPr>
          <w:ilvl w:val="0"/>
          <w:numId w:val="37"/>
        </w:numPr>
        <w:rPr>
          <w:ins w:id="513" w:author="Soler Martin, Carlos" w:date="2022-06-18T14:31:00Z"/>
        </w:rPr>
      </w:pPr>
      <w:ins w:id="514" w:author="Soler Martin, Carlos" w:date="2022-06-18T14:31:00Z">
        <w:r>
          <w:t>Nivel de resolución de problemas:</w:t>
        </w:r>
      </w:ins>
      <w:ins w:id="515" w:author="Soler Martin, Carlos" w:date="2022-06-18T14:36:00Z">
        <w:r w:rsidR="00A41E3C">
          <w:t xml:space="preserve"> Nivel de resolución de problemas que tiene el </w:t>
        </w:r>
      </w:ins>
      <w:ins w:id="516" w:author="Soler Martin, Carlos" w:date="2022-06-18T17:54:00Z">
        <w:r w:rsidR="00F0718C">
          <w:t>alumno</w:t>
        </w:r>
      </w:ins>
      <w:ins w:id="517" w:author="Soler Martin, Carlos" w:date="2022-06-18T14:36:00Z">
        <w:r w:rsidR="00A41E3C">
          <w:t>. Los niveles son los siguientes: No aplica, Nivel Básico, Nivel medio y Nivel avanzado.</w:t>
        </w:r>
      </w:ins>
    </w:p>
    <w:p w14:paraId="3E14E49B" w14:textId="34840597" w:rsidR="00B469A3" w:rsidRDefault="006E35BE" w:rsidP="00A1068B">
      <w:pPr>
        <w:pStyle w:val="Prrafodelista"/>
        <w:numPr>
          <w:ilvl w:val="0"/>
          <w:numId w:val="37"/>
        </w:numPr>
        <w:rPr>
          <w:ins w:id="518" w:author="Soler Martin, Carlos" w:date="2022-06-18T14:31:00Z"/>
        </w:rPr>
      </w:pPr>
      <w:ins w:id="519" w:author="Soler Martin, Carlos" w:date="2022-06-18T14:31:00Z">
        <w:r>
          <w:t>Nivel de marketing:</w:t>
        </w:r>
      </w:ins>
      <w:ins w:id="520" w:author="Soler Martin, Carlos" w:date="2022-06-18T14:36:00Z">
        <w:r w:rsidR="00A41E3C">
          <w:t xml:space="preserve"> Nivel de marke</w:t>
        </w:r>
      </w:ins>
      <w:ins w:id="521" w:author="Soler Martin, Carlos" w:date="2022-06-18T14:37:00Z">
        <w:r w:rsidR="00A41E3C">
          <w:t>ting</w:t>
        </w:r>
      </w:ins>
      <w:ins w:id="522" w:author="Soler Martin, Carlos" w:date="2022-06-18T14:36:00Z">
        <w:r w:rsidR="00A41E3C">
          <w:t xml:space="preserve"> que tiene el </w:t>
        </w:r>
      </w:ins>
      <w:ins w:id="523" w:author="Soler Martin, Carlos" w:date="2022-06-18T17:55:00Z">
        <w:r w:rsidR="00F0718C">
          <w:t>alumno</w:t>
        </w:r>
      </w:ins>
      <w:ins w:id="524" w:author="Soler Martin, Carlos" w:date="2022-06-18T14:36:00Z">
        <w:r w:rsidR="00A41E3C">
          <w:t>. Los niveles son los siguientes: No aplica, Nivel Básico, Nivel medio y Nivel avanzado.</w:t>
        </w:r>
      </w:ins>
    </w:p>
    <w:p w14:paraId="18BF2684" w14:textId="4D4D418C" w:rsidR="006E35BE" w:rsidRDefault="006E35BE" w:rsidP="00A1068B">
      <w:pPr>
        <w:pStyle w:val="Prrafodelista"/>
        <w:numPr>
          <w:ilvl w:val="0"/>
          <w:numId w:val="37"/>
        </w:numPr>
        <w:rPr>
          <w:ins w:id="525" w:author="Soler Martin, Carlos" w:date="2022-06-18T14:31:00Z"/>
        </w:rPr>
      </w:pPr>
      <w:ins w:id="526" w:author="Soler Martin, Carlos" w:date="2022-06-18T14:31:00Z">
        <w:r>
          <w:t>Nivel de e-commerce:</w:t>
        </w:r>
      </w:ins>
      <w:ins w:id="527" w:author="Soler Martin, Carlos" w:date="2022-06-18T14:37:00Z">
        <w:r w:rsidR="00A41E3C">
          <w:t xml:space="preserve"> Nivel de e-commerce que tiene el </w:t>
        </w:r>
      </w:ins>
      <w:ins w:id="528" w:author="Soler Martin, Carlos" w:date="2022-06-18T17:55:00Z">
        <w:r w:rsidR="00F0718C">
          <w:t>alumno</w:t>
        </w:r>
      </w:ins>
      <w:ins w:id="529" w:author="Soler Martin, Carlos" w:date="2022-06-18T14:37:00Z">
        <w:r w:rsidR="00A41E3C">
          <w:t>. Los niveles son los siguientes: No aplica, Nivel Básico, Nivel medio y Nivel avanzado.</w:t>
        </w:r>
      </w:ins>
    </w:p>
    <w:p w14:paraId="68B1A46E" w14:textId="1B243032" w:rsidR="006E35BE" w:rsidRDefault="006E35BE" w:rsidP="006E35BE">
      <w:pPr>
        <w:pStyle w:val="Prrafodelista"/>
        <w:numPr>
          <w:ilvl w:val="0"/>
          <w:numId w:val="37"/>
        </w:numPr>
        <w:rPr>
          <w:ins w:id="530" w:author="Soler Martin, Carlos" w:date="2022-06-18T14:25:00Z"/>
        </w:rPr>
      </w:pPr>
      <w:ins w:id="531" w:author="Soler Martin, Carlos" w:date="2022-06-18T14:31:00Z">
        <w:r>
          <w:t>N</w:t>
        </w:r>
      </w:ins>
      <w:ins w:id="532" w:author="Soler Martin, Carlos" w:date="2022-06-18T14:32:00Z">
        <w:r>
          <w:t>ivel de diseño gráfico:</w:t>
        </w:r>
      </w:ins>
      <w:ins w:id="533" w:author="Soler Martin, Carlos" w:date="2022-06-18T14:37:00Z">
        <w:r w:rsidR="00A41E3C">
          <w:t xml:space="preserve"> Nivel de diseño gráfico que tiene el </w:t>
        </w:r>
      </w:ins>
      <w:ins w:id="534" w:author="Soler Martin, Carlos" w:date="2022-06-18T17:55:00Z">
        <w:r w:rsidR="00F0718C">
          <w:t>alumno</w:t>
        </w:r>
      </w:ins>
      <w:ins w:id="535" w:author="Soler Martin, Carlos" w:date="2022-06-18T14:37:00Z">
        <w:r w:rsidR="00A41E3C">
          <w:t>. Los niveles son los siguientes: No aplica, Nivel Básico, Nivel medio y Nivel avanzado.</w:t>
        </w:r>
      </w:ins>
    </w:p>
    <w:p w14:paraId="74EDDEC7" w14:textId="371B9C4B" w:rsidR="00A41E3C" w:rsidRDefault="00A1068B" w:rsidP="00AB0C74">
      <w:pPr>
        <w:pStyle w:val="Prrafodelista"/>
        <w:numPr>
          <w:ilvl w:val="0"/>
          <w:numId w:val="37"/>
        </w:numPr>
        <w:rPr>
          <w:ins w:id="536" w:author="Soler Martin, Carlos" w:date="2022-06-18T14:37:00Z"/>
        </w:rPr>
      </w:pPr>
      <w:ins w:id="537" w:author="Soler Martin, Carlos" w:date="2022-06-18T14:25:00Z">
        <w:r>
          <w:t xml:space="preserve">Nivel de matemáticas: </w:t>
        </w:r>
      </w:ins>
      <w:ins w:id="538" w:author="Soler Martin, Carlos" w:date="2022-06-18T14:37:00Z">
        <w:r w:rsidR="00A41E3C">
          <w:t xml:space="preserve">Nivel de matematicas que tiene el </w:t>
        </w:r>
      </w:ins>
      <w:ins w:id="539" w:author="Soler Martin, Carlos" w:date="2022-06-18T17:55:00Z">
        <w:r w:rsidR="00F0718C">
          <w:t>alumno</w:t>
        </w:r>
      </w:ins>
      <w:ins w:id="540" w:author="Soler Martin, Carlos" w:date="2022-06-18T14:37:00Z">
        <w:r w:rsidR="00A41E3C">
          <w:t>. Los niveles son los siguientes: No aplica, Nivel Básico, Nivel medio y Nivel avanzado.</w:t>
        </w:r>
      </w:ins>
    </w:p>
    <w:p w14:paraId="471740A8" w14:textId="162A0CF7" w:rsidR="00A1068B" w:rsidRDefault="00A1068B" w:rsidP="00AB0C74">
      <w:pPr>
        <w:pStyle w:val="Prrafodelista"/>
        <w:numPr>
          <w:ilvl w:val="0"/>
          <w:numId w:val="37"/>
        </w:numPr>
        <w:rPr>
          <w:ins w:id="541" w:author="Soler Martin, Carlos" w:date="2022-06-18T14:25:00Z"/>
        </w:rPr>
      </w:pPr>
      <w:ins w:id="542" w:author="Soler Martin, Carlos" w:date="2022-06-18T14:25:00Z">
        <w:r>
          <w:t>Nivel de estadística:</w:t>
        </w:r>
        <w:r w:rsidRPr="00990DBC">
          <w:t xml:space="preserve"> </w:t>
        </w:r>
      </w:ins>
      <w:ins w:id="543" w:author="Soler Martin, Carlos" w:date="2022-06-18T14:37:00Z">
        <w:r w:rsidR="00A41E3C">
          <w:t xml:space="preserve">Nivel de estadistica que tiene el </w:t>
        </w:r>
      </w:ins>
      <w:ins w:id="544" w:author="Soler Martin, Carlos" w:date="2022-06-18T17:55:00Z">
        <w:r w:rsidR="00F0718C">
          <w:t>alumno</w:t>
        </w:r>
      </w:ins>
      <w:ins w:id="545" w:author="Soler Martin, Carlos" w:date="2022-06-18T14:37:00Z">
        <w:r w:rsidR="00A41E3C">
          <w:t>. Los niveles son los siguientes: No aplica, Nivel Básico, Nivel medio y Nivel avanzado.</w:t>
        </w:r>
      </w:ins>
    </w:p>
    <w:p w14:paraId="5A2C3311" w14:textId="639A4F4F" w:rsidR="00A41E3C" w:rsidRDefault="00A1068B" w:rsidP="00641198">
      <w:pPr>
        <w:pStyle w:val="Prrafodelista"/>
        <w:numPr>
          <w:ilvl w:val="0"/>
          <w:numId w:val="37"/>
        </w:numPr>
        <w:rPr>
          <w:ins w:id="546" w:author="Soler Martin, Carlos" w:date="2022-06-18T14:25:00Z"/>
        </w:rPr>
      </w:pPr>
      <w:ins w:id="547" w:author="Soler Martin, Carlos" w:date="2022-06-18T14:25:00Z">
        <w:r>
          <w:lastRenderedPageBreak/>
          <w:t xml:space="preserve">Nivel de gestión de proyectos: </w:t>
        </w:r>
      </w:ins>
      <w:ins w:id="548" w:author="Soler Martin, Carlos" w:date="2022-06-18T14:37:00Z">
        <w:r w:rsidR="00A41E3C">
          <w:t xml:space="preserve">Nivel de gestión de proyectos que tiene el </w:t>
        </w:r>
      </w:ins>
      <w:ins w:id="549" w:author="Soler Martin, Carlos" w:date="2022-06-18T17:55:00Z">
        <w:r w:rsidR="00F0718C">
          <w:t>alumno</w:t>
        </w:r>
      </w:ins>
      <w:ins w:id="550" w:author="Soler Martin, Carlos" w:date="2022-06-18T14:37:00Z">
        <w:r w:rsidR="00A41E3C">
          <w:t>. Los niveles son los siguientes: No aplica, Nivel Básico, Nivel medio y Nivel avanzado.</w:t>
        </w:r>
      </w:ins>
      <w:ins w:id="551" w:author="Soler Martin, Carlos" w:date="2022-06-18T14:32:00Z">
        <w:r w:rsidR="00A41E3C">
          <w:t>Nivel de redes sociales:</w:t>
        </w:r>
      </w:ins>
    </w:p>
    <w:p w14:paraId="610D35AF" w14:textId="28F24BBF" w:rsidR="00A41E3C" w:rsidRDefault="00A1068B" w:rsidP="00AC4E82">
      <w:pPr>
        <w:pStyle w:val="Prrafodelista"/>
        <w:numPr>
          <w:ilvl w:val="0"/>
          <w:numId w:val="37"/>
        </w:numPr>
        <w:rPr>
          <w:ins w:id="552" w:author="Soler Martin, Carlos" w:date="2022-06-18T14:25:00Z"/>
        </w:rPr>
      </w:pPr>
      <w:ins w:id="553" w:author="Soler Martin, Carlos" w:date="2022-06-18T14:25:00Z">
        <w:r>
          <w:t xml:space="preserve">Nivel de sostenibilidad: </w:t>
        </w:r>
      </w:ins>
      <w:ins w:id="554" w:author="Soler Martin, Carlos" w:date="2022-06-18T14:38:00Z">
        <w:r w:rsidR="00A41E3C">
          <w:t xml:space="preserve">Nivel de sostenibilidad que tiene el </w:t>
        </w:r>
      </w:ins>
      <w:ins w:id="555" w:author="Soler Martin, Carlos" w:date="2022-06-18T17:55:00Z">
        <w:r w:rsidR="00F0718C">
          <w:t>alumno</w:t>
        </w:r>
      </w:ins>
      <w:ins w:id="556" w:author="Soler Martin, Carlos" w:date="2022-06-18T14:38:00Z">
        <w:r w:rsidR="00A41E3C">
          <w:t>. Los niveles son los siguientes: No aplica, Nivel Básico, Nivel medio y Nivel avanzado.</w:t>
        </w:r>
      </w:ins>
      <w:ins w:id="557" w:author="Soler Martin, Carlos" w:date="2022-06-18T14:33:00Z">
        <w:r w:rsidR="00A41E3C">
          <w:t>Nivel de inteligencia Artificial:</w:t>
        </w:r>
      </w:ins>
    </w:p>
    <w:p w14:paraId="431B080C" w14:textId="04DBA315" w:rsidR="00A41E3C" w:rsidRDefault="00A1068B" w:rsidP="00627B3B">
      <w:pPr>
        <w:pStyle w:val="Prrafodelista"/>
        <w:numPr>
          <w:ilvl w:val="0"/>
          <w:numId w:val="37"/>
        </w:numPr>
        <w:rPr>
          <w:ins w:id="558" w:author="Soler Martin, Carlos" w:date="2022-06-18T14:33:00Z"/>
        </w:rPr>
      </w:pPr>
      <w:ins w:id="559" w:author="Soler Martin, Carlos" w:date="2022-06-18T14:25:00Z">
        <w:r>
          <w:t xml:space="preserve">Nivel de Big Data: </w:t>
        </w:r>
      </w:ins>
      <w:ins w:id="560" w:author="Soler Martin, Carlos" w:date="2022-06-18T14:38:00Z">
        <w:r w:rsidR="00A41E3C">
          <w:t xml:space="preserve">Nivel de Big Data que tiene el </w:t>
        </w:r>
      </w:ins>
      <w:ins w:id="561" w:author="Soler Martin, Carlos" w:date="2022-06-18T17:55:00Z">
        <w:r w:rsidR="00F0718C">
          <w:t>alumno</w:t>
        </w:r>
      </w:ins>
      <w:ins w:id="562" w:author="Soler Martin, Carlos" w:date="2022-06-18T14:38:00Z">
        <w:r w:rsidR="00A41E3C">
          <w:t>. Los niveles son los siguientes: No aplica, Nivel Básico, Nivel medio y Nivel avanzado.</w:t>
        </w:r>
      </w:ins>
      <w:ins w:id="563" w:author="Soler Martin, Carlos" w:date="2022-06-18T14:33:00Z">
        <w:r w:rsidR="00A41E3C">
          <w:t>Nivel de machine learning:</w:t>
        </w:r>
      </w:ins>
    </w:p>
    <w:p w14:paraId="6F754F79" w14:textId="1BD5056C" w:rsidR="00A41E3C" w:rsidRDefault="00A41E3C" w:rsidP="00A1068B">
      <w:pPr>
        <w:pStyle w:val="Prrafodelista"/>
        <w:numPr>
          <w:ilvl w:val="0"/>
          <w:numId w:val="37"/>
        </w:numPr>
        <w:rPr>
          <w:ins w:id="564" w:author="Soler Martin, Carlos" w:date="2022-06-18T14:33:00Z"/>
        </w:rPr>
      </w:pPr>
      <w:ins w:id="565" w:author="Soler Martin, Carlos" w:date="2022-06-18T14:33:00Z">
        <w:r>
          <w:t>Nivel de análisis de datos:</w:t>
        </w:r>
      </w:ins>
      <w:ins w:id="566" w:author="Soler Martin, Carlos" w:date="2022-06-18T14:38:00Z">
        <w:r>
          <w:t xml:space="preserve"> Nivel de análisis de datos que tiene el </w:t>
        </w:r>
      </w:ins>
      <w:ins w:id="567" w:author="Soler Martin, Carlos" w:date="2022-06-18T17:55:00Z">
        <w:r w:rsidR="00F0718C">
          <w:t>alumno</w:t>
        </w:r>
      </w:ins>
      <w:ins w:id="568" w:author="Soler Martin, Carlos" w:date="2022-06-18T14:38:00Z">
        <w:r>
          <w:t>. Los niveles son los siguientes: No aplica, Nivel Básico, Nivel medio y Nivel avanzado.</w:t>
        </w:r>
      </w:ins>
    </w:p>
    <w:p w14:paraId="0D6CCA2A" w14:textId="784432E1" w:rsidR="00A41E3C" w:rsidRDefault="00A41E3C" w:rsidP="00A1068B">
      <w:pPr>
        <w:pStyle w:val="Prrafodelista"/>
        <w:numPr>
          <w:ilvl w:val="0"/>
          <w:numId w:val="37"/>
        </w:numPr>
        <w:rPr>
          <w:ins w:id="569" w:author="Soler Martin, Carlos" w:date="2022-06-18T14:33:00Z"/>
        </w:rPr>
      </w:pPr>
      <w:ins w:id="570" w:author="Soler Martin, Carlos" w:date="2022-06-18T14:33:00Z">
        <w:r>
          <w:t>Nivel de bases de datos:</w:t>
        </w:r>
      </w:ins>
      <w:ins w:id="571" w:author="Soler Martin, Carlos" w:date="2022-06-18T14:38:00Z">
        <w:r>
          <w:t xml:space="preserve"> Nivel de bases de datos que tiene el </w:t>
        </w:r>
      </w:ins>
      <w:ins w:id="572" w:author="Soler Martin, Carlos" w:date="2022-06-18T17:55:00Z">
        <w:r w:rsidR="00F0718C">
          <w:t>alumno</w:t>
        </w:r>
      </w:ins>
      <w:ins w:id="573" w:author="Soler Martin, Carlos" w:date="2022-06-18T14:38:00Z">
        <w:r>
          <w:t>. Los niveles son los siguientes: No aplica, Nivel Básico, Nivel medio y Nivel avanzado.</w:t>
        </w:r>
      </w:ins>
    </w:p>
    <w:p w14:paraId="43C9D63C" w14:textId="4701B2A9" w:rsidR="00A41E3C" w:rsidRDefault="00A41E3C" w:rsidP="00A1068B">
      <w:pPr>
        <w:pStyle w:val="Prrafodelista"/>
        <w:numPr>
          <w:ilvl w:val="0"/>
          <w:numId w:val="37"/>
        </w:numPr>
        <w:rPr>
          <w:ins w:id="574" w:author="Soler Martin, Carlos" w:date="2022-06-18T14:34:00Z"/>
        </w:rPr>
      </w:pPr>
      <w:ins w:id="575" w:author="Soler Martin, Carlos" w:date="2022-06-18T14:33:00Z">
        <w:r>
          <w:t>Nivel de Cloud</w:t>
        </w:r>
      </w:ins>
      <w:ins w:id="576" w:author="Soler Martin, Carlos" w:date="2022-06-18T14:34:00Z">
        <w:r>
          <w:t>:</w:t>
        </w:r>
      </w:ins>
      <w:ins w:id="577" w:author="Soler Martin, Carlos" w:date="2022-06-18T14:38:00Z">
        <w:r>
          <w:t xml:space="preserve"> Nivel de cloud que tiene el </w:t>
        </w:r>
      </w:ins>
      <w:ins w:id="578" w:author="Soler Martin, Carlos" w:date="2022-06-18T17:55:00Z">
        <w:r w:rsidR="00F0718C">
          <w:t>alumno</w:t>
        </w:r>
      </w:ins>
      <w:ins w:id="579" w:author="Soler Martin, Carlos" w:date="2022-06-18T14:38:00Z">
        <w:r>
          <w:t>. Los niveles son los siguientes: No aplica, Nivel Básico, Nivel medio y Nivel avanzado.</w:t>
        </w:r>
      </w:ins>
    </w:p>
    <w:p w14:paraId="50D4E716" w14:textId="78E6E44A" w:rsidR="00A41E3C" w:rsidRDefault="00A41E3C" w:rsidP="00A1068B">
      <w:pPr>
        <w:pStyle w:val="Prrafodelista"/>
        <w:numPr>
          <w:ilvl w:val="0"/>
          <w:numId w:val="37"/>
        </w:numPr>
        <w:rPr>
          <w:ins w:id="580" w:author="Soler Martin, Carlos" w:date="2022-06-18T14:34:00Z"/>
        </w:rPr>
      </w:pPr>
      <w:ins w:id="581" w:author="Soler Martin, Carlos" w:date="2022-06-18T14:34:00Z">
        <w:r>
          <w:t>Nivel de IoT:</w:t>
        </w:r>
      </w:ins>
      <w:ins w:id="582" w:author="Soler Martin, Carlos" w:date="2022-06-18T14:38:00Z">
        <w:r>
          <w:t xml:space="preserve"> Nivel de IoT que tiene el </w:t>
        </w:r>
      </w:ins>
      <w:ins w:id="583" w:author="Soler Martin, Carlos" w:date="2022-06-18T17:55:00Z">
        <w:r w:rsidR="00F0718C">
          <w:t>alumno</w:t>
        </w:r>
      </w:ins>
      <w:ins w:id="584" w:author="Soler Martin, Carlos" w:date="2022-06-18T14:38:00Z">
        <w:r>
          <w:t>. Los niveles son los siguientes: No aplica, Nivel Básico, Nivel medio y Nivel avanzado.</w:t>
        </w:r>
      </w:ins>
    </w:p>
    <w:p w14:paraId="53FD4966" w14:textId="364D584C" w:rsidR="00A41E3C" w:rsidRDefault="00A41E3C" w:rsidP="00A1068B">
      <w:pPr>
        <w:pStyle w:val="Prrafodelista"/>
        <w:numPr>
          <w:ilvl w:val="0"/>
          <w:numId w:val="37"/>
        </w:numPr>
        <w:rPr>
          <w:ins w:id="585" w:author="Soler Martin, Carlos" w:date="2022-06-18T14:34:00Z"/>
        </w:rPr>
      </w:pPr>
      <w:ins w:id="586" w:author="Soler Martin, Carlos" w:date="2022-06-18T14:34:00Z">
        <w:r>
          <w:t>Nivel de redes:</w:t>
        </w:r>
      </w:ins>
      <w:ins w:id="587" w:author="Soler Martin, Carlos" w:date="2022-06-18T14:38:00Z">
        <w:r>
          <w:t xml:space="preserve"> Nivel de redes que tiene el </w:t>
        </w:r>
      </w:ins>
      <w:ins w:id="588" w:author="Soler Martin, Carlos" w:date="2022-06-18T17:55:00Z">
        <w:r w:rsidR="00F0718C">
          <w:t>alumno</w:t>
        </w:r>
      </w:ins>
      <w:ins w:id="589" w:author="Soler Martin, Carlos" w:date="2022-06-18T14:38:00Z">
        <w:r>
          <w:t>. Los niveles son los siguientes: No aplica, Nivel Básico, Nivel medio y Nivel avanzado.</w:t>
        </w:r>
      </w:ins>
    </w:p>
    <w:p w14:paraId="5FA54BA7" w14:textId="7F19354A" w:rsidR="00A41E3C" w:rsidRDefault="00A41E3C" w:rsidP="00A1068B">
      <w:pPr>
        <w:pStyle w:val="Prrafodelista"/>
        <w:numPr>
          <w:ilvl w:val="0"/>
          <w:numId w:val="37"/>
        </w:numPr>
        <w:rPr>
          <w:ins w:id="590" w:author="Soler Martin, Carlos" w:date="2022-06-18T14:34:00Z"/>
        </w:rPr>
      </w:pPr>
      <w:ins w:id="591" w:author="Soler Martin, Carlos" w:date="2022-06-18T14:34:00Z">
        <w:r>
          <w:t>Nivel de sistemas operativos:</w:t>
        </w:r>
      </w:ins>
      <w:ins w:id="592" w:author="Soler Martin, Carlos" w:date="2022-06-18T14:38:00Z">
        <w:r>
          <w:t xml:space="preserve"> Nivel de sistemas operativos que tiene el </w:t>
        </w:r>
      </w:ins>
      <w:ins w:id="593" w:author="Soler Martin, Carlos" w:date="2022-06-18T17:55:00Z">
        <w:r w:rsidR="00F0718C">
          <w:t>alumno</w:t>
        </w:r>
      </w:ins>
      <w:ins w:id="594" w:author="Soler Martin, Carlos" w:date="2022-06-18T14:38:00Z">
        <w:r>
          <w:t>. Los niveles son los siguientes: No aplica, Nivel Básico, Nivel medio y Nivel avanzado.</w:t>
        </w:r>
      </w:ins>
    </w:p>
    <w:p w14:paraId="6F7A43D1" w14:textId="04FC0EC5" w:rsidR="00A41E3C" w:rsidRDefault="00A41E3C" w:rsidP="00A1068B">
      <w:pPr>
        <w:pStyle w:val="Prrafodelista"/>
        <w:numPr>
          <w:ilvl w:val="0"/>
          <w:numId w:val="37"/>
        </w:numPr>
        <w:rPr>
          <w:ins w:id="595" w:author="Soler Martin, Carlos" w:date="2022-06-18T14:34:00Z"/>
        </w:rPr>
      </w:pPr>
      <w:ins w:id="596" w:author="Soler Martin, Carlos" w:date="2022-06-18T14:34:00Z">
        <w:r>
          <w:t>Nivel de desarrollo web:</w:t>
        </w:r>
      </w:ins>
      <w:ins w:id="597" w:author="Soler Martin, Carlos" w:date="2022-06-18T14:38:00Z">
        <w:r>
          <w:t xml:space="preserve"> Nivel de </w:t>
        </w:r>
      </w:ins>
      <w:ins w:id="598" w:author="Soler Martin, Carlos" w:date="2022-06-18T14:39:00Z">
        <w:r>
          <w:t>desarrollo web</w:t>
        </w:r>
      </w:ins>
      <w:ins w:id="599" w:author="Soler Martin, Carlos" w:date="2022-06-18T14:38:00Z">
        <w:r>
          <w:t xml:space="preserve"> que tiene el </w:t>
        </w:r>
      </w:ins>
      <w:ins w:id="600" w:author="Soler Martin, Carlos" w:date="2022-06-18T17:55:00Z">
        <w:r w:rsidR="00F0718C">
          <w:t>alumno</w:t>
        </w:r>
      </w:ins>
      <w:ins w:id="601" w:author="Soler Martin, Carlos" w:date="2022-06-18T14:38:00Z">
        <w:r>
          <w:t>. Los niveles son los siguientes: No aplica, Nivel Básico, Nivel medio y Nivel avanzado.</w:t>
        </w:r>
      </w:ins>
    </w:p>
    <w:p w14:paraId="7D0AE4F4" w14:textId="352B3C93" w:rsidR="00A41E3C" w:rsidRDefault="00A41E3C" w:rsidP="00A1068B">
      <w:pPr>
        <w:pStyle w:val="Prrafodelista"/>
        <w:numPr>
          <w:ilvl w:val="0"/>
          <w:numId w:val="37"/>
        </w:numPr>
        <w:rPr>
          <w:ins w:id="602" w:author="Soler Martin, Carlos" w:date="2022-06-18T14:34:00Z"/>
        </w:rPr>
      </w:pPr>
      <w:ins w:id="603" w:author="Soler Martin, Carlos" w:date="2022-06-18T14:34:00Z">
        <w:r>
          <w:t>Nivel de diseño web:</w:t>
        </w:r>
      </w:ins>
      <w:ins w:id="604" w:author="Soler Martin, Carlos" w:date="2022-06-18T14:39:00Z">
        <w:r>
          <w:t xml:space="preserve"> Nivel de diseño web que tiene el </w:t>
        </w:r>
      </w:ins>
      <w:ins w:id="605" w:author="Soler Martin, Carlos" w:date="2022-06-18T17:55:00Z">
        <w:r w:rsidR="00F0718C">
          <w:t>alumno</w:t>
        </w:r>
      </w:ins>
      <w:ins w:id="606" w:author="Soler Martin, Carlos" w:date="2022-06-18T14:39:00Z">
        <w:r>
          <w:t>. Los niveles son los siguientes: No aplica, Nivel Básico, Nivel medio y Nivel avanzado.</w:t>
        </w:r>
      </w:ins>
    </w:p>
    <w:p w14:paraId="7A80FD92" w14:textId="42E72712" w:rsidR="00A41E3C" w:rsidRDefault="00A41E3C" w:rsidP="00A1068B">
      <w:pPr>
        <w:pStyle w:val="Prrafodelista"/>
        <w:numPr>
          <w:ilvl w:val="0"/>
          <w:numId w:val="37"/>
        </w:numPr>
        <w:rPr>
          <w:ins w:id="607" w:author="Soler Martin, Carlos" w:date="2022-06-18T14:34:00Z"/>
        </w:rPr>
      </w:pPr>
      <w:ins w:id="608" w:author="Soler Martin, Carlos" w:date="2022-06-18T14:34:00Z">
        <w:r>
          <w:lastRenderedPageBreak/>
          <w:t>Nivel de R:</w:t>
        </w:r>
      </w:ins>
      <w:ins w:id="609" w:author="Soler Martin, Carlos" w:date="2022-06-18T14:39:00Z">
        <w:r>
          <w:t xml:space="preserve"> Nivel de R que tiene el </w:t>
        </w:r>
      </w:ins>
      <w:ins w:id="610" w:author="Soler Martin, Carlos" w:date="2022-06-18T17:55:00Z">
        <w:r w:rsidR="00F0718C">
          <w:t>alumno</w:t>
        </w:r>
      </w:ins>
      <w:ins w:id="611" w:author="Soler Martin, Carlos" w:date="2022-06-18T14:39:00Z">
        <w:r>
          <w:t>. Los niveles son los siguientes: No aplica, Nivel Básico, Nivel medio y Nivel avanzado.</w:t>
        </w:r>
      </w:ins>
    </w:p>
    <w:p w14:paraId="1B580819" w14:textId="34E6AC45" w:rsidR="00A41E3C" w:rsidRDefault="00A41E3C" w:rsidP="00A1068B">
      <w:pPr>
        <w:pStyle w:val="Prrafodelista"/>
        <w:numPr>
          <w:ilvl w:val="0"/>
          <w:numId w:val="37"/>
        </w:numPr>
        <w:rPr>
          <w:ins w:id="612" w:author="Soler Martin, Carlos" w:date="2022-06-18T14:35:00Z"/>
        </w:rPr>
      </w:pPr>
      <w:ins w:id="613" w:author="Soler Martin, Carlos" w:date="2022-06-18T14:34:00Z">
        <w:r>
          <w:t>Nivel de Java</w:t>
        </w:r>
      </w:ins>
      <w:ins w:id="614" w:author="Soler Martin, Carlos" w:date="2022-06-18T14:35:00Z">
        <w:r>
          <w:t>:</w:t>
        </w:r>
      </w:ins>
      <w:ins w:id="615" w:author="Soler Martin, Carlos" w:date="2022-06-18T14:39:00Z">
        <w:r>
          <w:t xml:space="preserve"> Nivel de Java que tiene el </w:t>
        </w:r>
      </w:ins>
      <w:ins w:id="616" w:author="Soler Martin, Carlos" w:date="2022-06-18T17:55:00Z">
        <w:r w:rsidR="00F0718C">
          <w:t>alumno</w:t>
        </w:r>
      </w:ins>
      <w:ins w:id="617" w:author="Soler Martin, Carlos" w:date="2022-06-18T14:39:00Z">
        <w:r>
          <w:t>. Los niveles son los siguientes: No aplica, Nivel Básico, Nivel medio y Nivel avanzado.</w:t>
        </w:r>
      </w:ins>
    </w:p>
    <w:p w14:paraId="65F1DD4C" w14:textId="69B3879C" w:rsidR="00A41E3C" w:rsidRDefault="00A41E3C" w:rsidP="00A1068B">
      <w:pPr>
        <w:pStyle w:val="Prrafodelista"/>
        <w:numPr>
          <w:ilvl w:val="0"/>
          <w:numId w:val="37"/>
        </w:numPr>
        <w:rPr>
          <w:ins w:id="618" w:author="Soler Martin, Carlos" w:date="2022-06-18T14:35:00Z"/>
        </w:rPr>
      </w:pPr>
      <w:ins w:id="619" w:author="Soler Martin, Carlos" w:date="2022-06-18T14:35:00Z">
        <w:r>
          <w:t>Nivel de Pascal:</w:t>
        </w:r>
      </w:ins>
      <w:ins w:id="620" w:author="Soler Martin, Carlos" w:date="2022-06-18T14:39:00Z">
        <w:r w:rsidR="001124CE">
          <w:t xml:space="preserve"> Nivel de Pascal que tiene el </w:t>
        </w:r>
      </w:ins>
      <w:ins w:id="621" w:author="Soler Martin, Carlos" w:date="2022-06-18T17:55:00Z">
        <w:r w:rsidR="00F0718C">
          <w:t>alumno</w:t>
        </w:r>
      </w:ins>
      <w:ins w:id="622" w:author="Soler Martin, Carlos" w:date="2022-06-18T14:39:00Z">
        <w:r w:rsidR="001124CE">
          <w:t>. Los niveles son los siguientes: No aplica, Nivel Básico, Nivel medio y Nivel avanzado.</w:t>
        </w:r>
      </w:ins>
    </w:p>
    <w:p w14:paraId="6ED18E2C" w14:textId="6C644B98" w:rsidR="00292EAA" w:rsidRPr="00292EAA" w:rsidRDefault="00A41E3C">
      <w:pPr>
        <w:pStyle w:val="Prrafodelista"/>
        <w:numPr>
          <w:ilvl w:val="0"/>
          <w:numId w:val="37"/>
        </w:numPr>
        <w:rPr>
          <w:ins w:id="623" w:author="Soler Martin, Carlos" w:date="2022-06-18T11:52:00Z"/>
        </w:rPr>
        <w:pPrChange w:id="624" w:author="Soler Martin, Carlos" w:date="2022-06-18T13:39:00Z">
          <w:pPr>
            <w:pStyle w:val="Ttulo4"/>
            <w:numPr>
              <w:ilvl w:val="4"/>
            </w:numPr>
            <w:ind w:left="1008" w:hanging="1008"/>
          </w:pPr>
        </w:pPrChange>
      </w:pPr>
      <w:ins w:id="625" w:author="Soler Martin, Carlos" w:date="2022-06-18T14:35:00Z">
        <w:r>
          <w:t>Nivel de Python:</w:t>
        </w:r>
      </w:ins>
      <w:ins w:id="626" w:author="Soler Martin, Carlos" w:date="2022-06-18T14:39:00Z">
        <w:r w:rsidR="001124CE">
          <w:t xml:space="preserve"> Nivel de Python que tiene el </w:t>
        </w:r>
      </w:ins>
      <w:ins w:id="627" w:author="Soler Martin, Carlos" w:date="2022-06-18T17:55:00Z">
        <w:r w:rsidR="00F0718C">
          <w:t>alumno</w:t>
        </w:r>
      </w:ins>
      <w:ins w:id="628" w:author="Soler Martin, Carlos" w:date="2022-06-18T14:39:00Z">
        <w:r w:rsidR="001124CE">
          <w:t>. Los niveles son los siguientes: No aplica, Nivel Básico, Nivel medio y Nivel avanzado.</w:t>
        </w:r>
      </w:ins>
    </w:p>
    <w:p w14:paraId="2719B87C" w14:textId="75F21B2B" w:rsidR="00741E6D" w:rsidRDefault="00741E6D" w:rsidP="007D6634">
      <w:pPr>
        <w:pStyle w:val="Ttulo4"/>
        <w:rPr>
          <w:ins w:id="629" w:author="Soler Martin, Carlos" w:date="2022-06-18T17:51:00Z"/>
        </w:rPr>
      </w:pPr>
      <w:ins w:id="630" w:author="Soler Martin, Carlos" w:date="2022-06-18T11:52:00Z">
        <w:r>
          <w:t>Patrones de las URIs</w:t>
        </w:r>
      </w:ins>
    </w:p>
    <w:p w14:paraId="640934C2" w14:textId="7447CFDD" w:rsidR="007C4197" w:rsidRPr="00835C13" w:rsidRDefault="00F0718C" w:rsidP="00F0718C">
      <w:pPr>
        <w:pStyle w:val="Prrafodelista"/>
        <w:numPr>
          <w:ilvl w:val="0"/>
          <w:numId w:val="38"/>
        </w:numPr>
        <w:rPr>
          <w:ins w:id="631" w:author="Soler Martin, Carlos" w:date="2022-06-18T17:56:00Z"/>
          <w:b/>
          <w:bCs/>
          <w:rPrChange w:id="632" w:author="Soler Martin, Carlos" w:date="2022-06-18T17:56:00Z">
            <w:rPr>
              <w:ins w:id="633" w:author="Soler Martin, Carlos" w:date="2022-06-18T17:56:00Z"/>
            </w:rPr>
          </w:rPrChange>
        </w:rPr>
      </w:pPr>
      <w:ins w:id="634" w:author="Soler Martin, Carlos" w:date="2022-06-18T17:51:00Z">
        <w:r w:rsidRPr="00B065BE">
          <w:rPr>
            <w:b/>
            <w:bCs/>
            <w:rPrChange w:id="635" w:author="Soler Martin, Carlos" w:date="2022-06-18T17:55:00Z">
              <w:rPr/>
            </w:rPrChange>
          </w:rPr>
          <w:t>/alumnos</w:t>
        </w:r>
      </w:ins>
      <w:ins w:id="636" w:author="Soler Martin, Carlos" w:date="2022-06-18T17:56:00Z">
        <w:r w:rsidR="00B065BE">
          <w:rPr>
            <w:b/>
            <w:bCs/>
          </w:rPr>
          <w:t xml:space="preserve">: </w:t>
        </w:r>
        <w:r w:rsidR="00B065BE">
          <w:t>recibe todas las peticiones</w:t>
        </w:r>
        <w:r w:rsidR="00835C13">
          <w:t xml:space="preserve"> HTTP relacionadas con los alumnos.</w:t>
        </w:r>
      </w:ins>
    </w:p>
    <w:p w14:paraId="01FE37DE" w14:textId="1612303A" w:rsidR="00835C13" w:rsidRPr="00C2336E" w:rsidRDefault="00835C13" w:rsidP="00F0718C">
      <w:pPr>
        <w:pStyle w:val="Prrafodelista"/>
        <w:numPr>
          <w:ilvl w:val="0"/>
          <w:numId w:val="38"/>
        </w:numPr>
        <w:rPr>
          <w:ins w:id="637" w:author="Soler Martin, Carlos" w:date="2022-06-18T18:12:00Z"/>
          <w:b/>
          <w:bCs/>
          <w:rPrChange w:id="638" w:author="Soler Martin, Carlos" w:date="2022-06-18T18:12:00Z">
            <w:rPr>
              <w:ins w:id="639" w:author="Soler Martin, Carlos" w:date="2022-06-18T18:12:00Z"/>
            </w:rPr>
          </w:rPrChange>
        </w:rPr>
      </w:pPr>
      <w:ins w:id="640" w:author="Soler Martin, Carlos" w:date="2022-06-18T17:56:00Z">
        <w:r>
          <w:rPr>
            <w:b/>
            <w:bCs/>
          </w:rPr>
          <w:t xml:space="preserve">/alumnos/:id: </w:t>
        </w:r>
      </w:ins>
      <w:ins w:id="641" w:author="Soler Martin, Carlos" w:date="2022-06-18T17:57:00Z">
        <w:r>
          <w:t>recibe todas las peticiones HTTP relacionadas un alumno especifico.</w:t>
        </w:r>
      </w:ins>
    </w:p>
    <w:p w14:paraId="52D0DD76" w14:textId="62A9EE86" w:rsidR="00C2336E" w:rsidRPr="00835C13" w:rsidRDefault="00C2336E" w:rsidP="00F0718C">
      <w:pPr>
        <w:pStyle w:val="Prrafodelista"/>
        <w:numPr>
          <w:ilvl w:val="0"/>
          <w:numId w:val="38"/>
        </w:numPr>
        <w:rPr>
          <w:ins w:id="642" w:author="Soler Martin, Carlos" w:date="2022-06-18T17:57:00Z"/>
          <w:b/>
          <w:bCs/>
          <w:rPrChange w:id="643" w:author="Soler Martin, Carlos" w:date="2022-06-18T17:57:00Z">
            <w:rPr>
              <w:ins w:id="644" w:author="Soler Martin, Carlos" w:date="2022-06-18T17:57:00Z"/>
            </w:rPr>
          </w:rPrChange>
        </w:rPr>
      </w:pPr>
      <w:ins w:id="645" w:author="Soler Martin, Carlos" w:date="2022-06-18T18:12:00Z">
        <w:r>
          <w:rPr>
            <w:b/>
            <w:bCs/>
          </w:rPr>
          <w:t>/alumnos/:id/skil</w:t>
        </w:r>
      </w:ins>
      <w:ins w:id="646" w:author="Soler Martin, Carlos" w:date="2022-06-18T18:13:00Z">
        <w:r>
          <w:rPr>
            <w:b/>
            <w:bCs/>
          </w:rPr>
          <w:t xml:space="preserve">ls: </w:t>
        </w:r>
        <w:r>
          <w:t>Reune todas las peticiones</w:t>
        </w:r>
      </w:ins>
      <w:ins w:id="647" w:author="Soler Martin, Carlos" w:date="2022-06-18T18:14:00Z">
        <w:r>
          <w:t xml:space="preserve"> HTTP</w:t>
        </w:r>
      </w:ins>
      <w:ins w:id="648" w:author="Soler Martin, Carlos" w:date="2022-06-18T18:13:00Z">
        <w:r>
          <w:t xml:space="preserve"> relacionadas con las Skills de un alumno</w:t>
        </w:r>
      </w:ins>
      <w:ins w:id="649" w:author="Soler Martin, Carlos" w:date="2022-06-18T18:17:00Z">
        <w:r w:rsidR="00ED78D9">
          <w:t xml:space="preserve"> especifico.</w:t>
        </w:r>
      </w:ins>
    </w:p>
    <w:p w14:paraId="33592931" w14:textId="2F8DBAF9" w:rsidR="00835C13" w:rsidRPr="00C2336E" w:rsidRDefault="00835C13" w:rsidP="00C2336E">
      <w:pPr>
        <w:pStyle w:val="Prrafodelista"/>
        <w:numPr>
          <w:ilvl w:val="0"/>
          <w:numId w:val="38"/>
        </w:numPr>
        <w:rPr>
          <w:ins w:id="650" w:author="Soler Martin, Carlos" w:date="2022-06-18T17:57:00Z"/>
          <w:b/>
          <w:bCs/>
          <w:rPrChange w:id="651" w:author="Soler Martin, Carlos" w:date="2022-06-18T18:14:00Z">
            <w:rPr>
              <w:ins w:id="652" w:author="Soler Martin, Carlos" w:date="2022-06-18T17:57:00Z"/>
            </w:rPr>
          </w:rPrChange>
        </w:rPr>
      </w:pPr>
      <w:ins w:id="653" w:author="Soler Martin, Carlos" w:date="2022-06-18T17:57:00Z">
        <w:r>
          <w:rPr>
            <w:b/>
            <w:bCs/>
          </w:rPr>
          <w:t>/empresas:</w:t>
        </w:r>
      </w:ins>
      <w:ins w:id="654" w:author="Soler Martin, Carlos" w:date="2022-06-18T18:15:00Z">
        <w:r w:rsidR="00C2336E">
          <w:rPr>
            <w:b/>
            <w:bCs/>
          </w:rPr>
          <w:t xml:space="preserve"> </w:t>
        </w:r>
      </w:ins>
      <w:ins w:id="655" w:author="Soler Martin, Carlos" w:date="2022-06-18T18:13:00Z">
        <w:r w:rsidR="00C2336E">
          <w:t xml:space="preserve">recibe todas las peticiones HTTP relacionadas con las </w:t>
        </w:r>
      </w:ins>
      <w:ins w:id="656" w:author="Soler Martin, Carlos" w:date="2022-06-18T18:14:00Z">
        <w:r w:rsidR="00C2336E">
          <w:t>empresas</w:t>
        </w:r>
      </w:ins>
      <w:ins w:id="657" w:author="Soler Martin, Carlos" w:date="2022-06-18T18:13:00Z">
        <w:r w:rsidR="00C2336E">
          <w:t>.</w:t>
        </w:r>
      </w:ins>
    </w:p>
    <w:p w14:paraId="16FC432A" w14:textId="12E7F3D2" w:rsidR="00835C13" w:rsidRPr="00C2336E" w:rsidRDefault="00835C13" w:rsidP="00C2336E">
      <w:pPr>
        <w:pStyle w:val="Prrafodelista"/>
        <w:numPr>
          <w:ilvl w:val="0"/>
          <w:numId w:val="38"/>
        </w:numPr>
        <w:rPr>
          <w:ins w:id="658" w:author="Soler Martin, Carlos" w:date="2022-06-18T17:57:00Z"/>
          <w:b/>
          <w:bCs/>
          <w:rPrChange w:id="659" w:author="Soler Martin, Carlos" w:date="2022-06-18T18:14:00Z">
            <w:rPr>
              <w:ins w:id="660" w:author="Soler Martin, Carlos" w:date="2022-06-18T17:57:00Z"/>
            </w:rPr>
          </w:rPrChange>
        </w:rPr>
      </w:pPr>
      <w:ins w:id="661" w:author="Soler Martin, Carlos" w:date="2022-06-18T17:57:00Z">
        <w:r>
          <w:rPr>
            <w:b/>
            <w:bCs/>
          </w:rPr>
          <w:t>/empresas/:id:</w:t>
        </w:r>
      </w:ins>
      <w:ins w:id="662" w:author="Soler Martin, Carlos" w:date="2022-06-18T18:14:00Z">
        <w:r w:rsidR="00C2336E" w:rsidRPr="00C2336E">
          <w:t xml:space="preserve"> </w:t>
        </w:r>
        <w:r w:rsidR="00C2336E">
          <w:t>recibe todas las peticiones HTTP relacionadas una empresa especifica.</w:t>
        </w:r>
      </w:ins>
    </w:p>
    <w:p w14:paraId="0DE0F9F8" w14:textId="385A4DEC" w:rsidR="00C2336E" w:rsidRPr="003951E4" w:rsidRDefault="00C2336E" w:rsidP="00C2336E">
      <w:pPr>
        <w:pStyle w:val="Prrafodelista"/>
        <w:numPr>
          <w:ilvl w:val="0"/>
          <w:numId w:val="38"/>
        </w:numPr>
        <w:rPr>
          <w:ins w:id="663" w:author="Soler Martin, Carlos" w:date="2022-06-19T13:44:00Z"/>
          <w:b/>
          <w:bCs/>
          <w:rPrChange w:id="664" w:author="Soler Martin, Carlos" w:date="2022-06-19T13:44:00Z">
            <w:rPr>
              <w:ins w:id="665" w:author="Soler Martin, Carlos" w:date="2022-06-19T13:44:00Z"/>
            </w:rPr>
          </w:rPrChange>
        </w:rPr>
      </w:pPr>
      <w:ins w:id="666" w:author="Soler Martin, Carlos" w:date="2022-06-18T18:14:00Z">
        <w:r>
          <w:rPr>
            <w:b/>
            <w:bCs/>
          </w:rPr>
          <w:t>/empresas/:id/ofertas</w:t>
        </w:r>
      </w:ins>
      <w:ins w:id="667" w:author="Soler Martin, Carlos" w:date="2022-06-18T18:15:00Z">
        <w:r>
          <w:rPr>
            <w:b/>
            <w:bCs/>
          </w:rPr>
          <w:t>_nuevas:</w:t>
        </w:r>
      </w:ins>
      <w:ins w:id="668" w:author="Soler Martin, Carlos" w:date="2022-06-18T18:16:00Z">
        <w:r>
          <w:t xml:space="preserve"> </w:t>
        </w:r>
      </w:ins>
      <w:ins w:id="669" w:author="Soler Martin, Carlos" w:date="2022-06-18T18:15:00Z">
        <w:r>
          <w:t>recibe todas las peticiones HTTP relacionadas</w:t>
        </w:r>
      </w:ins>
      <w:ins w:id="670" w:author="Soler Martin, Carlos" w:date="2022-06-18T18:16:00Z">
        <w:r>
          <w:t xml:space="preserve"> con las </w:t>
        </w:r>
      </w:ins>
      <w:ins w:id="671" w:author="Soler Martin, Carlos" w:date="2022-06-18T18:18:00Z">
        <w:r w:rsidR="00ED78D9">
          <w:t xml:space="preserve">todas las </w:t>
        </w:r>
      </w:ins>
      <w:ins w:id="672" w:author="Soler Martin, Carlos" w:date="2022-06-18T18:16:00Z">
        <w:r>
          <w:t>ofertas nuevas de una empresa</w:t>
        </w:r>
      </w:ins>
      <w:ins w:id="673" w:author="Soler Martin, Carlos" w:date="2022-06-18T18:17:00Z">
        <w:r w:rsidR="00ED78D9">
          <w:t xml:space="preserve"> especifica</w:t>
        </w:r>
      </w:ins>
      <w:ins w:id="674" w:author="Soler Martin, Carlos" w:date="2022-06-18T18:15:00Z">
        <w:r>
          <w:t>.</w:t>
        </w:r>
      </w:ins>
    </w:p>
    <w:p w14:paraId="2CFCCDBC" w14:textId="788346F3" w:rsidR="00ED78D9" w:rsidRPr="00ED78D9" w:rsidRDefault="00ED78D9" w:rsidP="00ED78D9">
      <w:pPr>
        <w:pStyle w:val="Prrafodelista"/>
        <w:numPr>
          <w:ilvl w:val="0"/>
          <w:numId w:val="38"/>
        </w:numPr>
        <w:rPr>
          <w:ins w:id="675" w:author="Soler Martin, Carlos" w:date="2022-06-18T18:15:00Z"/>
          <w:b/>
          <w:bCs/>
          <w:rPrChange w:id="676" w:author="Soler Martin, Carlos" w:date="2022-06-18T18:18:00Z">
            <w:rPr>
              <w:ins w:id="677" w:author="Soler Martin, Carlos" w:date="2022-06-18T18:15:00Z"/>
            </w:rPr>
          </w:rPrChange>
        </w:rPr>
      </w:pPr>
      <w:ins w:id="678" w:author="Soler Martin, Carlos" w:date="2022-06-18T18:18:00Z">
        <w:r>
          <w:rPr>
            <w:b/>
            <w:bCs/>
          </w:rPr>
          <w:t>/empresas/:id/ofertas_nuevas/:id:</w:t>
        </w:r>
        <w:r>
          <w:t xml:space="preserve"> recibe todas las peticiones HTTP relacionadas con una oferta nueva especifica de una empresa especifica.</w:t>
        </w:r>
      </w:ins>
    </w:p>
    <w:p w14:paraId="3572CE06" w14:textId="46BB35CD" w:rsidR="00ED78D9" w:rsidRPr="00B94B9F" w:rsidRDefault="00ED78D9" w:rsidP="00ED78D9">
      <w:pPr>
        <w:pStyle w:val="Prrafodelista"/>
        <w:numPr>
          <w:ilvl w:val="0"/>
          <w:numId w:val="38"/>
        </w:numPr>
        <w:rPr>
          <w:ins w:id="679" w:author="Soler Martin, Carlos" w:date="2022-06-18T18:16:00Z"/>
          <w:b/>
          <w:bCs/>
        </w:rPr>
      </w:pPr>
      <w:ins w:id="680" w:author="Soler Martin, Carlos" w:date="2022-06-18T18:16:00Z">
        <w:r>
          <w:rPr>
            <w:b/>
            <w:bCs/>
          </w:rPr>
          <w:t>/empresas/:id</w:t>
        </w:r>
      </w:ins>
      <w:ins w:id="681" w:author="Soler Martin, Carlos" w:date="2022-06-19T13:45:00Z">
        <w:r w:rsidR="003951E4">
          <w:rPr>
            <w:b/>
            <w:bCs/>
          </w:rPr>
          <w:t>/</w:t>
        </w:r>
      </w:ins>
      <w:ins w:id="682" w:author="Soler Martin, Carlos" w:date="2022-06-18T18:16:00Z">
        <w:r>
          <w:rPr>
            <w:b/>
            <w:bCs/>
          </w:rPr>
          <w:t>ofertas_asignadas:</w:t>
        </w:r>
        <w:r>
          <w:t xml:space="preserve"> recibe todas las peticiones HTTP relacionadas con </w:t>
        </w:r>
      </w:ins>
      <w:ins w:id="683" w:author="Soler Martin, Carlos" w:date="2022-06-18T18:18:00Z">
        <w:r>
          <w:t xml:space="preserve">todas </w:t>
        </w:r>
      </w:ins>
      <w:ins w:id="684" w:author="Soler Martin, Carlos" w:date="2022-06-18T18:16:00Z">
        <w:r>
          <w:t>las ofertas asignadas de una empresa</w:t>
        </w:r>
      </w:ins>
      <w:ins w:id="685" w:author="Soler Martin, Carlos" w:date="2022-06-18T18:17:00Z">
        <w:r>
          <w:t xml:space="preserve"> especifica</w:t>
        </w:r>
      </w:ins>
      <w:ins w:id="686" w:author="Soler Martin, Carlos" w:date="2022-06-18T18:16:00Z">
        <w:r>
          <w:t>.</w:t>
        </w:r>
      </w:ins>
    </w:p>
    <w:p w14:paraId="0050B6FB" w14:textId="7B5E54DB" w:rsidR="00ED78D9" w:rsidRPr="00B94B9F" w:rsidRDefault="00ED78D9" w:rsidP="00ED78D9">
      <w:pPr>
        <w:pStyle w:val="Prrafodelista"/>
        <w:numPr>
          <w:ilvl w:val="0"/>
          <w:numId w:val="38"/>
        </w:numPr>
        <w:rPr>
          <w:ins w:id="687" w:author="Soler Martin, Carlos" w:date="2022-06-18T18:16:00Z"/>
          <w:b/>
          <w:bCs/>
        </w:rPr>
      </w:pPr>
      <w:ins w:id="688" w:author="Soler Martin, Carlos" w:date="2022-06-18T18:16:00Z">
        <w:r>
          <w:rPr>
            <w:b/>
            <w:bCs/>
          </w:rPr>
          <w:t>/alumnos/:id/ofertas_asignadas:</w:t>
        </w:r>
        <w:r>
          <w:t xml:space="preserve"> recibe todas las peticiones HTTP relacionadas con la oferta asignad</w:t>
        </w:r>
      </w:ins>
      <w:ins w:id="689" w:author="Soler Martin, Carlos" w:date="2022-06-18T18:17:00Z">
        <w:r>
          <w:t>a a un alumno especifico</w:t>
        </w:r>
      </w:ins>
      <w:ins w:id="690" w:author="Soler Martin, Carlos" w:date="2022-06-18T18:16:00Z">
        <w:r>
          <w:t>.</w:t>
        </w:r>
      </w:ins>
    </w:p>
    <w:p w14:paraId="42714F8C" w14:textId="0AE2484F" w:rsidR="00C2336E" w:rsidRPr="00C2336E" w:rsidRDefault="00C2336E">
      <w:pPr>
        <w:pStyle w:val="Prrafodelista"/>
        <w:rPr>
          <w:ins w:id="691" w:author="Soler Martin, Carlos" w:date="2022-06-18T11:53:00Z"/>
          <w:b/>
          <w:bCs/>
          <w:rPrChange w:id="692" w:author="Soler Martin, Carlos" w:date="2022-06-18T18:11:00Z">
            <w:rPr>
              <w:ins w:id="693" w:author="Soler Martin, Carlos" w:date="2022-06-18T11:53:00Z"/>
            </w:rPr>
          </w:rPrChange>
        </w:rPr>
        <w:pPrChange w:id="694" w:author="Soler Martin, Carlos" w:date="2022-06-18T18:16:00Z">
          <w:pPr>
            <w:pStyle w:val="Ttulo4"/>
          </w:pPr>
        </w:pPrChange>
      </w:pPr>
    </w:p>
    <w:p w14:paraId="1463C190" w14:textId="1A2EFF79" w:rsidR="00741E6D" w:rsidRDefault="00741E6D" w:rsidP="00741E6D">
      <w:pPr>
        <w:pStyle w:val="Ttulo4"/>
        <w:rPr>
          <w:ins w:id="695" w:author="Soler Martin, Carlos" w:date="2022-06-19T12:32:00Z"/>
        </w:rPr>
      </w:pPr>
      <w:ins w:id="696" w:author="Soler Martin, Carlos" w:date="2022-06-18T11:53:00Z">
        <w:r>
          <w:lastRenderedPageBreak/>
          <w:t>API de cada recurso</w:t>
        </w:r>
      </w:ins>
    </w:p>
    <w:p w14:paraId="180B7E5B" w14:textId="77777777" w:rsidR="0071131E" w:rsidRPr="0071131E" w:rsidRDefault="0071131E" w:rsidP="00E962DB">
      <w:pPr>
        <w:ind w:left="-284"/>
        <w:rPr>
          <w:ins w:id="697" w:author="Soler Martin, Carlos" w:date="2022-06-18T11:53:00Z"/>
        </w:rPr>
        <w:pPrChange w:id="698" w:author="Soler Martin, Carlos" w:date="2022-06-19T12:32:00Z">
          <w:pPr>
            <w:pStyle w:val="Ttulo4"/>
          </w:pPr>
        </w:pPrChange>
      </w:pPr>
    </w:p>
    <w:tbl>
      <w:tblPr>
        <w:tblStyle w:val="Tablaconcuadrcula7concolores-nfasis1"/>
        <w:tblW w:w="9399" w:type="dxa"/>
        <w:tblLook w:val="04A0" w:firstRow="1" w:lastRow="0" w:firstColumn="1" w:lastColumn="0" w:noHBand="0" w:noVBand="1"/>
        <w:tblPrChange w:id="699" w:author="Soler Martin, Carlos" w:date="2022-06-19T12:38:00Z">
          <w:tblPr>
            <w:tblStyle w:val="Tablaconcuadrcula7concolores-nfasis1"/>
            <w:tblW w:w="9399" w:type="dxa"/>
            <w:tblLook w:val="04A0" w:firstRow="1" w:lastRow="0" w:firstColumn="1" w:lastColumn="0" w:noHBand="0" w:noVBand="1"/>
          </w:tblPr>
        </w:tblPrChange>
      </w:tblPr>
      <w:tblGrid>
        <w:gridCol w:w="1566"/>
        <w:gridCol w:w="1566"/>
        <w:gridCol w:w="1566"/>
        <w:gridCol w:w="1398"/>
        <w:gridCol w:w="1559"/>
        <w:gridCol w:w="1744"/>
        <w:tblGridChange w:id="700">
          <w:tblGrid>
            <w:gridCol w:w="1542"/>
            <w:gridCol w:w="24"/>
            <w:gridCol w:w="1518"/>
            <w:gridCol w:w="48"/>
            <w:gridCol w:w="1494"/>
            <w:gridCol w:w="72"/>
            <w:gridCol w:w="1398"/>
            <w:gridCol w:w="72"/>
            <w:gridCol w:w="96"/>
            <w:gridCol w:w="1391"/>
            <w:gridCol w:w="55"/>
            <w:gridCol w:w="120"/>
            <w:gridCol w:w="1425"/>
            <w:gridCol w:w="144"/>
          </w:tblGrid>
        </w:tblGridChange>
      </w:tblGrid>
      <w:tr w:rsidR="00F14E9D" w14:paraId="32C1DB66" w14:textId="77777777" w:rsidTr="00F14E9D">
        <w:trPr>
          <w:cnfStyle w:val="100000000000" w:firstRow="1" w:lastRow="0" w:firstColumn="0" w:lastColumn="0" w:oddVBand="0" w:evenVBand="0" w:oddHBand="0" w:evenHBand="0" w:firstRowFirstColumn="0" w:firstRowLastColumn="0" w:lastRowFirstColumn="0" w:lastRowLastColumn="0"/>
          <w:trHeight w:val="759"/>
          <w:ins w:id="701" w:author="Soler Martin, Carlos" w:date="2022-06-19T12:29:00Z"/>
          <w:trPrChange w:id="702" w:author="Soler Martin, Carlos" w:date="2022-06-19T12:38:00Z">
            <w:trPr>
              <w:trHeight w:val="759"/>
            </w:trPr>
          </w:trPrChange>
        </w:trPr>
        <w:tc>
          <w:tcPr>
            <w:cnfStyle w:val="001000000100" w:firstRow="0" w:lastRow="0" w:firstColumn="1" w:lastColumn="0" w:oddVBand="0" w:evenVBand="0" w:oddHBand="0" w:evenHBand="0" w:firstRowFirstColumn="1" w:firstRowLastColumn="0" w:lastRowFirstColumn="0" w:lastRowLastColumn="0"/>
            <w:tcW w:w="1566" w:type="dxa"/>
            <w:tcPrChange w:id="703" w:author="Soler Martin, Carlos" w:date="2022-06-19T12:38:00Z">
              <w:tcPr>
                <w:tcW w:w="1566" w:type="dxa"/>
                <w:gridSpan w:val="2"/>
              </w:tcPr>
            </w:tcPrChange>
          </w:tcPr>
          <w:p w14:paraId="60022ED1" w14:textId="64218BC1" w:rsidR="0071131E" w:rsidRDefault="0071131E">
            <w:pPr>
              <w:cnfStyle w:val="101000000100" w:firstRow="1" w:lastRow="0" w:firstColumn="1" w:lastColumn="0" w:oddVBand="0" w:evenVBand="0" w:oddHBand="0" w:evenHBand="0" w:firstRowFirstColumn="1" w:firstRowLastColumn="0" w:lastRowFirstColumn="0" w:lastRowLastColumn="0"/>
              <w:rPr>
                <w:ins w:id="704" w:author="Soler Martin, Carlos" w:date="2022-06-19T12:29:00Z"/>
              </w:rPr>
            </w:pPr>
            <w:ins w:id="705" w:author="Soler Martin, Carlos" w:date="2022-06-19T12:29:00Z">
              <w:r>
                <w:t>Método</w:t>
              </w:r>
            </w:ins>
          </w:p>
        </w:tc>
        <w:tc>
          <w:tcPr>
            <w:tcW w:w="1566" w:type="dxa"/>
            <w:tcPrChange w:id="706" w:author="Soler Martin, Carlos" w:date="2022-06-19T12:38:00Z">
              <w:tcPr>
                <w:tcW w:w="1566" w:type="dxa"/>
                <w:gridSpan w:val="2"/>
              </w:tcPr>
            </w:tcPrChange>
          </w:tcPr>
          <w:p w14:paraId="4ECAEF4A" w14:textId="354FCA15" w:rsidR="0071131E" w:rsidRDefault="0071131E">
            <w:pPr>
              <w:cnfStyle w:val="100000000000" w:firstRow="1" w:lastRow="0" w:firstColumn="0" w:lastColumn="0" w:oddVBand="0" w:evenVBand="0" w:oddHBand="0" w:evenHBand="0" w:firstRowFirstColumn="0" w:firstRowLastColumn="0" w:lastRowFirstColumn="0" w:lastRowLastColumn="0"/>
              <w:rPr>
                <w:ins w:id="707" w:author="Soler Martin, Carlos" w:date="2022-06-19T12:29:00Z"/>
              </w:rPr>
            </w:pPr>
            <w:ins w:id="708" w:author="Soler Martin, Carlos" w:date="2022-06-19T12:29:00Z">
              <w:r>
                <w:t>URI</w:t>
              </w:r>
            </w:ins>
          </w:p>
        </w:tc>
        <w:tc>
          <w:tcPr>
            <w:tcW w:w="1566" w:type="dxa"/>
            <w:tcPrChange w:id="709" w:author="Soler Martin, Carlos" w:date="2022-06-19T12:38:00Z">
              <w:tcPr>
                <w:tcW w:w="1566" w:type="dxa"/>
                <w:gridSpan w:val="2"/>
              </w:tcPr>
            </w:tcPrChange>
          </w:tcPr>
          <w:p w14:paraId="5A4AC67E" w14:textId="4945DA7A" w:rsidR="0071131E" w:rsidRDefault="0071131E">
            <w:pPr>
              <w:cnfStyle w:val="100000000000" w:firstRow="1" w:lastRow="0" w:firstColumn="0" w:lastColumn="0" w:oddVBand="0" w:evenVBand="0" w:oddHBand="0" w:evenHBand="0" w:firstRowFirstColumn="0" w:firstRowLastColumn="0" w:lastRowFirstColumn="0" w:lastRowLastColumn="0"/>
              <w:rPr>
                <w:ins w:id="710" w:author="Soler Martin, Carlos" w:date="2022-06-19T12:29:00Z"/>
              </w:rPr>
            </w:pPr>
            <w:ins w:id="711" w:author="Soler Martin, Carlos" w:date="2022-06-19T12:30:00Z">
              <w:r>
                <w:t>Utilidad</w:t>
              </w:r>
            </w:ins>
          </w:p>
        </w:tc>
        <w:tc>
          <w:tcPr>
            <w:tcW w:w="1398" w:type="dxa"/>
            <w:tcPrChange w:id="712" w:author="Soler Martin, Carlos" w:date="2022-06-19T12:38:00Z">
              <w:tcPr>
                <w:tcW w:w="1566" w:type="dxa"/>
                <w:gridSpan w:val="3"/>
              </w:tcPr>
            </w:tcPrChange>
          </w:tcPr>
          <w:p w14:paraId="01ADBD19" w14:textId="1F196936" w:rsidR="0071131E" w:rsidRDefault="0071131E">
            <w:pPr>
              <w:cnfStyle w:val="100000000000" w:firstRow="1" w:lastRow="0" w:firstColumn="0" w:lastColumn="0" w:oddVBand="0" w:evenVBand="0" w:oddHBand="0" w:evenHBand="0" w:firstRowFirstColumn="0" w:firstRowLastColumn="0" w:lastRowFirstColumn="0" w:lastRowLastColumn="0"/>
              <w:rPr>
                <w:ins w:id="713" w:author="Soler Martin, Carlos" w:date="2022-06-19T12:29:00Z"/>
              </w:rPr>
            </w:pPr>
            <w:ins w:id="714" w:author="Soler Martin, Carlos" w:date="2022-06-19T12:30:00Z">
              <w:r>
                <w:t>Semántica</w:t>
              </w:r>
            </w:ins>
          </w:p>
        </w:tc>
        <w:tc>
          <w:tcPr>
            <w:tcW w:w="1559" w:type="dxa"/>
            <w:tcPrChange w:id="715" w:author="Soler Martin, Carlos" w:date="2022-06-19T12:38:00Z">
              <w:tcPr>
                <w:tcW w:w="1566" w:type="dxa"/>
                <w:gridSpan w:val="3"/>
              </w:tcPr>
            </w:tcPrChange>
          </w:tcPr>
          <w:p w14:paraId="013C1C16" w14:textId="47ECE922" w:rsidR="0071131E" w:rsidRDefault="0071131E">
            <w:pPr>
              <w:cnfStyle w:val="100000000000" w:firstRow="1" w:lastRow="0" w:firstColumn="0" w:lastColumn="0" w:oddVBand="0" w:evenVBand="0" w:oddHBand="0" w:evenHBand="0" w:firstRowFirstColumn="0" w:firstRowLastColumn="0" w:lastRowFirstColumn="0" w:lastRowLastColumn="0"/>
              <w:rPr>
                <w:ins w:id="716" w:author="Soler Martin, Carlos" w:date="2022-06-19T12:29:00Z"/>
              </w:rPr>
            </w:pPr>
            <w:ins w:id="717" w:author="Soler Martin, Carlos" w:date="2022-06-19T12:30:00Z">
              <w:r>
                <w:t>Cuerpo Solicitud</w:t>
              </w:r>
            </w:ins>
          </w:p>
        </w:tc>
        <w:tc>
          <w:tcPr>
            <w:tcW w:w="1744" w:type="dxa"/>
            <w:tcPrChange w:id="718" w:author="Soler Martin, Carlos" w:date="2022-06-19T12:38:00Z">
              <w:tcPr>
                <w:tcW w:w="1569" w:type="dxa"/>
                <w:gridSpan w:val="2"/>
              </w:tcPr>
            </w:tcPrChange>
          </w:tcPr>
          <w:p w14:paraId="7A0E2DB7" w14:textId="632A8904" w:rsidR="0071131E" w:rsidRDefault="0071131E" w:rsidP="00E962DB">
            <w:pPr>
              <w:jc w:val="left"/>
              <w:cnfStyle w:val="100000000000" w:firstRow="1" w:lastRow="0" w:firstColumn="0" w:lastColumn="0" w:oddVBand="0" w:evenVBand="0" w:oddHBand="0" w:evenHBand="0" w:firstRowFirstColumn="0" w:firstRowLastColumn="0" w:lastRowFirstColumn="0" w:lastRowLastColumn="0"/>
              <w:rPr>
                <w:ins w:id="719" w:author="Soler Martin, Carlos" w:date="2022-06-19T12:29:00Z"/>
              </w:rPr>
              <w:pPrChange w:id="720" w:author="Soler Martin, Carlos" w:date="2022-06-19T13:25:00Z">
                <w:pPr>
                  <w:cnfStyle w:val="100000000000" w:firstRow="1" w:lastRow="0" w:firstColumn="0" w:lastColumn="0" w:oddVBand="0" w:evenVBand="0" w:oddHBand="0" w:evenHBand="0" w:firstRowFirstColumn="0" w:firstRowLastColumn="0" w:lastRowFirstColumn="0" w:lastRowLastColumn="0"/>
                </w:pPr>
              </w:pPrChange>
            </w:pPr>
            <w:ins w:id="721" w:author="Soler Martin, Carlos" w:date="2022-06-19T12:30:00Z">
              <w:r>
                <w:t>Códigos de respuesta</w:t>
              </w:r>
            </w:ins>
          </w:p>
        </w:tc>
      </w:tr>
      <w:tr w:rsidR="00F14E9D" w14:paraId="3C81A6C5" w14:textId="77777777" w:rsidTr="00F14E9D">
        <w:tblPrEx>
          <w:tblPrExChange w:id="722" w:author="Soler Martin, Carlos" w:date="2022-06-19T12:38:00Z">
            <w:tblPrEx>
              <w:tblW w:w="9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trHeight w:val="759"/>
          <w:ins w:id="723" w:author="Soler Martin, Carlos" w:date="2022-06-19T12:30:00Z"/>
          <w:trPrChange w:id="724" w:author="Soler Martin, Carlos" w:date="2022-06-19T12:38:00Z">
            <w:trPr>
              <w:gridAfter w:val="0"/>
              <w:trHeight w:val="751"/>
            </w:trPr>
          </w:trPrChange>
        </w:trPr>
        <w:tc>
          <w:tcPr>
            <w:cnfStyle w:val="001000000000" w:firstRow="0" w:lastRow="0" w:firstColumn="1" w:lastColumn="0" w:oddVBand="0" w:evenVBand="0" w:oddHBand="0" w:evenHBand="0" w:firstRowFirstColumn="0" w:firstRowLastColumn="0" w:lastRowFirstColumn="0" w:lastRowLastColumn="0"/>
            <w:tcW w:w="1566" w:type="dxa"/>
            <w:tcPrChange w:id="725" w:author="Soler Martin, Carlos" w:date="2022-06-19T12:38:00Z">
              <w:tcPr>
                <w:tcW w:w="1542" w:type="dxa"/>
              </w:tcPr>
            </w:tcPrChange>
          </w:tcPr>
          <w:p w14:paraId="5100567B" w14:textId="2ACCA90D" w:rsidR="0071131E" w:rsidRPr="0071131E" w:rsidRDefault="0071131E">
            <w:pPr>
              <w:cnfStyle w:val="001000100000" w:firstRow="0" w:lastRow="0" w:firstColumn="1" w:lastColumn="0" w:oddVBand="0" w:evenVBand="0" w:oddHBand="1" w:evenHBand="0" w:firstRowFirstColumn="0" w:firstRowLastColumn="0" w:lastRowFirstColumn="0" w:lastRowLastColumn="0"/>
              <w:rPr>
                <w:ins w:id="726" w:author="Soler Martin, Carlos" w:date="2022-06-19T12:30:00Z"/>
              </w:rPr>
            </w:pPr>
            <w:ins w:id="727" w:author="Soler Martin, Carlos" w:date="2022-06-19T12:30:00Z">
              <w:r>
                <w:t>P</w:t>
              </w:r>
            </w:ins>
            <w:ins w:id="728" w:author="Soler Martin, Carlos" w:date="2022-06-19T12:31:00Z">
              <w:r>
                <w:t>OST</w:t>
              </w:r>
            </w:ins>
          </w:p>
        </w:tc>
        <w:tc>
          <w:tcPr>
            <w:tcW w:w="1566" w:type="dxa"/>
            <w:tcPrChange w:id="729" w:author="Soler Martin, Carlos" w:date="2022-06-19T12:38:00Z">
              <w:tcPr>
                <w:tcW w:w="1542" w:type="dxa"/>
                <w:gridSpan w:val="2"/>
              </w:tcPr>
            </w:tcPrChange>
          </w:tcPr>
          <w:p w14:paraId="15028EC5" w14:textId="55677ABD" w:rsidR="0071131E" w:rsidRDefault="00F14E9D">
            <w:pPr>
              <w:cnfStyle w:val="000000100000" w:firstRow="0" w:lastRow="0" w:firstColumn="0" w:lastColumn="0" w:oddVBand="0" w:evenVBand="0" w:oddHBand="1" w:evenHBand="0" w:firstRowFirstColumn="0" w:firstRowLastColumn="0" w:lastRowFirstColumn="0" w:lastRowLastColumn="0"/>
              <w:rPr>
                <w:ins w:id="730" w:author="Soler Martin, Carlos" w:date="2022-06-19T12:30:00Z"/>
              </w:rPr>
            </w:pPr>
            <w:ins w:id="731" w:author="Soler Martin, Carlos" w:date="2022-06-19T12:35:00Z">
              <w:r>
                <w:t>/alumnos</w:t>
              </w:r>
            </w:ins>
          </w:p>
        </w:tc>
        <w:tc>
          <w:tcPr>
            <w:tcW w:w="1566" w:type="dxa"/>
            <w:tcPrChange w:id="732" w:author="Soler Martin, Carlos" w:date="2022-06-19T12:38:00Z">
              <w:tcPr>
                <w:tcW w:w="1542" w:type="dxa"/>
                <w:gridSpan w:val="2"/>
              </w:tcPr>
            </w:tcPrChange>
          </w:tcPr>
          <w:p w14:paraId="1E2BC621" w14:textId="03F18E6A" w:rsidR="0071131E" w:rsidRDefault="00F14E9D" w:rsidP="00F14E9D">
            <w:pPr>
              <w:jc w:val="left"/>
              <w:cnfStyle w:val="000000100000" w:firstRow="0" w:lastRow="0" w:firstColumn="0" w:lastColumn="0" w:oddVBand="0" w:evenVBand="0" w:oddHBand="1" w:evenHBand="0" w:firstRowFirstColumn="0" w:firstRowLastColumn="0" w:lastRowFirstColumn="0" w:lastRowLastColumn="0"/>
              <w:rPr>
                <w:ins w:id="733" w:author="Soler Martin, Carlos" w:date="2022-06-19T12:30:00Z"/>
              </w:rPr>
              <w:pPrChange w:id="734" w:author="Soler Martin, Carlos" w:date="2022-06-19T12:35:00Z">
                <w:pPr>
                  <w:cnfStyle w:val="000000100000" w:firstRow="0" w:lastRow="0" w:firstColumn="0" w:lastColumn="0" w:oddVBand="0" w:evenVBand="0" w:oddHBand="1" w:evenHBand="0" w:firstRowFirstColumn="0" w:firstRowLastColumn="0" w:lastRowFirstColumn="0" w:lastRowLastColumn="0"/>
                </w:pPr>
              </w:pPrChange>
            </w:pPr>
            <w:ins w:id="735" w:author="Soler Martin, Carlos" w:date="2022-06-19T12:35:00Z">
              <w:r>
                <w:t>Añade un nuevo alumno a la base de datos</w:t>
              </w:r>
            </w:ins>
            <w:ins w:id="736" w:author="Soler Martin, Carlos" w:date="2022-06-19T12:36:00Z">
              <w:r>
                <w:t>.</w:t>
              </w:r>
            </w:ins>
          </w:p>
        </w:tc>
        <w:tc>
          <w:tcPr>
            <w:tcW w:w="1398" w:type="dxa"/>
            <w:tcPrChange w:id="737" w:author="Soler Martin, Carlos" w:date="2022-06-19T12:38:00Z">
              <w:tcPr>
                <w:tcW w:w="1542" w:type="dxa"/>
                <w:gridSpan w:val="3"/>
              </w:tcPr>
            </w:tcPrChange>
          </w:tcPr>
          <w:p w14:paraId="105C9A10" w14:textId="7514791A" w:rsidR="0071131E" w:rsidRDefault="00F14E9D">
            <w:pPr>
              <w:cnfStyle w:val="000000100000" w:firstRow="0" w:lastRow="0" w:firstColumn="0" w:lastColumn="0" w:oddVBand="0" w:evenVBand="0" w:oddHBand="1" w:evenHBand="0" w:firstRowFirstColumn="0" w:firstRowLastColumn="0" w:lastRowFirstColumn="0" w:lastRowLastColumn="0"/>
              <w:rPr>
                <w:ins w:id="738" w:author="Soler Martin, Carlos" w:date="2022-06-19T12:30:00Z"/>
              </w:rPr>
            </w:pPr>
            <w:ins w:id="739" w:author="Soler Martin, Carlos" w:date="2022-06-19T12:36:00Z">
              <w:r>
                <w:t>JSON</w:t>
              </w:r>
            </w:ins>
          </w:p>
        </w:tc>
        <w:tc>
          <w:tcPr>
            <w:tcW w:w="1559" w:type="dxa"/>
            <w:tcPrChange w:id="740" w:author="Soler Martin, Carlos" w:date="2022-06-19T12:38:00Z">
              <w:tcPr>
                <w:tcW w:w="1542" w:type="dxa"/>
                <w:gridSpan w:val="3"/>
              </w:tcPr>
            </w:tcPrChange>
          </w:tcPr>
          <w:p w14:paraId="4B8F0285" w14:textId="62A70D9C" w:rsidR="0071131E" w:rsidRDefault="00F14E9D" w:rsidP="00F14E9D">
            <w:pPr>
              <w:jc w:val="left"/>
              <w:cnfStyle w:val="000000100000" w:firstRow="0" w:lastRow="0" w:firstColumn="0" w:lastColumn="0" w:oddVBand="0" w:evenVBand="0" w:oddHBand="1" w:evenHBand="0" w:firstRowFirstColumn="0" w:firstRowLastColumn="0" w:lastRowFirstColumn="0" w:lastRowLastColumn="0"/>
              <w:rPr>
                <w:ins w:id="741" w:author="Soler Martin, Carlos" w:date="2022-06-19T12:30:00Z"/>
              </w:rPr>
              <w:pPrChange w:id="742" w:author="Soler Martin, Carlos" w:date="2022-06-19T12:37:00Z">
                <w:pPr>
                  <w:cnfStyle w:val="000000100000" w:firstRow="0" w:lastRow="0" w:firstColumn="0" w:lastColumn="0" w:oddVBand="0" w:evenVBand="0" w:oddHBand="1" w:evenHBand="0" w:firstRowFirstColumn="0" w:firstRowLastColumn="0" w:lastRowFirstColumn="0" w:lastRowLastColumn="0"/>
                </w:pPr>
              </w:pPrChange>
            </w:pPr>
            <w:ins w:id="743" w:author="Soler Martin, Carlos" w:date="2022-06-19T12:37:00Z">
              <w:r>
                <w:t>Atributos de un nuevo alumno</w:t>
              </w:r>
            </w:ins>
          </w:p>
        </w:tc>
        <w:tc>
          <w:tcPr>
            <w:tcW w:w="1744" w:type="dxa"/>
            <w:tcPrChange w:id="744" w:author="Soler Martin, Carlos" w:date="2022-06-19T12:38:00Z">
              <w:tcPr>
                <w:tcW w:w="1545" w:type="dxa"/>
                <w:gridSpan w:val="2"/>
              </w:tcPr>
            </w:tcPrChange>
          </w:tcPr>
          <w:p w14:paraId="6079BAA2" w14:textId="55E83755" w:rsidR="0071131E" w:rsidRDefault="00F14E9D" w:rsidP="00F14E9D">
            <w:pPr>
              <w:jc w:val="left"/>
              <w:cnfStyle w:val="000000100000" w:firstRow="0" w:lastRow="0" w:firstColumn="0" w:lastColumn="0" w:oddVBand="0" w:evenVBand="0" w:oddHBand="1" w:evenHBand="0" w:firstRowFirstColumn="0" w:firstRowLastColumn="0" w:lastRowFirstColumn="0" w:lastRowLastColumn="0"/>
              <w:rPr>
                <w:ins w:id="745" w:author="Soler Martin, Carlos" w:date="2022-06-19T12:38:00Z"/>
              </w:rPr>
              <w:pPrChange w:id="746" w:author="Soler Martin, Carlos" w:date="2022-06-19T12:38:00Z">
                <w:pPr>
                  <w:cnfStyle w:val="000000100000" w:firstRow="0" w:lastRow="0" w:firstColumn="0" w:lastColumn="0" w:oddVBand="0" w:evenVBand="0" w:oddHBand="1" w:evenHBand="0" w:firstRowFirstColumn="0" w:firstRowLastColumn="0" w:lastRowFirstColumn="0" w:lastRowLastColumn="0"/>
                </w:pPr>
              </w:pPrChange>
            </w:pPr>
            <w:ins w:id="747" w:author="Soler Martin, Carlos" w:date="2022-06-19T12:38:00Z">
              <w:r>
                <w:t>201 – Created</w:t>
              </w:r>
            </w:ins>
          </w:p>
          <w:p w14:paraId="486096B0" w14:textId="3CEFB1E4" w:rsidR="00F14E9D" w:rsidRDefault="00F14E9D" w:rsidP="00F14E9D">
            <w:pPr>
              <w:jc w:val="left"/>
              <w:cnfStyle w:val="000000100000" w:firstRow="0" w:lastRow="0" w:firstColumn="0" w:lastColumn="0" w:oddVBand="0" w:evenVBand="0" w:oddHBand="1" w:evenHBand="0" w:firstRowFirstColumn="0" w:firstRowLastColumn="0" w:lastRowFirstColumn="0" w:lastRowLastColumn="0"/>
              <w:rPr>
                <w:ins w:id="748" w:author="Soler Martin, Carlos" w:date="2022-06-19T12:30:00Z"/>
              </w:rPr>
              <w:pPrChange w:id="749" w:author="Soler Martin, Carlos" w:date="2022-06-19T12:38:00Z">
                <w:pPr>
                  <w:cnfStyle w:val="000000100000" w:firstRow="0" w:lastRow="0" w:firstColumn="0" w:lastColumn="0" w:oddVBand="0" w:evenVBand="0" w:oddHBand="1" w:evenHBand="0" w:firstRowFirstColumn="0" w:firstRowLastColumn="0" w:lastRowFirstColumn="0" w:lastRowLastColumn="0"/>
                </w:pPr>
              </w:pPrChange>
            </w:pPr>
            <w:ins w:id="750" w:author="Soler Martin, Carlos" w:date="2022-06-19T12:39:00Z">
              <w:r>
                <w:t>400 – Bad Request</w:t>
              </w:r>
            </w:ins>
          </w:p>
        </w:tc>
      </w:tr>
      <w:tr w:rsidR="00F14E9D" w14:paraId="17B85B8B" w14:textId="77777777" w:rsidTr="00F14E9D">
        <w:trPr>
          <w:trHeight w:val="759"/>
          <w:ins w:id="751" w:author="Soler Martin, Carlos" w:date="2022-06-19T12:31:00Z"/>
        </w:trPr>
        <w:tc>
          <w:tcPr>
            <w:cnfStyle w:val="001000000000" w:firstRow="0" w:lastRow="0" w:firstColumn="1" w:lastColumn="0" w:oddVBand="0" w:evenVBand="0" w:oddHBand="0" w:evenHBand="0" w:firstRowFirstColumn="0" w:firstRowLastColumn="0" w:lastRowFirstColumn="0" w:lastRowLastColumn="0"/>
            <w:tcW w:w="1566" w:type="dxa"/>
          </w:tcPr>
          <w:p w14:paraId="7D058174" w14:textId="5851410C" w:rsidR="0071131E" w:rsidRPr="0071131E" w:rsidRDefault="0071131E">
            <w:pPr>
              <w:rPr>
                <w:ins w:id="752" w:author="Soler Martin, Carlos" w:date="2022-06-19T12:31:00Z"/>
              </w:rPr>
            </w:pPr>
            <w:ins w:id="753" w:author="Soler Martin, Carlos" w:date="2022-06-19T12:31:00Z">
              <w:r>
                <w:t>GET</w:t>
              </w:r>
            </w:ins>
          </w:p>
        </w:tc>
        <w:tc>
          <w:tcPr>
            <w:tcW w:w="1566" w:type="dxa"/>
          </w:tcPr>
          <w:p w14:paraId="57443FCB" w14:textId="306DD648" w:rsidR="0071131E" w:rsidRDefault="00F14E9D">
            <w:pPr>
              <w:cnfStyle w:val="000000000000" w:firstRow="0" w:lastRow="0" w:firstColumn="0" w:lastColumn="0" w:oddVBand="0" w:evenVBand="0" w:oddHBand="0" w:evenHBand="0" w:firstRowFirstColumn="0" w:firstRowLastColumn="0" w:lastRowFirstColumn="0" w:lastRowLastColumn="0"/>
              <w:rPr>
                <w:ins w:id="754" w:author="Soler Martin, Carlos" w:date="2022-06-19T12:31:00Z"/>
              </w:rPr>
            </w:pPr>
            <w:ins w:id="755" w:author="Soler Martin, Carlos" w:date="2022-06-19T12:35:00Z">
              <w:r>
                <w:t xml:space="preserve">/ </w:t>
              </w:r>
              <w:r>
                <w:t>alumnos</w:t>
              </w:r>
            </w:ins>
          </w:p>
        </w:tc>
        <w:tc>
          <w:tcPr>
            <w:tcW w:w="1566" w:type="dxa"/>
          </w:tcPr>
          <w:p w14:paraId="705023F0" w14:textId="421EC978" w:rsidR="0071131E" w:rsidRDefault="00F14E9D">
            <w:pPr>
              <w:cnfStyle w:val="000000000000" w:firstRow="0" w:lastRow="0" w:firstColumn="0" w:lastColumn="0" w:oddVBand="0" w:evenVBand="0" w:oddHBand="0" w:evenHBand="0" w:firstRowFirstColumn="0" w:firstRowLastColumn="0" w:lastRowFirstColumn="0" w:lastRowLastColumn="0"/>
              <w:rPr>
                <w:ins w:id="756" w:author="Soler Martin, Carlos" w:date="2022-06-19T12:31:00Z"/>
              </w:rPr>
            </w:pPr>
            <w:ins w:id="757" w:author="Soler Martin, Carlos" w:date="2022-06-19T12:36:00Z">
              <w:r>
                <w:t>Se obtienen un listado de todos los alumnos de la base de datos</w:t>
              </w:r>
            </w:ins>
          </w:p>
        </w:tc>
        <w:tc>
          <w:tcPr>
            <w:tcW w:w="1398" w:type="dxa"/>
          </w:tcPr>
          <w:p w14:paraId="4D7F9C2F" w14:textId="5CD23F6D" w:rsidR="0071131E" w:rsidRDefault="00F14E9D">
            <w:pPr>
              <w:cnfStyle w:val="000000000000" w:firstRow="0" w:lastRow="0" w:firstColumn="0" w:lastColumn="0" w:oddVBand="0" w:evenVBand="0" w:oddHBand="0" w:evenHBand="0" w:firstRowFirstColumn="0" w:firstRowLastColumn="0" w:lastRowFirstColumn="0" w:lastRowLastColumn="0"/>
              <w:rPr>
                <w:ins w:id="758" w:author="Soler Martin, Carlos" w:date="2022-06-19T12:31:00Z"/>
              </w:rPr>
            </w:pPr>
            <w:ins w:id="759" w:author="Soler Martin, Carlos" w:date="2022-06-19T12:36:00Z">
              <w:r>
                <w:t>JSON</w:t>
              </w:r>
            </w:ins>
          </w:p>
        </w:tc>
        <w:tc>
          <w:tcPr>
            <w:tcW w:w="1559" w:type="dxa"/>
          </w:tcPr>
          <w:p w14:paraId="3397836D" w14:textId="77777777" w:rsidR="0071131E" w:rsidRDefault="0071131E">
            <w:pPr>
              <w:cnfStyle w:val="000000000000" w:firstRow="0" w:lastRow="0" w:firstColumn="0" w:lastColumn="0" w:oddVBand="0" w:evenVBand="0" w:oddHBand="0" w:evenHBand="0" w:firstRowFirstColumn="0" w:firstRowLastColumn="0" w:lastRowFirstColumn="0" w:lastRowLastColumn="0"/>
              <w:rPr>
                <w:ins w:id="760" w:author="Soler Martin, Carlos" w:date="2022-06-19T12:31:00Z"/>
              </w:rPr>
            </w:pPr>
          </w:p>
        </w:tc>
        <w:tc>
          <w:tcPr>
            <w:tcW w:w="1744" w:type="dxa"/>
          </w:tcPr>
          <w:p w14:paraId="2FA74D79" w14:textId="08F27906" w:rsidR="0071131E" w:rsidRDefault="00824449">
            <w:pPr>
              <w:cnfStyle w:val="000000000000" w:firstRow="0" w:lastRow="0" w:firstColumn="0" w:lastColumn="0" w:oddVBand="0" w:evenVBand="0" w:oddHBand="0" w:evenHBand="0" w:firstRowFirstColumn="0" w:firstRowLastColumn="0" w:lastRowFirstColumn="0" w:lastRowLastColumn="0"/>
              <w:rPr>
                <w:ins w:id="761" w:author="Soler Martin, Carlos" w:date="2022-06-19T12:39:00Z"/>
              </w:rPr>
            </w:pPr>
            <w:ins w:id="762" w:author="Soler Martin, Carlos" w:date="2022-06-19T12:39:00Z">
              <w:r>
                <w:t>200 – OK</w:t>
              </w:r>
            </w:ins>
          </w:p>
          <w:p w14:paraId="5699C9F5" w14:textId="36943FCF" w:rsidR="00824449" w:rsidRDefault="00824449">
            <w:pPr>
              <w:cnfStyle w:val="000000000000" w:firstRow="0" w:lastRow="0" w:firstColumn="0" w:lastColumn="0" w:oddVBand="0" w:evenVBand="0" w:oddHBand="0" w:evenHBand="0" w:firstRowFirstColumn="0" w:firstRowLastColumn="0" w:lastRowFirstColumn="0" w:lastRowLastColumn="0"/>
              <w:rPr>
                <w:ins w:id="763" w:author="Soler Martin, Carlos" w:date="2022-06-19T12:31:00Z"/>
              </w:rPr>
            </w:pPr>
            <w:ins w:id="764" w:author="Soler Martin, Carlos" w:date="2022-06-19T12:39:00Z">
              <w:r>
                <w:t>500 – Internal Server Error</w:t>
              </w:r>
            </w:ins>
          </w:p>
        </w:tc>
      </w:tr>
      <w:tr w:rsidR="00F14E9D" w14:paraId="5BA150CA" w14:textId="77777777" w:rsidTr="00F14E9D">
        <w:trPr>
          <w:cnfStyle w:val="000000100000" w:firstRow="0" w:lastRow="0" w:firstColumn="0" w:lastColumn="0" w:oddVBand="0" w:evenVBand="0" w:oddHBand="1" w:evenHBand="0" w:firstRowFirstColumn="0" w:firstRowLastColumn="0" w:lastRowFirstColumn="0" w:lastRowLastColumn="0"/>
          <w:trHeight w:val="759"/>
          <w:ins w:id="765" w:author="Soler Martin, Carlos" w:date="2022-06-19T12:31:00Z"/>
          <w:trPrChange w:id="766" w:author="Soler Martin, Carlos" w:date="2022-06-19T12:38:00Z">
            <w:trPr>
              <w:trHeight w:val="759"/>
            </w:trPr>
          </w:trPrChange>
        </w:trPr>
        <w:tc>
          <w:tcPr>
            <w:cnfStyle w:val="001000000000" w:firstRow="0" w:lastRow="0" w:firstColumn="1" w:lastColumn="0" w:oddVBand="0" w:evenVBand="0" w:oddHBand="0" w:evenHBand="0" w:firstRowFirstColumn="0" w:firstRowLastColumn="0" w:lastRowFirstColumn="0" w:lastRowLastColumn="0"/>
            <w:tcW w:w="1566" w:type="dxa"/>
            <w:tcPrChange w:id="767" w:author="Soler Martin, Carlos" w:date="2022-06-19T12:38:00Z">
              <w:tcPr>
                <w:tcW w:w="1566" w:type="dxa"/>
                <w:gridSpan w:val="2"/>
              </w:tcPr>
            </w:tcPrChange>
          </w:tcPr>
          <w:p w14:paraId="723B5535" w14:textId="479BAF71" w:rsidR="0071131E" w:rsidRDefault="0071131E">
            <w:pPr>
              <w:cnfStyle w:val="001000100000" w:firstRow="0" w:lastRow="0" w:firstColumn="1" w:lastColumn="0" w:oddVBand="0" w:evenVBand="0" w:oddHBand="1" w:evenHBand="0" w:firstRowFirstColumn="0" w:firstRowLastColumn="0" w:lastRowFirstColumn="0" w:lastRowLastColumn="0"/>
              <w:rPr>
                <w:ins w:id="768" w:author="Soler Martin, Carlos" w:date="2022-06-19T12:31:00Z"/>
              </w:rPr>
            </w:pPr>
            <w:ins w:id="769" w:author="Soler Martin, Carlos" w:date="2022-06-19T12:31:00Z">
              <w:r>
                <w:t>PUT</w:t>
              </w:r>
            </w:ins>
          </w:p>
        </w:tc>
        <w:tc>
          <w:tcPr>
            <w:tcW w:w="1566" w:type="dxa"/>
            <w:tcPrChange w:id="770" w:author="Soler Martin, Carlos" w:date="2022-06-19T12:38:00Z">
              <w:tcPr>
                <w:tcW w:w="1566" w:type="dxa"/>
                <w:gridSpan w:val="2"/>
              </w:tcPr>
            </w:tcPrChange>
          </w:tcPr>
          <w:p w14:paraId="6940C4E4" w14:textId="3BF9BD0A" w:rsidR="0071131E" w:rsidRDefault="00824449">
            <w:pPr>
              <w:cnfStyle w:val="000000100000" w:firstRow="0" w:lastRow="0" w:firstColumn="0" w:lastColumn="0" w:oddVBand="0" w:evenVBand="0" w:oddHBand="1" w:evenHBand="0" w:firstRowFirstColumn="0" w:firstRowLastColumn="0" w:lastRowFirstColumn="0" w:lastRowLastColumn="0"/>
              <w:rPr>
                <w:ins w:id="771" w:author="Soler Martin, Carlos" w:date="2022-06-19T12:31:00Z"/>
              </w:rPr>
            </w:pPr>
            <w:ins w:id="772" w:author="Soler Martin, Carlos" w:date="2022-06-19T12:40:00Z">
              <w:r>
                <w:t>-</w:t>
              </w:r>
            </w:ins>
          </w:p>
        </w:tc>
        <w:tc>
          <w:tcPr>
            <w:tcW w:w="1566" w:type="dxa"/>
            <w:tcPrChange w:id="773" w:author="Soler Martin, Carlos" w:date="2022-06-19T12:38:00Z">
              <w:tcPr>
                <w:tcW w:w="1566" w:type="dxa"/>
                <w:gridSpan w:val="2"/>
              </w:tcPr>
            </w:tcPrChange>
          </w:tcPr>
          <w:p w14:paraId="74CE5BBB" w14:textId="2C02C697" w:rsidR="0071131E" w:rsidRDefault="00824449">
            <w:pPr>
              <w:cnfStyle w:val="000000100000" w:firstRow="0" w:lastRow="0" w:firstColumn="0" w:lastColumn="0" w:oddVBand="0" w:evenVBand="0" w:oddHBand="1" w:evenHBand="0" w:firstRowFirstColumn="0" w:firstRowLastColumn="0" w:lastRowFirstColumn="0" w:lastRowLastColumn="0"/>
              <w:rPr>
                <w:ins w:id="774" w:author="Soler Martin, Carlos" w:date="2022-06-19T12:31:00Z"/>
              </w:rPr>
            </w:pPr>
            <w:ins w:id="775" w:author="Soler Martin, Carlos" w:date="2022-06-19T12:40:00Z">
              <w:r>
                <w:t>-</w:t>
              </w:r>
            </w:ins>
          </w:p>
        </w:tc>
        <w:tc>
          <w:tcPr>
            <w:tcW w:w="1398" w:type="dxa"/>
            <w:tcPrChange w:id="776" w:author="Soler Martin, Carlos" w:date="2022-06-19T12:38:00Z">
              <w:tcPr>
                <w:tcW w:w="1566" w:type="dxa"/>
                <w:gridSpan w:val="3"/>
              </w:tcPr>
            </w:tcPrChange>
          </w:tcPr>
          <w:p w14:paraId="2BA20D45" w14:textId="4C5B2E3C" w:rsidR="0071131E" w:rsidRDefault="00824449">
            <w:pPr>
              <w:cnfStyle w:val="000000100000" w:firstRow="0" w:lastRow="0" w:firstColumn="0" w:lastColumn="0" w:oddVBand="0" w:evenVBand="0" w:oddHBand="1" w:evenHBand="0" w:firstRowFirstColumn="0" w:firstRowLastColumn="0" w:lastRowFirstColumn="0" w:lastRowLastColumn="0"/>
              <w:rPr>
                <w:ins w:id="777" w:author="Soler Martin, Carlos" w:date="2022-06-19T12:31:00Z"/>
              </w:rPr>
            </w:pPr>
            <w:ins w:id="778" w:author="Soler Martin, Carlos" w:date="2022-06-19T12:40:00Z">
              <w:r>
                <w:t>-</w:t>
              </w:r>
            </w:ins>
          </w:p>
        </w:tc>
        <w:tc>
          <w:tcPr>
            <w:tcW w:w="1559" w:type="dxa"/>
            <w:tcPrChange w:id="779" w:author="Soler Martin, Carlos" w:date="2022-06-19T12:38:00Z">
              <w:tcPr>
                <w:tcW w:w="1391" w:type="dxa"/>
              </w:tcPr>
            </w:tcPrChange>
          </w:tcPr>
          <w:p w14:paraId="02E3DF1F" w14:textId="04CE1A6B" w:rsidR="0071131E" w:rsidRDefault="00824449">
            <w:pPr>
              <w:cnfStyle w:val="000000100000" w:firstRow="0" w:lastRow="0" w:firstColumn="0" w:lastColumn="0" w:oddVBand="0" w:evenVBand="0" w:oddHBand="1" w:evenHBand="0" w:firstRowFirstColumn="0" w:firstRowLastColumn="0" w:lastRowFirstColumn="0" w:lastRowLastColumn="0"/>
              <w:rPr>
                <w:ins w:id="780" w:author="Soler Martin, Carlos" w:date="2022-06-19T12:31:00Z"/>
              </w:rPr>
            </w:pPr>
            <w:ins w:id="781" w:author="Soler Martin, Carlos" w:date="2022-06-19T12:40:00Z">
              <w:r>
                <w:t>-</w:t>
              </w:r>
            </w:ins>
          </w:p>
        </w:tc>
        <w:tc>
          <w:tcPr>
            <w:tcW w:w="1744" w:type="dxa"/>
            <w:tcPrChange w:id="782" w:author="Soler Martin, Carlos" w:date="2022-06-19T12:38:00Z">
              <w:tcPr>
                <w:tcW w:w="1744" w:type="dxa"/>
                <w:gridSpan w:val="4"/>
              </w:tcPr>
            </w:tcPrChange>
          </w:tcPr>
          <w:p w14:paraId="7AF34D93" w14:textId="14926363" w:rsidR="0071131E" w:rsidRDefault="00824449">
            <w:pPr>
              <w:cnfStyle w:val="000000100000" w:firstRow="0" w:lastRow="0" w:firstColumn="0" w:lastColumn="0" w:oddVBand="0" w:evenVBand="0" w:oddHBand="1" w:evenHBand="0" w:firstRowFirstColumn="0" w:firstRowLastColumn="0" w:lastRowFirstColumn="0" w:lastRowLastColumn="0"/>
              <w:rPr>
                <w:ins w:id="783" w:author="Soler Martin, Carlos" w:date="2022-06-19T12:31:00Z"/>
              </w:rPr>
            </w:pPr>
            <w:ins w:id="784" w:author="Soler Martin, Carlos" w:date="2022-06-19T12:40:00Z">
              <w:r>
                <w:t>405 – Method not Allowed</w:t>
              </w:r>
            </w:ins>
          </w:p>
        </w:tc>
      </w:tr>
      <w:tr w:rsidR="00824449" w14:paraId="6819597E" w14:textId="77777777" w:rsidTr="00F14E9D">
        <w:trPr>
          <w:trHeight w:val="759"/>
          <w:ins w:id="785" w:author="Soler Martin, Carlos" w:date="2022-06-19T12:31:00Z"/>
        </w:trPr>
        <w:tc>
          <w:tcPr>
            <w:cnfStyle w:val="001000000000" w:firstRow="0" w:lastRow="0" w:firstColumn="1" w:lastColumn="0" w:oddVBand="0" w:evenVBand="0" w:oddHBand="0" w:evenHBand="0" w:firstRowFirstColumn="0" w:firstRowLastColumn="0" w:lastRowFirstColumn="0" w:lastRowLastColumn="0"/>
            <w:tcW w:w="1566" w:type="dxa"/>
          </w:tcPr>
          <w:p w14:paraId="783DA7B3" w14:textId="3E33B57A" w:rsidR="00824449" w:rsidRDefault="00824449" w:rsidP="00824449">
            <w:pPr>
              <w:rPr>
                <w:ins w:id="786" w:author="Soler Martin, Carlos" w:date="2022-06-19T12:31:00Z"/>
              </w:rPr>
            </w:pPr>
            <w:ins w:id="787" w:author="Soler Martin, Carlos" w:date="2022-06-19T12:32:00Z">
              <w:r>
                <w:t>DELETE</w:t>
              </w:r>
            </w:ins>
          </w:p>
        </w:tc>
        <w:tc>
          <w:tcPr>
            <w:tcW w:w="1566" w:type="dxa"/>
          </w:tcPr>
          <w:p w14:paraId="70577BAE" w14:textId="5C034DEB" w:rsidR="00824449" w:rsidRDefault="00824449" w:rsidP="00824449">
            <w:pPr>
              <w:cnfStyle w:val="000000000000" w:firstRow="0" w:lastRow="0" w:firstColumn="0" w:lastColumn="0" w:oddVBand="0" w:evenVBand="0" w:oddHBand="0" w:evenHBand="0" w:firstRowFirstColumn="0" w:firstRowLastColumn="0" w:lastRowFirstColumn="0" w:lastRowLastColumn="0"/>
              <w:rPr>
                <w:ins w:id="788" w:author="Soler Martin, Carlos" w:date="2022-06-19T12:31:00Z"/>
              </w:rPr>
            </w:pPr>
            <w:ins w:id="789" w:author="Soler Martin, Carlos" w:date="2022-06-19T12:40:00Z">
              <w:r>
                <w:t>-</w:t>
              </w:r>
            </w:ins>
          </w:p>
        </w:tc>
        <w:tc>
          <w:tcPr>
            <w:tcW w:w="1566" w:type="dxa"/>
          </w:tcPr>
          <w:p w14:paraId="6730B393" w14:textId="33E4D668" w:rsidR="00824449" w:rsidRDefault="00824449" w:rsidP="00824449">
            <w:pPr>
              <w:cnfStyle w:val="000000000000" w:firstRow="0" w:lastRow="0" w:firstColumn="0" w:lastColumn="0" w:oddVBand="0" w:evenVBand="0" w:oddHBand="0" w:evenHBand="0" w:firstRowFirstColumn="0" w:firstRowLastColumn="0" w:lastRowFirstColumn="0" w:lastRowLastColumn="0"/>
              <w:rPr>
                <w:ins w:id="790" w:author="Soler Martin, Carlos" w:date="2022-06-19T12:31:00Z"/>
              </w:rPr>
            </w:pPr>
            <w:ins w:id="791" w:author="Soler Martin, Carlos" w:date="2022-06-19T12:40:00Z">
              <w:r>
                <w:t>-</w:t>
              </w:r>
            </w:ins>
          </w:p>
        </w:tc>
        <w:tc>
          <w:tcPr>
            <w:tcW w:w="1398" w:type="dxa"/>
          </w:tcPr>
          <w:p w14:paraId="526607DC" w14:textId="14468D10" w:rsidR="00824449" w:rsidRDefault="00824449" w:rsidP="00824449">
            <w:pPr>
              <w:cnfStyle w:val="000000000000" w:firstRow="0" w:lastRow="0" w:firstColumn="0" w:lastColumn="0" w:oddVBand="0" w:evenVBand="0" w:oddHBand="0" w:evenHBand="0" w:firstRowFirstColumn="0" w:firstRowLastColumn="0" w:lastRowFirstColumn="0" w:lastRowLastColumn="0"/>
              <w:rPr>
                <w:ins w:id="792" w:author="Soler Martin, Carlos" w:date="2022-06-19T12:31:00Z"/>
              </w:rPr>
            </w:pPr>
            <w:ins w:id="793" w:author="Soler Martin, Carlos" w:date="2022-06-19T12:40:00Z">
              <w:r>
                <w:t>-</w:t>
              </w:r>
            </w:ins>
          </w:p>
        </w:tc>
        <w:tc>
          <w:tcPr>
            <w:tcW w:w="1559" w:type="dxa"/>
          </w:tcPr>
          <w:p w14:paraId="2F486D9F" w14:textId="036ADAF7" w:rsidR="00824449" w:rsidRDefault="00824449" w:rsidP="00824449">
            <w:pPr>
              <w:cnfStyle w:val="000000000000" w:firstRow="0" w:lastRow="0" w:firstColumn="0" w:lastColumn="0" w:oddVBand="0" w:evenVBand="0" w:oddHBand="0" w:evenHBand="0" w:firstRowFirstColumn="0" w:firstRowLastColumn="0" w:lastRowFirstColumn="0" w:lastRowLastColumn="0"/>
              <w:rPr>
                <w:ins w:id="794" w:author="Soler Martin, Carlos" w:date="2022-06-19T12:31:00Z"/>
              </w:rPr>
            </w:pPr>
            <w:ins w:id="795" w:author="Soler Martin, Carlos" w:date="2022-06-19T12:40:00Z">
              <w:r>
                <w:t>-</w:t>
              </w:r>
            </w:ins>
          </w:p>
        </w:tc>
        <w:tc>
          <w:tcPr>
            <w:tcW w:w="1744" w:type="dxa"/>
          </w:tcPr>
          <w:p w14:paraId="08A2396B" w14:textId="5829AFE3" w:rsidR="00824449" w:rsidRDefault="00824449" w:rsidP="00824449">
            <w:pPr>
              <w:cnfStyle w:val="000000000000" w:firstRow="0" w:lastRow="0" w:firstColumn="0" w:lastColumn="0" w:oddVBand="0" w:evenVBand="0" w:oddHBand="0" w:evenHBand="0" w:firstRowFirstColumn="0" w:firstRowLastColumn="0" w:lastRowFirstColumn="0" w:lastRowLastColumn="0"/>
              <w:rPr>
                <w:ins w:id="796" w:author="Soler Martin, Carlos" w:date="2022-06-19T12:31:00Z"/>
              </w:rPr>
            </w:pPr>
            <w:ins w:id="797" w:author="Soler Martin, Carlos" w:date="2022-06-19T12:40:00Z">
              <w:r>
                <w:t>405 – Method not Allowed</w:t>
              </w:r>
            </w:ins>
          </w:p>
        </w:tc>
      </w:tr>
      <w:tr w:rsidR="00824449" w14:paraId="3E8757F4" w14:textId="77777777" w:rsidTr="00F14E9D">
        <w:tblPrEx>
          <w:tblPrExChange w:id="798" w:author="Soler Martin, Carlos" w:date="2022-06-19T12:38:00Z">
            <w:tblPrEx>
              <w:tblW w:w="9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trHeight w:val="759"/>
          <w:ins w:id="799" w:author="Soler Martin, Carlos" w:date="2022-06-19T12:31:00Z"/>
          <w:trPrChange w:id="800" w:author="Soler Martin, Carlos" w:date="2022-06-19T12:38:00Z">
            <w:trPr>
              <w:gridAfter w:val="0"/>
              <w:trHeight w:val="751"/>
            </w:trPr>
          </w:trPrChange>
        </w:trPr>
        <w:tc>
          <w:tcPr>
            <w:cnfStyle w:val="001000000000" w:firstRow="0" w:lastRow="0" w:firstColumn="1" w:lastColumn="0" w:oddVBand="0" w:evenVBand="0" w:oddHBand="0" w:evenHBand="0" w:firstRowFirstColumn="0" w:firstRowLastColumn="0" w:lastRowFirstColumn="0" w:lastRowLastColumn="0"/>
            <w:tcW w:w="1566" w:type="dxa"/>
            <w:tcPrChange w:id="801" w:author="Soler Martin, Carlos" w:date="2022-06-19T12:38:00Z">
              <w:tcPr>
                <w:tcW w:w="1542" w:type="dxa"/>
              </w:tcPr>
            </w:tcPrChange>
          </w:tcPr>
          <w:p w14:paraId="25633F6B" w14:textId="0F298A41" w:rsidR="00824449" w:rsidRDefault="00824449" w:rsidP="00824449">
            <w:pPr>
              <w:cnfStyle w:val="001000100000" w:firstRow="0" w:lastRow="0" w:firstColumn="1" w:lastColumn="0" w:oddVBand="0" w:evenVBand="0" w:oddHBand="1" w:evenHBand="0" w:firstRowFirstColumn="0" w:firstRowLastColumn="0" w:lastRowFirstColumn="0" w:lastRowLastColumn="0"/>
              <w:rPr>
                <w:ins w:id="802" w:author="Soler Martin, Carlos" w:date="2022-06-19T12:31:00Z"/>
              </w:rPr>
            </w:pPr>
            <w:ins w:id="803" w:author="Soler Martin, Carlos" w:date="2022-06-19T12:32:00Z">
              <w:r>
                <w:t>PATCH</w:t>
              </w:r>
            </w:ins>
          </w:p>
        </w:tc>
        <w:tc>
          <w:tcPr>
            <w:tcW w:w="1566" w:type="dxa"/>
            <w:tcPrChange w:id="804" w:author="Soler Martin, Carlos" w:date="2022-06-19T12:38:00Z">
              <w:tcPr>
                <w:tcW w:w="1542" w:type="dxa"/>
                <w:gridSpan w:val="2"/>
              </w:tcPr>
            </w:tcPrChange>
          </w:tcPr>
          <w:p w14:paraId="6B84A244" w14:textId="59B28622" w:rsidR="00824449" w:rsidRDefault="00824449" w:rsidP="00824449">
            <w:pPr>
              <w:cnfStyle w:val="000000100000" w:firstRow="0" w:lastRow="0" w:firstColumn="0" w:lastColumn="0" w:oddVBand="0" w:evenVBand="0" w:oddHBand="1" w:evenHBand="0" w:firstRowFirstColumn="0" w:firstRowLastColumn="0" w:lastRowFirstColumn="0" w:lastRowLastColumn="0"/>
              <w:rPr>
                <w:ins w:id="805" w:author="Soler Martin, Carlos" w:date="2022-06-19T12:31:00Z"/>
              </w:rPr>
            </w:pPr>
            <w:ins w:id="806" w:author="Soler Martin, Carlos" w:date="2022-06-19T12:40:00Z">
              <w:r>
                <w:t>-</w:t>
              </w:r>
            </w:ins>
          </w:p>
        </w:tc>
        <w:tc>
          <w:tcPr>
            <w:tcW w:w="1566" w:type="dxa"/>
            <w:tcPrChange w:id="807" w:author="Soler Martin, Carlos" w:date="2022-06-19T12:38:00Z">
              <w:tcPr>
                <w:tcW w:w="1542" w:type="dxa"/>
                <w:gridSpan w:val="2"/>
              </w:tcPr>
            </w:tcPrChange>
          </w:tcPr>
          <w:p w14:paraId="5A5205F5" w14:textId="5353E92F" w:rsidR="00824449" w:rsidRDefault="00824449" w:rsidP="00824449">
            <w:pPr>
              <w:cnfStyle w:val="000000100000" w:firstRow="0" w:lastRow="0" w:firstColumn="0" w:lastColumn="0" w:oddVBand="0" w:evenVBand="0" w:oddHBand="1" w:evenHBand="0" w:firstRowFirstColumn="0" w:firstRowLastColumn="0" w:lastRowFirstColumn="0" w:lastRowLastColumn="0"/>
              <w:rPr>
                <w:ins w:id="808" w:author="Soler Martin, Carlos" w:date="2022-06-19T12:31:00Z"/>
              </w:rPr>
            </w:pPr>
            <w:ins w:id="809" w:author="Soler Martin, Carlos" w:date="2022-06-19T12:40:00Z">
              <w:r>
                <w:t>-</w:t>
              </w:r>
            </w:ins>
          </w:p>
        </w:tc>
        <w:tc>
          <w:tcPr>
            <w:tcW w:w="1398" w:type="dxa"/>
            <w:tcPrChange w:id="810" w:author="Soler Martin, Carlos" w:date="2022-06-19T12:38:00Z">
              <w:tcPr>
                <w:tcW w:w="1542" w:type="dxa"/>
                <w:gridSpan w:val="3"/>
              </w:tcPr>
            </w:tcPrChange>
          </w:tcPr>
          <w:p w14:paraId="17BB8091" w14:textId="5D22DE99" w:rsidR="00824449" w:rsidRDefault="00824449" w:rsidP="00824449">
            <w:pPr>
              <w:cnfStyle w:val="000000100000" w:firstRow="0" w:lastRow="0" w:firstColumn="0" w:lastColumn="0" w:oddVBand="0" w:evenVBand="0" w:oddHBand="1" w:evenHBand="0" w:firstRowFirstColumn="0" w:firstRowLastColumn="0" w:lastRowFirstColumn="0" w:lastRowLastColumn="0"/>
              <w:rPr>
                <w:ins w:id="811" w:author="Soler Martin, Carlos" w:date="2022-06-19T12:31:00Z"/>
              </w:rPr>
            </w:pPr>
            <w:ins w:id="812" w:author="Soler Martin, Carlos" w:date="2022-06-19T12:40:00Z">
              <w:r>
                <w:t>-</w:t>
              </w:r>
            </w:ins>
          </w:p>
        </w:tc>
        <w:tc>
          <w:tcPr>
            <w:tcW w:w="1559" w:type="dxa"/>
            <w:tcPrChange w:id="813" w:author="Soler Martin, Carlos" w:date="2022-06-19T12:38:00Z">
              <w:tcPr>
                <w:tcW w:w="1542" w:type="dxa"/>
                <w:gridSpan w:val="3"/>
              </w:tcPr>
            </w:tcPrChange>
          </w:tcPr>
          <w:p w14:paraId="0F3FF81F" w14:textId="1D552B32" w:rsidR="00824449" w:rsidRDefault="00824449" w:rsidP="00824449">
            <w:pPr>
              <w:cnfStyle w:val="000000100000" w:firstRow="0" w:lastRow="0" w:firstColumn="0" w:lastColumn="0" w:oddVBand="0" w:evenVBand="0" w:oddHBand="1" w:evenHBand="0" w:firstRowFirstColumn="0" w:firstRowLastColumn="0" w:lastRowFirstColumn="0" w:lastRowLastColumn="0"/>
              <w:rPr>
                <w:ins w:id="814" w:author="Soler Martin, Carlos" w:date="2022-06-19T12:31:00Z"/>
              </w:rPr>
            </w:pPr>
            <w:ins w:id="815" w:author="Soler Martin, Carlos" w:date="2022-06-19T12:40:00Z">
              <w:r>
                <w:t>-</w:t>
              </w:r>
            </w:ins>
          </w:p>
        </w:tc>
        <w:tc>
          <w:tcPr>
            <w:tcW w:w="1744" w:type="dxa"/>
            <w:tcPrChange w:id="816" w:author="Soler Martin, Carlos" w:date="2022-06-19T12:38:00Z">
              <w:tcPr>
                <w:tcW w:w="1545" w:type="dxa"/>
                <w:gridSpan w:val="2"/>
              </w:tcPr>
            </w:tcPrChange>
          </w:tcPr>
          <w:p w14:paraId="241E6EA4" w14:textId="118C382E" w:rsidR="00824449" w:rsidRDefault="00824449" w:rsidP="00824449">
            <w:pPr>
              <w:cnfStyle w:val="000000100000" w:firstRow="0" w:lastRow="0" w:firstColumn="0" w:lastColumn="0" w:oddVBand="0" w:evenVBand="0" w:oddHBand="1" w:evenHBand="0" w:firstRowFirstColumn="0" w:firstRowLastColumn="0" w:lastRowFirstColumn="0" w:lastRowLastColumn="0"/>
              <w:rPr>
                <w:ins w:id="817" w:author="Soler Martin, Carlos" w:date="2022-06-19T12:31:00Z"/>
              </w:rPr>
            </w:pPr>
            <w:ins w:id="818" w:author="Soler Martin, Carlos" w:date="2022-06-19T12:40:00Z">
              <w:r>
                <w:t>405 – Method not Allowed</w:t>
              </w:r>
            </w:ins>
          </w:p>
        </w:tc>
      </w:tr>
    </w:tbl>
    <w:p w14:paraId="100AF45F" w14:textId="4A9451B5" w:rsidR="0071131E" w:rsidRDefault="0071131E" w:rsidP="0071131E">
      <w:pPr>
        <w:jc w:val="center"/>
        <w:rPr>
          <w:ins w:id="819" w:author="Soler Martin, Carlos" w:date="2022-06-19T13:25:00Z"/>
          <w:i/>
          <w:iCs/>
        </w:rPr>
      </w:pPr>
      <w:ins w:id="820" w:author="Soler Martin, Carlos" w:date="2022-06-19T12:34:00Z">
        <w:r>
          <w:rPr>
            <w:i/>
            <w:iCs/>
          </w:rPr>
          <w:t>Tabla 1</w:t>
        </w:r>
      </w:ins>
      <w:ins w:id="821" w:author="Soler Martin, Carlos" w:date="2022-06-19T12:33:00Z">
        <w:r w:rsidRPr="00CE5888">
          <w:rPr>
            <w:i/>
            <w:iCs/>
          </w:rPr>
          <w:t xml:space="preserve">: </w:t>
        </w:r>
      </w:ins>
      <w:ins w:id="822" w:author="Soler Martin, Carlos" w:date="2022-06-19T12:34:00Z">
        <w:r>
          <w:rPr>
            <w:i/>
            <w:iCs/>
          </w:rPr>
          <w:t>Recurso /alumnos</w:t>
        </w:r>
      </w:ins>
    </w:p>
    <w:p w14:paraId="370F5B81" w14:textId="77777777" w:rsidR="00E962DB" w:rsidRDefault="00E962DB" w:rsidP="0071131E">
      <w:pPr>
        <w:jc w:val="center"/>
        <w:rPr>
          <w:ins w:id="823" w:author="Soler Martin, Carlos" w:date="2022-06-19T12:34:00Z"/>
          <w:i/>
          <w:iCs/>
        </w:rPr>
      </w:pPr>
    </w:p>
    <w:tbl>
      <w:tblPr>
        <w:tblStyle w:val="Tablaconcuadrcula7concolores-nfasis1"/>
        <w:tblW w:w="9399" w:type="dxa"/>
        <w:tblLook w:val="04A0" w:firstRow="1" w:lastRow="0" w:firstColumn="1" w:lastColumn="0" w:noHBand="0" w:noVBand="1"/>
      </w:tblPr>
      <w:tblGrid>
        <w:gridCol w:w="1386"/>
        <w:gridCol w:w="1489"/>
        <w:gridCol w:w="1539"/>
        <w:gridCol w:w="1352"/>
        <w:gridCol w:w="2065"/>
        <w:gridCol w:w="1568"/>
        <w:tblGridChange w:id="824">
          <w:tblGrid>
            <w:gridCol w:w="1386"/>
            <w:gridCol w:w="1489"/>
            <w:gridCol w:w="1539"/>
            <w:gridCol w:w="1352"/>
            <w:gridCol w:w="2065"/>
            <w:gridCol w:w="1568"/>
          </w:tblGrid>
        </w:tblGridChange>
      </w:tblGrid>
      <w:tr w:rsidR="000F01E8" w14:paraId="148E5C50" w14:textId="77777777" w:rsidTr="00B94B9F">
        <w:trPr>
          <w:cnfStyle w:val="100000000000" w:firstRow="1" w:lastRow="0" w:firstColumn="0" w:lastColumn="0" w:oddVBand="0" w:evenVBand="0" w:oddHBand="0" w:evenHBand="0" w:firstRowFirstColumn="0" w:firstRowLastColumn="0" w:lastRowFirstColumn="0" w:lastRowLastColumn="0"/>
          <w:trHeight w:val="759"/>
          <w:ins w:id="825" w:author="Soler Martin, Carlos" w:date="2022-06-19T13:25:00Z"/>
        </w:trPr>
        <w:tc>
          <w:tcPr>
            <w:cnfStyle w:val="001000000100" w:firstRow="0" w:lastRow="0" w:firstColumn="1" w:lastColumn="0" w:oddVBand="0" w:evenVBand="0" w:oddHBand="0" w:evenHBand="0" w:firstRowFirstColumn="1" w:firstRowLastColumn="0" w:lastRowFirstColumn="0" w:lastRowLastColumn="0"/>
            <w:tcW w:w="1566" w:type="dxa"/>
          </w:tcPr>
          <w:p w14:paraId="5031EBCE" w14:textId="77777777" w:rsidR="00E962DB" w:rsidRDefault="00E962DB" w:rsidP="00B94B9F">
            <w:pPr>
              <w:rPr>
                <w:ins w:id="826" w:author="Soler Martin, Carlos" w:date="2022-06-19T13:25:00Z"/>
              </w:rPr>
            </w:pPr>
            <w:ins w:id="827" w:author="Soler Martin, Carlos" w:date="2022-06-19T13:25:00Z">
              <w:r>
                <w:lastRenderedPageBreak/>
                <w:t>Método</w:t>
              </w:r>
            </w:ins>
          </w:p>
        </w:tc>
        <w:tc>
          <w:tcPr>
            <w:tcW w:w="1566" w:type="dxa"/>
          </w:tcPr>
          <w:p w14:paraId="26302B62" w14:textId="77777777" w:rsidR="00E962DB" w:rsidRDefault="00E962DB" w:rsidP="00B94B9F">
            <w:pPr>
              <w:cnfStyle w:val="100000000000" w:firstRow="1" w:lastRow="0" w:firstColumn="0" w:lastColumn="0" w:oddVBand="0" w:evenVBand="0" w:oddHBand="0" w:evenHBand="0" w:firstRowFirstColumn="0" w:firstRowLastColumn="0" w:lastRowFirstColumn="0" w:lastRowLastColumn="0"/>
              <w:rPr>
                <w:ins w:id="828" w:author="Soler Martin, Carlos" w:date="2022-06-19T13:25:00Z"/>
              </w:rPr>
            </w:pPr>
            <w:ins w:id="829" w:author="Soler Martin, Carlos" w:date="2022-06-19T13:25:00Z">
              <w:r>
                <w:t>URI</w:t>
              </w:r>
            </w:ins>
          </w:p>
        </w:tc>
        <w:tc>
          <w:tcPr>
            <w:tcW w:w="1566" w:type="dxa"/>
          </w:tcPr>
          <w:p w14:paraId="20FD1782" w14:textId="77777777" w:rsidR="00E962DB" w:rsidRDefault="00E962DB" w:rsidP="00B94B9F">
            <w:pPr>
              <w:cnfStyle w:val="100000000000" w:firstRow="1" w:lastRow="0" w:firstColumn="0" w:lastColumn="0" w:oddVBand="0" w:evenVBand="0" w:oddHBand="0" w:evenHBand="0" w:firstRowFirstColumn="0" w:firstRowLastColumn="0" w:lastRowFirstColumn="0" w:lastRowLastColumn="0"/>
              <w:rPr>
                <w:ins w:id="830" w:author="Soler Martin, Carlos" w:date="2022-06-19T13:25:00Z"/>
              </w:rPr>
            </w:pPr>
            <w:ins w:id="831" w:author="Soler Martin, Carlos" w:date="2022-06-19T13:25:00Z">
              <w:r>
                <w:t>Utilidad</w:t>
              </w:r>
            </w:ins>
          </w:p>
        </w:tc>
        <w:tc>
          <w:tcPr>
            <w:tcW w:w="1398" w:type="dxa"/>
          </w:tcPr>
          <w:p w14:paraId="287BA5F4" w14:textId="77777777" w:rsidR="00E962DB" w:rsidRDefault="00E962DB" w:rsidP="00B94B9F">
            <w:pPr>
              <w:cnfStyle w:val="100000000000" w:firstRow="1" w:lastRow="0" w:firstColumn="0" w:lastColumn="0" w:oddVBand="0" w:evenVBand="0" w:oddHBand="0" w:evenHBand="0" w:firstRowFirstColumn="0" w:firstRowLastColumn="0" w:lastRowFirstColumn="0" w:lastRowLastColumn="0"/>
              <w:rPr>
                <w:ins w:id="832" w:author="Soler Martin, Carlos" w:date="2022-06-19T13:25:00Z"/>
              </w:rPr>
            </w:pPr>
            <w:ins w:id="833" w:author="Soler Martin, Carlos" w:date="2022-06-19T13:25:00Z">
              <w:r>
                <w:t>Semántica</w:t>
              </w:r>
            </w:ins>
          </w:p>
        </w:tc>
        <w:tc>
          <w:tcPr>
            <w:tcW w:w="1559" w:type="dxa"/>
          </w:tcPr>
          <w:p w14:paraId="2A9A3F4F" w14:textId="77777777" w:rsidR="00E962DB" w:rsidRDefault="00E962DB" w:rsidP="00B94B9F">
            <w:pPr>
              <w:cnfStyle w:val="100000000000" w:firstRow="1" w:lastRow="0" w:firstColumn="0" w:lastColumn="0" w:oddVBand="0" w:evenVBand="0" w:oddHBand="0" w:evenHBand="0" w:firstRowFirstColumn="0" w:firstRowLastColumn="0" w:lastRowFirstColumn="0" w:lastRowLastColumn="0"/>
              <w:rPr>
                <w:ins w:id="834" w:author="Soler Martin, Carlos" w:date="2022-06-19T13:25:00Z"/>
              </w:rPr>
            </w:pPr>
            <w:ins w:id="835" w:author="Soler Martin, Carlos" w:date="2022-06-19T13:25:00Z">
              <w:r>
                <w:t>Cuerpo Solicitud</w:t>
              </w:r>
            </w:ins>
          </w:p>
        </w:tc>
        <w:tc>
          <w:tcPr>
            <w:tcW w:w="1744" w:type="dxa"/>
          </w:tcPr>
          <w:p w14:paraId="7A7B7FFB" w14:textId="77777777" w:rsidR="00E962DB" w:rsidRDefault="00E962DB" w:rsidP="00B94B9F">
            <w:pPr>
              <w:jc w:val="left"/>
              <w:cnfStyle w:val="100000000000" w:firstRow="1" w:lastRow="0" w:firstColumn="0" w:lastColumn="0" w:oddVBand="0" w:evenVBand="0" w:oddHBand="0" w:evenHBand="0" w:firstRowFirstColumn="0" w:firstRowLastColumn="0" w:lastRowFirstColumn="0" w:lastRowLastColumn="0"/>
              <w:rPr>
                <w:ins w:id="836" w:author="Soler Martin, Carlos" w:date="2022-06-19T13:25:00Z"/>
              </w:rPr>
            </w:pPr>
            <w:ins w:id="837" w:author="Soler Martin, Carlos" w:date="2022-06-19T13:25:00Z">
              <w:r>
                <w:t>Códigos de respuesta</w:t>
              </w:r>
            </w:ins>
          </w:p>
        </w:tc>
      </w:tr>
      <w:tr w:rsidR="000F01E8" w14:paraId="281717D6" w14:textId="77777777" w:rsidTr="00B94B9F">
        <w:trPr>
          <w:cnfStyle w:val="000000100000" w:firstRow="0" w:lastRow="0" w:firstColumn="0" w:lastColumn="0" w:oddVBand="0" w:evenVBand="0" w:oddHBand="1" w:evenHBand="0" w:firstRowFirstColumn="0" w:firstRowLastColumn="0" w:lastRowFirstColumn="0" w:lastRowLastColumn="0"/>
          <w:trHeight w:val="759"/>
          <w:ins w:id="838" w:author="Soler Martin, Carlos" w:date="2022-06-19T13:25:00Z"/>
        </w:trPr>
        <w:tc>
          <w:tcPr>
            <w:cnfStyle w:val="001000000000" w:firstRow="0" w:lastRow="0" w:firstColumn="1" w:lastColumn="0" w:oddVBand="0" w:evenVBand="0" w:oddHBand="0" w:evenHBand="0" w:firstRowFirstColumn="0" w:firstRowLastColumn="0" w:lastRowFirstColumn="0" w:lastRowLastColumn="0"/>
            <w:tcW w:w="1566" w:type="dxa"/>
          </w:tcPr>
          <w:p w14:paraId="14F450D7" w14:textId="77777777" w:rsidR="00E962DB" w:rsidRPr="0071131E" w:rsidRDefault="00E962DB" w:rsidP="00B94B9F">
            <w:pPr>
              <w:rPr>
                <w:ins w:id="839" w:author="Soler Martin, Carlos" w:date="2022-06-19T13:25:00Z"/>
              </w:rPr>
            </w:pPr>
            <w:ins w:id="840" w:author="Soler Martin, Carlos" w:date="2022-06-19T13:25:00Z">
              <w:r>
                <w:t>POST</w:t>
              </w:r>
            </w:ins>
          </w:p>
        </w:tc>
        <w:tc>
          <w:tcPr>
            <w:tcW w:w="1566" w:type="dxa"/>
          </w:tcPr>
          <w:p w14:paraId="7BCE0851" w14:textId="404462C4" w:rsidR="00E962DB" w:rsidRDefault="00E962DB" w:rsidP="00B94B9F">
            <w:pPr>
              <w:cnfStyle w:val="000000100000" w:firstRow="0" w:lastRow="0" w:firstColumn="0" w:lastColumn="0" w:oddVBand="0" w:evenVBand="0" w:oddHBand="1" w:evenHBand="0" w:firstRowFirstColumn="0" w:firstRowLastColumn="0" w:lastRowFirstColumn="0" w:lastRowLastColumn="0"/>
              <w:rPr>
                <w:ins w:id="841" w:author="Soler Martin, Carlos" w:date="2022-06-19T13:25:00Z"/>
              </w:rPr>
            </w:pPr>
            <w:ins w:id="842" w:author="Soler Martin, Carlos" w:date="2022-06-19T13:26:00Z">
              <w:r>
                <w:t>-</w:t>
              </w:r>
            </w:ins>
          </w:p>
        </w:tc>
        <w:tc>
          <w:tcPr>
            <w:tcW w:w="1566" w:type="dxa"/>
          </w:tcPr>
          <w:p w14:paraId="2A21FED1" w14:textId="65CC996C" w:rsidR="00E962DB" w:rsidRDefault="00E962DB" w:rsidP="00B94B9F">
            <w:pPr>
              <w:jc w:val="left"/>
              <w:cnfStyle w:val="000000100000" w:firstRow="0" w:lastRow="0" w:firstColumn="0" w:lastColumn="0" w:oddVBand="0" w:evenVBand="0" w:oddHBand="1" w:evenHBand="0" w:firstRowFirstColumn="0" w:firstRowLastColumn="0" w:lastRowFirstColumn="0" w:lastRowLastColumn="0"/>
              <w:rPr>
                <w:ins w:id="843" w:author="Soler Martin, Carlos" w:date="2022-06-19T13:25:00Z"/>
              </w:rPr>
            </w:pPr>
            <w:ins w:id="844" w:author="Soler Martin, Carlos" w:date="2022-06-19T13:26:00Z">
              <w:r>
                <w:t>-</w:t>
              </w:r>
            </w:ins>
          </w:p>
        </w:tc>
        <w:tc>
          <w:tcPr>
            <w:tcW w:w="1398" w:type="dxa"/>
          </w:tcPr>
          <w:p w14:paraId="75396746" w14:textId="538B218B" w:rsidR="00E962DB" w:rsidRDefault="00E962DB" w:rsidP="00B94B9F">
            <w:pPr>
              <w:cnfStyle w:val="000000100000" w:firstRow="0" w:lastRow="0" w:firstColumn="0" w:lastColumn="0" w:oddVBand="0" w:evenVBand="0" w:oddHBand="1" w:evenHBand="0" w:firstRowFirstColumn="0" w:firstRowLastColumn="0" w:lastRowFirstColumn="0" w:lastRowLastColumn="0"/>
              <w:rPr>
                <w:ins w:id="845" w:author="Soler Martin, Carlos" w:date="2022-06-19T13:25:00Z"/>
              </w:rPr>
            </w:pPr>
            <w:ins w:id="846" w:author="Soler Martin, Carlos" w:date="2022-06-19T13:26:00Z">
              <w:r>
                <w:t>-</w:t>
              </w:r>
            </w:ins>
          </w:p>
        </w:tc>
        <w:tc>
          <w:tcPr>
            <w:tcW w:w="1559" w:type="dxa"/>
          </w:tcPr>
          <w:p w14:paraId="363BCFFB" w14:textId="4ECFAA61" w:rsidR="00E962DB" w:rsidRDefault="00E962DB" w:rsidP="00B94B9F">
            <w:pPr>
              <w:jc w:val="left"/>
              <w:cnfStyle w:val="000000100000" w:firstRow="0" w:lastRow="0" w:firstColumn="0" w:lastColumn="0" w:oddVBand="0" w:evenVBand="0" w:oddHBand="1" w:evenHBand="0" w:firstRowFirstColumn="0" w:firstRowLastColumn="0" w:lastRowFirstColumn="0" w:lastRowLastColumn="0"/>
              <w:rPr>
                <w:ins w:id="847" w:author="Soler Martin, Carlos" w:date="2022-06-19T13:25:00Z"/>
              </w:rPr>
            </w:pPr>
            <w:ins w:id="848" w:author="Soler Martin, Carlos" w:date="2022-06-19T13:26:00Z">
              <w:r>
                <w:t>-</w:t>
              </w:r>
            </w:ins>
          </w:p>
        </w:tc>
        <w:tc>
          <w:tcPr>
            <w:tcW w:w="1744" w:type="dxa"/>
          </w:tcPr>
          <w:p w14:paraId="280377C9" w14:textId="34473E6F" w:rsidR="00E962DB" w:rsidRDefault="00E962DB" w:rsidP="00B94B9F">
            <w:pPr>
              <w:jc w:val="left"/>
              <w:cnfStyle w:val="000000100000" w:firstRow="0" w:lastRow="0" w:firstColumn="0" w:lastColumn="0" w:oddVBand="0" w:evenVBand="0" w:oddHBand="1" w:evenHBand="0" w:firstRowFirstColumn="0" w:firstRowLastColumn="0" w:lastRowFirstColumn="0" w:lastRowLastColumn="0"/>
              <w:rPr>
                <w:ins w:id="849" w:author="Soler Martin, Carlos" w:date="2022-06-19T13:25:00Z"/>
              </w:rPr>
            </w:pPr>
            <w:ins w:id="850" w:author="Soler Martin, Carlos" w:date="2022-06-19T13:26:00Z">
              <w:r>
                <w:t>-</w:t>
              </w:r>
            </w:ins>
          </w:p>
        </w:tc>
      </w:tr>
      <w:tr w:rsidR="00E962DB" w:rsidRPr="00E962DB" w14:paraId="4F749999" w14:textId="77777777" w:rsidTr="00B94B9F">
        <w:trPr>
          <w:trHeight w:val="759"/>
          <w:ins w:id="851" w:author="Soler Martin, Carlos" w:date="2022-06-19T13:25:00Z"/>
        </w:trPr>
        <w:tc>
          <w:tcPr>
            <w:cnfStyle w:val="001000000000" w:firstRow="0" w:lastRow="0" w:firstColumn="1" w:lastColumn="0" w:oddVBand="0" w:evenVBand="0" w:oddHBand="0" w:evenHBand="0" w:firstRowFirstColumn="0" w:firstRowLastColumn="0" w:lastRowFirstColumn="0" w:lastRowLastColumn="0"/>
            <w:tcW w:w="1566" w:type="dxa"/>
          </w:tcPr>
          <w:p w14:paraId="18FA40F7" w14:textId="77777777" w:rsidR="00E962DB" w:rsidRPr="0071131E" w:rsidRDefault="00E962DB" w:rsidP="00B94B9F">
            <w:pPr>
              <w:rPr>
                <w:ins w:id="852" w:author="Soler Martin, Carlos" w:date="2022-06-19T13:25:00Z"/>
              </w:rPr>
            </w:pPr>
            <w:ins w:id="853" w:author="Soler Martin, Carlos" w:date="2022-06-19T13:25:00Z">
              <w:r>
                <w:t>GET</w:t>
              </w:r>
            </w:ins>
          </w:p>
        </w:tc>
        <w:tc>
          <w:tcPr>
            <w:tcW w:w="1566" w:type="dxa"/>
          </w:tcPr>
          <w:p w14:paraId="539AFD80" w14:textId="5110C961" w:rsidR="00E962DB" w:rsidRDefault="00E962DB" w:rsidP="00B94B9F">
            <w:pPr>
              <w:cnfStyle w:val="000000000000" w:firstRow="0" w:lastRow="0" w:firstColumn="0" w:lastColumn="0" w:oddVBand="0" w:evenVBand="0" w:oddHBand="0" w:evenHBand="0" w:firstRowFirstColumn="0" w:firstRowLastColumn="0" w:lastRowFirstColumn="0" w:lastRowLastColumn="0"/>
              <w:rPr>
                <w:ins w:id="854" w:author="Soler Martin, Carlos" w:date="2022-06-19T13:25:00Z"/>
              </w:rPr>
            </w:pPr>
            <w:ins w:id="855" w:author="Soler Martin, Carlos" w:date="2022-06-19T13:25:00Z">
              <w:r>
                <w:t>/ alumnos</w:t>
              </w:r>
            </w:ins>
            <w:ins w:id="856" w:author="Soler Martin, Carlos" w:date="2022-06-19T13:26:00Z">
              <w:r>
                <w:t>/id</w:t>
              </w:r>
            </w:ins>
          </w:p>
        </w:tc>
        <w:tc>
          <w:tcPr>
            <w:tcW w:w="1566" w:type="dxa"/>
          </w:tcPr>
          <w:p w14:paraId="7BFBF30F" w14:textId="7633BABB" w:rsidR="00E962DB" w:rsidRDefault="00E962DB" w:rsidP="00E962DB">
            <w:pPr>
              <w:jc w:val="left"/>
              <w:cnfStyle w:val="000000000000" w:firstRow="0" w:lastRow="0" w:firstColumn="0" w:lastColumn="0" w:oddVBand="0" w:evenVBand="0" w:oddHBand="0" w:evenHBand="0" w:firstRowFirstColumn="0" w:firstRowLastColumn="0" w:lastRowFirstColumn="0" w:lastRowLastColumn="0"/>
              <w:rPr>
                <w:ins w:id="857" w:author="Soler Martin, Carlos" w:date="2022-06-19T13:25:00Z"/>
              </w:rPr>
              <w:pPrChange w:id="858" w:author="Soler Martin, Carlos" w:date="2022-06-19T13:26:00Z">
                <w:pPr>
                  <w:cnfStyle w:val="000000000000" w:firstRow="0" w:lastRow="0" w:firstColumn="0" w:lastColumn="0" w:oddVBand="0" w:evenVBand="0" w:oddHBand="0" w:evenHBand="0" w:firstRowFirstColumn="0" w:firstRowLastColumn="0" w:lastRowFirstColumn="0" w:lastRowLastColumn="0"/>
                </w:pPr>
              </w:pPrChange>
            </w:pPr>
            <w:ins w:id="859" w:author="Soler Martin, Carlos" w:date="2022-06-19T13:25:00Z">
              <w:r>
                <w:t>Se obtiene</w:t>
              </w:r>
            </w:ins>
            <w:ins w:id="860" w:author="Soler Martin, Carlos" w:date="2022-06-19T13:26:00Z">
              <w:r>
                <w:t xml:space="preserve"> todos los atributos de</w:t>
              </w:r>
            </w:ins>
            <w:ins w:id="861" w:author="Soler Martin, Carlos" w:date="2022-06-19T13:25:00Z">
              <w:r>
                <w:t xml:space="preserve"> un </w:t>
              </w:r>
            </w:ins>
            <w:ins w:id="862" w:author="Soler Martin, Carlos" w:date="2022-06-19T13:26:00Z">
              <w:r>
                <w:t>alumno por su id</w:t>
              </w:r>
            </w:ins>
          </w:p>
        </w:tc>
        <w:tc>
          <w:tcPr>
            <w:tcW w:w="1398" w:type="dxa"/>
          </w:tcPr>
          <w:p w14:paraId="0BA8854E"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863" w:author="Soler Martin, Carlos" w:date="2022-06-19T13:25:00Z"/>
              </w:rPr>
            </w:pPr>
            <w:ins w:id="864" w:author="Soler Martin, Carlos" w:date="2022-06-19T13:25:00Z">
              <w:r>
                <w:t>JSON</w:t>
              </w:r>
            </w:ins>
          </w:p>
        </w:tc>
        <w:tc>
          <w:tcPr>
            <w:tcW w:w="1559" w:type="dxa"/>
          </w:tcPr>
          <w:p w14:paraId="5B0EC8BE"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865" w:author="Soler Martin, Carlos" w:date="2022-06-19T13:25:00Z"/>
              </w:rPr>
            </w:pPr>
          </w:p>
        </w:tc>
        <w:tc>
          <w:tcPr>
            <w:tcW w:w="1744" w:type="dxa"/>
          </w:tcPr>
          <w:p w14:paraId="6137FED5" w14:textId="3EBEA910" w:rsidR="00E962DB" w:rsidRPr="00E962DB" w:rsidRDefault="00E962DB" w:rsidP="00B94B9F">
            <w:pPr>
              <w:cnfStyle w:val="000000000000" w:firstRow="0" w:lastRow="0" w:firstColumn="0" w:lastColumn="0" w:oddVBand="0" w:evenVBand="0" w:oddHBand="0" w:evenHBand="0" w:firstRowFirstColumn="0" w:firstRowLastColumn="0" w:lastRowFirstColumn="0" w:lastRowLastColumn="0"/>
              <w:rPr>
                <w:ins w:id="866" w:author="Soler Martin, Carlos" w:date="2022-06-19T13:27:00Z"/>
                <w:lang w:val="en-US"/>
                <w:rPrChange w:id="867" w:author="Soler Martin, Carlos" w:date="2022-06-19T13:29:00Z">
                  <w:rPr>
                    <w:ins w:id="868" w:author="Soler Martin, Carlos" w:date="2022-06-19T13:27:00Z"/>
                  </w:rPr>
                </w:rPrChange>
              </w:rPr>
            </w:pPr>
            <w:ins w:id="869" w:author="Soler Martin, Carlos" w:date="2022-06-19T13:25:00Z">
              <w:r w:rsidRPr="00E962DB">
                <w:rPr>
                  <w:lang w:val="en-US"/>
                  <w:rPrChange w:id="870" w:author="Soler Martin, Carlos" w:date="2022-06-19T13:29:00Z">
                    <w:rPr/>
                  </w:rPrChange>
                </w:rPr>
                <w:t>200 – OK</w:t>
              </w:r>
            </w:ins>
          </w:p>
          <w:p w14:paraId="33689B70" w14:textId="3EDA6451" w:rsidR="00E962DB" w:rsidRPr="00E962DB" w:rsidRDefault="00E962DB" w:rsidP="00B94B9F">
            <w:pPr>
              <w:cnfStyle w:val="000000000000" w:firstRow="0" w:lastRow="0" w:firstColumn="0" w:lastColumn="0" w:oddVBand="0" w:evenVBand="0" w:oddHBand="0" w:evenHBand="0" w:firstRowFirstColumn="0" w:firstRowLastColumn="0" w:lastRowFirstColumn="0" w:lastRowLastColumn="0"/>
              <w:rPr>
                <w:ins w:id="871" w:author="Soler Martin, Carlos" w:date="2022-06-19T13:27:00Z"/>
                <w:lang w:val="en-US"/>
                <w:rPrChange w:id="872" w:author="Soler Martin, Carlos" w:date="2022-06-19T13:29:00Z">
                  <w:rPr>
                    <w:ins w:id="873" w:author="Soler Martin, Carlos" w:date="2022-06-19T13:27:00Z"/>
                  </w:rPr>
                </w:rPrChange>
              </w:rPr>
            </w:pPr>
            <w:ins w:id="874" w:author="Soler Martin, Carlos" w:date="2022-06-19T13:27:00Z">
              <w:r w:rsidRPr="00E962DB">
                <w:rPr>
                  <w:lang w:val="en-US"/>
                  <w:rPrChange w:id="875" w:author="Soler Martin, Carlos" w:date="2022-06-19T13:29:00Z">
                    <w:rPr/>
                  </w:rPrChange>
                </w:rPr>
                <w:t>404 – Not Found</w:t>
              </w:r>
            </w:ins>
          </w:p>
          <w:p w14:paraId="5B474AAB" w14:textId="581E7594" w:rsidR="00E962DB" w:rsidRPr="00E962DB" w:rsidRDefault="00E962DB" w:rsidP="00B94B9F">
            <w:pPr>
              <w:cnfStyle w:val="000000000000" w:firstRow="0" w:lastRow="0" w:firstColumn="0" w:lastColumn="0" w:oddVBand="0" w:evenVBand="0" w:oddHBand="0" w:evenHBand="0" w:firstRowFirstColumn="0" w:firstRowLastColumn="0" w:lastRowFirstColumn="0" w:lastRowLastColumn="0"/>
              <w:rPr>
                <w:ins w:id="876" w:author="Soler Martin, Carlos" w:date="2022-06-19T13:25:00Z"/>
                <w:lang w:val="en-US"/>
                <w:rPrChange w:id="877" w:author="Soler Martin, Carlos" w:date="2022-06-19T13:27:00Z">
                  <w:rPr>
                    <w:ins w:id="878" w:author="Soler Martin, Carlos" w:date="2022-06-19T13:25:00Z"/>
                  </w:rPr>
                </w:rPrChange>
              </w:rPr>
            </w:pPr>
            <w:ins w:id="879" w:author="Soler Martin, Carlos" w:date="2022-06-19T13:27:00Z">
              <w:r w:rsidRPr="00E962DB">
                <w:rPr>
                  <w:lang w:val="en-US"/>
                  <w:rPrChange w:id="880" w:author="Soler Martin, Carlos" w:date="2022-06-19T13:27:00Z">
                    <w:rPr/>
                  </w:rPrChange>
                </w:rPr>
                <w:t>400 – Bad request</w:t>
              </w:r>
            </w:ins>
          </w:p>
          <w:p w14:paraId="3C381B1A" w14:textId="77777777" w:rsidR="00E962DB" w:rsidRPr="00E962DB" w:rsidRDefault="00E962DB" w:rsidP="00B94B9F">
            <w:pPr>
              <w:cnfStyle w:val="000000000000" w:firstRow="0" w:lastRow="0" w:firstColumn="0" w:lastColumn="0" w:oddVBand="0" w:evenVBand="0" w:oddHBand="0" w:evenHBand="0" w:firstRowFirstColumn="0" w:firstRowLastColumn="0" w:lastRowFirstColumn="0" w:lastRowLastColumn="0"/>
              <w:rPr>
                <w:ins w:id="881" w:author="Soler Martin, Carlos" w:date="2022-06-19T13:25:00Z"/>
                <w:lang w:val="en-US"/>
                <w:rPrChange w:id="882" w:author="Soler Martin, Carlos" w:date="2022-06-19T13:27:00Z">
                  <w:rPr>
                    <w:ins w:id="883" w:author="Soler Martin, Carlos" w:date="2022-06-19T13:25:00Z"/>
                  </w:rPr>
                </w:rPrChange>
              </w:rPr>
            </w:pPr>
            <w:ins w:id="884" w:author="Soler Martin, Carlos" w:date="2022-06-19T13:25:00Z">
              <w:r w:rsidRPr="00E962DB">
                <w:rPr>
                  <w:lang w:val="en-US"/>
                  <w:rPrChange w:id="885" w:author="Soler Martin, Carlos" w:date="2022-06-19T13:27:00Z">
                    <w:rPr/>
                  </w:rPrChange>
                </w:rPr>
                <w:t>500 – Internal Server Error</w:t>
              </w:r>
            </w:ins>
          </w:p>
        </w:tc>
      </w:tr>
      <w:tr w:rsidR="00E962DB" w14:paraId="72275FC8" w14:textId="77777777" w:rsidTr="00B94B9F">
        <w:trPr>
          <w:cnfStyle w:val="000000100000" w:firstRow="0" w:lastRow="0" w:firstColumn="0" w:lastColumn="0" w:oddVBand="0" w:evenVBand="0" w:oddHBand="1" w:evenHBand="0" w:firstRowFirstColumn="0" w:firstRowLastColumn="0" w:lastRowFirstColumn="0" w:lastRowLastColumn="0"/>
          <w:trHeight w:val="759"/>
          <w:ins w:id="886" w:author="Soler Martin, Carlos" w:date="2022-06-19T13:25:00Z"/>
        </w:trPr>
        <w:tc>
          <w:tcPr>
            <w:cnfStyle w:val="001000000000" w:firstRow="0" w:lastRow="0" w:firstColumn="1" w:lastColumn="0" w:oddVBand="0" w:evenVBand="0" w:oddHBand="0" w:evenHBand="0" w:firstRowFirstColumn="0" w:firstRowLastColumn="0" w:lastRowFirstColumn="0" w:lastRowLastColumn="0"/>
            <w:tcW w:w="1566" w:type="dxa"/>
          </w:tcPr>
          <w:p w14:paraId="473564AA" w14:textId="77777777" w:rsidR="00E962DB" w:rsidRDefault="00E962DB" w:rsidP="00B94B9F">
            <w:pPr>
              <w:rPr>
                <w:ins w:id="887" w:author="Soler Martin, Carlos" w:date="2022-06-19T13:25:00Z"/>
              </w:rPr>
            </w:pPr>
            <w:ins w:id="888" w:author="Soler Martin, Carlos" w:date="2022-06-19T13:25:00Z">
              <w:r>
                <w:t>PUT</w:t>
              </w:r>
            </w:ins>
          </w:p>
        </w:tc>
        <w:tc>
          <w:tcPr>
            <w:tcW w:w="1566" w:type="dxa"/>
          </w:tcPr>
          <w:p w14:paraId="66639EAE" w14:textId="2ADE8E28" w:rsidR="00E962DB" w:rsidRDefault="00E962DB" w:rsidP="00B94B9F">
            <w:pPr>
              <w:cnfStyle w:val="000000100000" w:firstRow="0" w:lastRow="0" w:firstColumn="0" w:lastColumn="0" w:oddVBand="0" w:evenVBand="0" w:oddHBand="1" w:evenHBand="0" w:firstRowFirstColumn="0" w:firstRowLastColumn="0" w:lastRowFirstColumn="0" w:lastRowLastColumn="0"/>
              <w:rPr>
                <w:ins w:id="889" w:author="Soler Martin, Carlos" w:date="2022-06-19T13:25:00Z"/>
              </w:rPr>
            </w:pPr>
            <w:ins w:id="890" w:author="Soler Martin, Carlos" w:date="2022-06-19T13:27:00Z">
              <w:r>
                <w:t>/ alumnos/id</w:t>
              </w:r>
            </w:ins>
          </w:p>
        </w:tc>
        <w:tc>
          <w:tcPr>
            <w:tcW w:w="1566" w:type="dxa"/>
          </w:tcPr>
          <w:p w14:paraId="16CB59A6" w14:textId="1FDA4075" w:rsidR="00E962DB" w:rsidRDefault="000F01E8" w:rsidP="00B94B9F">
            <w:pPr>
              <w:cnfStyle w:val="000000100000" w:firstRow="0" w:lastRow="0" w:firstColumn="0" w:lastColumn="0" w:oddVBand="0" w:evenVBand="0" w:oddHBand="1" w:evenHBand="0" w:firstRowFirstColumn="0" w:firstRowLastColumn="0" w:lastRowFirstColumn="0" w:lastRowLastColumn="0"/>
              <w:rPr>
                <w:ins w:id="891" w:author="Soler Martin, Carlos" w:date="2022-06-19T13:25:00Z"/>
              </w:rPr>
            </w:pPr>
            <w:ins w:id="892" w:author="Soler Martin, Carlos" w:date="2022-06-19T13:34:00Z">
              <w:r>
                <w:t>Modificación</w:t>
              </w:r>
            </w:ins>
            <w:ins w:id="893" w:author="Soler Martin, Carlos" w:date="2022-06-19T13:28:00Z">
              <w:r w:rsidR="00E962DB">
                <w:t xml:space="preserve"> de un alumno </w:t>
              </w:r>
            </w:ins>
            <w:ins w:id="894" w:author="Soler Martin, Carlos" w:date="2022-06-19T13:34:00Z">
              <w:r>
                <w:t xml:space="preserve">especifico </w:t>
              </w:r>
            </w:ins>
            <w:ins w:id="895" w:author="Soler Martin, Carlos" w:date="2022-06-19T13:28:00Z">
              <w:r w:rsidR="00E962DB">
                <w:t>mediante su id</w:t>
              </w:r>
            </w:ins>
          </w:p>
        </w:tc>
        <w:tc>
          <w:tcPr>
            <w:tcW w:w="1398" w:type="dxa"/>
          </w:tcPr>
          <w:p w14:paraId="123AE004" w14:textId="63D9F06F" w:rsidR="00E962DB" w:rsidRDefault="00E962DB" w:rsidP="00B94B9F">
            <w:pPr>
              <w:cnfStyle w:val="000000100000" w:firstRow="0" w:lastRow="0" w:firstColumn="0" w:lastColumn="0" w:oddVBand="0" w:evenVBand="0" w:oddHBand="1" w:evenHBand="0" w:firstRowFirstColumn="0" w:firstRowLastColumn="0" w:lastRowFirstColumn="0" w:lastRowLastColumn="0"/>
              <w:rPr>
                <w:ins w:id="896" w:author="Soler Martin, Carlos" w:date="2022-06-19T13:25:00Z"/>
              </w:rPr>
            </w:pPr>
            <w:ins w:id="897" w:author="Soler Martin, Carlos" w:date="2022-06-19T13:28:00Z">
              <w:r>
                <w:t>JSON</w:t>
              </w:r>
            </w:ins>
          </w:p>
        </w:tc>
        <w:tc>
          <w:tcPr>
            <w:tcW w:w="1559" w:type="dxa"/>
          </w:tcPr>
          <w:p w14:paraId="12AA1C0D" w14:textId="1D7B6544" w:rsidR="00E962DB" w:rsidRDefault="00E962DB" w:rsidP="00B94B9F">
            <w:pPr>
              <w:cnfStyle w:val="000000100000" w:firstRow="0" w:lastRow="0" w:firstColumn="0" w:lastColumn="0" w:oddVBand="0" w:evenVBand="0" w:oddHBand="1" w:evenHBand="0" w:firstRowFirstColumn="0" w:firstRowLastColumn="0" w:lastRowFirstColumn="0" w:lastRowLastColumn="0"/>
              <w:rPr>
                <w:ins w:id="898" w:author="Soler Martin, Carlos" w:date="2022-06-19T13:29:00Z"/>
              </w:rPr>
            </w:pPr>
            <w:ins w:id="899" w:author="Soler Martin, Carlos" w:date="2022-06-19T13:29:00Z">
              <w:r>
                <w:t>{</w:t>
              </w:r>
            </w:ins>
          </w:p>
          <w:p w14:paraId="21E8A464" w14:textId="17A67C8A" w:rsidR="00E962DB" w:rsidRDefault="00E962DB" w:rsidP="00B94B9F">
            <w:pPr>
              <w:cnfStyle w:val="000000100000" w:firstRow="0" w:lastRow="0" w:firstColumn="0" w:lastColumn="0" w:oddVBand="0" w:evenVBand="0" w:oddHBand="1" w:evenHBand="0" w:firstRowFirstColumn="0" w:firstRowLastColumn="0" w:lastRowFirstColumn="0" w:lastRowLastColumn="0"/>
              <w:rPr>
                <w:ins w:id="900" w:author="Soler Martin, Carlos" w:date="2022-06-19T13:29:00Z"/>
              </w:rPr>
            </w:pPr>
            <w:ins w:id="901" w:author="Soler Martin, Carlos" w:date="2022-06-19T13:29:00Z">
              <w:r>
                <w:t>“ofert_asignada”:1</w:t>
              </w:r>
            </w:ins>
          </w:p>
          <w:p w14:paraId="77B0C175" w14:textId="5E6C7E77" w:rsidR="00E962DB" w:rsidRDefault="00E962DB" w:rsidP="00B94B9F">
            <w:pPr>
              <w:cnfStyle w:val="000000100000" w:firstRow="0" w:lastRow="0" w:firstColumn="0" w:lastColumn="0" w:oddVBand="0" w:evenVBand="0" w:oddHBand="1" w:evenHBand="0" w:firstRowFirstColumn="0" w:firstRowLastColumn="0" w:lastRowFirstColumn="0" w:lastRowLastColumn="0"/>
              <w:rPr>
                <w:ins w:id="902" w:author="Soler Martin, Carlos" w:date="2022-06-19T13:25:00Z"/>
              </w:rPr>
            </w:pPr>
            <w:ins w:id="903" w:author="Soler Martin, Carlos" w:date="2022-06-19T13:29:00Z">
              <w:r>
                <w:t>}</w:t>
              </w:r>
            </w:ins>
          </w:p>
        </w:tc>
        <w:tc>
          <w:tcPr>
            <w:tcW w:w="1744" w:type="dxa"/>
          </w:tcPr>
          <w:p w14:paraId="58793DCC" w14:textId="18090FAE" w:rsidR="00E962DB" w:rsidRPr="00E962DB" w:rsidRDefault="00E962DB" w:rsidP="00B94B9F">
            <w:pPr>
              <w:cnfStyle w:val="000000100000" w:firstRow="0" w:lastRow="0" w:firstColumn="0" w:lastColumn="0" w:oddVBand="0" w:evenVBand="0" w:oddHBand="1" w:evenHBand="0" w:firstRowFirstColumn="0" w:firstRowLastColumn="0" w:lastRowFirstColumn="0" w:lastRowLastColumn="0"/>
              <w:rPr>
                <w:ins w:id="904" w:author="Soler Martin, Carlos" w:date="2022-06-19T13:29:00Z"/>
                <w:lang w:val="en-US"/>
                <w:rPrChange w:id="905" w:author="Soler Martin, Carlos" w:date="2022-06-19T13:30:00Z">
                  <w:rPr>
                    <w:ins w:id="906" w:author="Soler Martin, Carlos" w:date="2022-06-19T13:29:00Z"/>
                  </w:rPr>
                </w:rPrChange>
              </w:rPr>
            </w:pPr>
            <w:ins w:id="907" w:author="Soler Martin, Carlos" w:date="2022-06-19T13:29:00Z">
              <w:r w:rsidRPr="00B94B9F">
                <w:rPr>
                  <w:lang w:val="en-US"/>
                </w:rPr>
                <w:t>200 – OK</w:t>
              </w:r>
            </w:ins>
          </w:p>
          <w:p w14:paraId="07A40A91" w14:textId="77777777" w:rsidR="00E962DB" w:rsidRPr="00B94B9F" w:rsidRDefault="00E962DB" w:rsidP="00E962DB">
            <w:pPr>
              <w:cnfStyle w:val="000000100000" w:firstRow="0" w:lastRow="0" w:firstColumn="0" w:lastColumn="0" w:oddVBand="0" w:evenVBand="0" w:oddHBand="1" w:evenHBand="0" w:firstRowFirstColumn="0" w:firstRowLastColumn="0" w:lastRowFirstColumn="0" w:lastRowLastColumn="0"/>
              <w:rPr>
                <w:ins w:id="908" w:author="Soler Martin, Carlos" w:date="2022-06-19T13:30:00Z"/>
                <w:lang w:val="en-US"/>
              </w:rPr>
            </w:pPr>
            <w:ins w:id="909" w:author="Soler Martin, Carlos" w:date="2022-06-19T13:30:00Z">
              <w:r w:rsidRPr="00B94B9F">
                <w:rPr>
                  <w:lang w:val="en-US"/>
                </w:rPr>
                <w:t>400 – Bad request</w:t>
              </w:r>
            </w:ins>
          </w:p>
          <w:p w14:paraId="52FA94B2" w14:textId="3A586524" w:rsidR="00E962DB" w:rsidRDefault="00E962DB" w:rsidP="00B94B9F">
            <w:pPr>
              <w:cnfStyle w:val="000000100000" w:firstRow="0" w:lastRow="0" w:firstColumn="0" w:lastColumn="0" w:oddVBand="0" w:evenVBand="0" w:oddHBand="1" w:evenHBand="0" w:firstRowFirstColumn="0" w:firstRowLastColumn="0" w:lastRowFirstColumn="0" w:lastRowLastColumn="0"/>
              <w:rPr>
                <w:ins w:id="910" w:author="Soler Martin, Carlos" w:date="2022-06-19T13:25:00Z"/>
              </w:rPr>
            </w:pPr>
          </w:p>
        </w:tc>
      </w:tr>
      <w:tr w:rsidR="00E962DB" w14:paraId="1D7857D6" w14:textId="77777777" w:rsidTr="00B94B9F">
        <w:trPr>
          <w:trHeight w:val="759"/>
          <w:ins w:id="911" w:author="Soler Martin, Carlos" w:date="2022-06-19T13:25:00Z"/>
        </w:trPr>
        <w:tc>
          <w:tcPr>
            <w:cnfStyle w:val="001000000000" w:firstRow="0" w:lastRow="0" w:firstColumn="1" w:lastColumn="0" w:oddVBand="0" w:evenVBand="0" w:oddHBand="0" w:evenHBand="0" w:firstRowFirstColumn="0" w:firstRowLastColumn="0" w:lastRowFirstColumn="0" w:lastRowLastColumn="0"/>
            <w:tcW w:w="1566" w:type="dxa"/>
          </w:tcPr>
          <w:p w14:paraId="6B9263CE" w14:textId="77777777" w:rsidR="00E962DB" w:rsidRDefault="00E962DB" w:rsidP="00B94B9F">
            <w:pPr>
              <w:rPr>
                <w:ins w:id="912" w:author="Soler Martin, Carlos" w:date="2022-06-19T13:25:00Z"/>
              </w:rPr>
            </w:pPr>
            <w:ins w:id="913" w:author="Soler Martin, Carlos" w:date="2022-06-19T13:25:00Z">
              <w:r>
                <w:t>DELETE</w:t>
              </w:r>
            </w:ins>
          </w:p>
        </w:tc>
        <w:tc>
          <w:tcPr>
            <w:tcW w:w="1566" w:type="dxa"/>
          </w:tcPr>
          <w:p w14:paraId="6A0BC241"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914" w:author="Soler Martin, Carlos" w:date="2022-06-19T13:25:00Z"/>
              </w:rPr>
            </w:pPr>
            <w:ins w:id="915" w:author="Soler Martin, Carlos" w:date="2022-06-19T13:25:00Z">
              <w:r>
                <w:t>-</w:t>
              </w:r>
            </w:ins>
          </w:p>
        </w:tc>
        <w:tc>
          <w:tcPr>
            <w:tcW w:w="1566" w:type="dxa"/>
          </w:tcPr>
          <w:p w14:paraId="60283185"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916" w:author="Soler Martin, Carlos" w:date="2022-06-19T13:25:00Z"/>
              </w:rPr>
            </w:pPr>
            <w:ins w:id="917" w:author="Soler Martin, Carlos" w:date="2022-06-19T13:25:00Z">
              <w:r>
                <w:t>-</w:t>
              </w:r>
            </w:ins>
          </w:p>
        </w:tc>
        <w:tc>
          <w:tcPr>
            <w:tcW w:w="1398" w:type="dxa"/>
          </w:tcPr>
          <w:p w14:paraId="0100A977"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918" w:author="Soler Martin, Carlos" w:date="2022-06-19T13:25:00Z"/>
              </w:rPr>
            </w:pPr>
            <w:ins w:id="919" w:author="Soler Martin, Carlos" w:date="2022-06-19T13:25:00Z">
              <w:r>
                <w:t>-</w:t>
              </w:r>
            </w:ins>
          </w:p>
        </w:tc>
        <w:tc>
          <w:tcPr>
            <w:tcW w:w="1559" w:type="dxa"/>
          </w:tcPr>
          <w:p w14:paraId="1171EE29"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920" w:author="Soler Martin, Carlos" w:date="2022-06-19T13:25:00Z"/>
              </w:rPr>
            </w:pPr>
            <w:ins w:id="921" w:author="Soler Martin, Carlos" w:date="2022-06-19T13:25:00Z">
              <w:r>
                <w:t>-</w:t>
              </w:r>
            </w:ins>
          </w:p>
        </w:tc>
        <w:tc>
          <w:tcPr>
            <w:tcW w:w="1744" w:type="dxa"/>
          </w:tcPr>
          <w:p w14:paraId="5ACA49A6" w14:textId="77777777" w:rsidR="00E962DB" w:rsidRDefault="00E962DB" w:rsidP="00B94B9F">
            <w:pPr>
              <w:cnfStyle w:val="000000000000" w:firstRow="0" w:lastRow="0" w:firstColumn="0" w:lastColumn="0" w:oddVBand="0" w:evenVBand="0" w:oddHBand="0" w:evenHBand="0" w:firstRowFirstColumn="0" w:firstRowLastColumn="0" w:lastRowFirstColumn="0" w:lastRowLastColumn="0"/>
              <w:rPr>
                <w:ins w:id="922" w:author="Soler Martin, Carlos" w:date="2022-06-19T13:25:00Z"/>
              </w:rPr>
            </w:pPr>
            <w:ins w:id="923" w:author="Soler Martin, Carlos" w:date="2022-06-19T13:25:00Z">
              <w:r>
                <w:t>405 – Method not Allowed</w:t>
              </w:r>
            </w:ins>
          </w:p>
        </w:tc>
      </w:tr>
      <w:tr w:rsidR="000F01E8" w14:paraId="7A0138C1" w14:textId="77777777" w:rsidTr="00B94B9F">
        <w:trPr>
          <w:cnfStyle w:val="000000100000" w:firstRow="0" w:lastRow="0" w:firstColumn="0" w:lastColumn="0" w:oddVBand="0" w:evenVBand="0" w:oddHBand="1" w:evenHBand="0" w:firstRowFirstColumn="0" w:firstRowLastColumn="0" w:lastRowFirstColumn="0" w:lastRowLastColumn="0"/>
          <w:trHeight w:val="759"/>
          <w:ins w:id="924" w:author="Soler Martin, Carlos" w:date="2022-06-19T13:25:00Z"/>
        </w:trPr>
        <w:tc>
          <w:tcPr>
            <w:cnfStyle w:val="001000000000" w:firstRow="0" w:lastRow="0" w:firstColumn="1" w:lastColumn="0" w:oddVBand="0" w:evenVBand="0" w:oddHBand="0" w:evenHBand="0" w:firstRowFirstColumn="0" w:firstRowLastColumn="0" w:lastRowFirstColumn="0" w:lastRowLastColumn="0"/>
            <w:tcW w:w="1566" w:type="dxa"/>
          </w:tcPr>
          <w:p w14:paraId="2CCE658A" w14:textId="77777777" w:rsidR="00E962DB" w:rsidRDefault="00E962DB" w:rsidP="00B94B9F">
            <w:pPr>
              <w:rPr>
                <w:ins w:id="925" w:author="Soler Martin, Carlos" w:date="2022-06-19T13:25:00Z"/>
              </w:rPr>
            </w:pPr>
            <w:ins w:id="926" w:author="Soler Martin, Carlos" w:date="2022-06-19T13:25:00Z">
              <w:r>
                <w:t>PATCH</w:t>
              </w:r>
            </w:ins>
          </w:p>
        </w:tc>
        <w:tc>
          <w:tcPr>
            <w:tcW w:w="1566" w:type="dxa"/>
          </w:tcPr>
          <w:p w14:paraId="051A2CD6" w14:textId="77777777" w:rsidR="00E962DB" w:rsidRDefault="00E962DB" w:rsidP="00B94B9F">
            <w:pPr>
              <w:cnfStyle w:val="000000100000" w:firstRow="0" w:lastRow="0" w:firstColumn="0" w:lastColumn="0" w:oddVBand="0" w:evenVBand="0" w:oddHBand="1" w:evenHBand="0" w:firstRowFirstColumn="0" w:firstRowLastColumn="0" w:lastRowFirstColumn="0" w:lastRowLastColumn="0"/>
              <w:rPr>
                <w:ins w:id="927" w:author="Soler Martin, Carlos" w:date="2022-06-19T13:25:00Z"/>
              </w:rPr>
            </w:pPr>
            <w:ins w:id="928" w:author="Soler Martin, Carlos" w:date="2022-06-19T13:25:00Z">
              <w:r>
                <w:t>-</w:t>
              </w:r>
            </w:ins>
          </w:p>
        </w:tc>
        <w:tc>
          <w:tcPr>
            <w:tcW w:w="1566" w:type="dxa"/>
          </w:tcPr>
          <w:p w14:paraId="5836CF14" w14:textId="77777777" w:rsidR="00E962DB" w:rsidRDefault="00E962DB" w:rsidP="00B94B9F">
            <w:pPr>
              <w:cnfStyle w:val="000000100000" w:firstRow="0" w:lastRow="0" w:firstColumn="0" w:lastColumn="0" w:oddVBand="0" w:evenVBand="0" w:oddHBand="1" w:evenHBand="0" w:firstRowFirstColumn="0" w:firstRowLastColumn="0" w:lastRowFirstColumn="0" w:lastRowLastColumn="0"/>
              <w:rPr>
                <w:ins w:id="929" w:author="Soler Martin, Carlos" w:date="2022-06-19T13:25:00Z"/>
              </w:rPr>
            </w:pPr>
            <w:ins w:id="930" w:author="Soler Martin, Carlos" w:date="2022-06-19T13:25:00Z">
              <w:r>
                <w:t>-</w:t>
              </w:r>
            </w:ins>
          </w:p>
        </w:tc>
        <w:tc>
          <w:tcPr>
            <w:tcW w:w="1398" w:type="dxa"/>
          </w:tcPr>
          <w:p w14:paraId="49B31B17" w14:textId="77777777" w:rsidR="00E962DB" w:rsidRDefault="00E962DB" w:rsidP="00B94B9F">
            <w:pPr>
              <w:cnfStyle w:val="000000100000" w:firstRow="0" w:lastRow="0" w:firstColumn="0" w:lastColumn="0" w:oddVBand="0" w:evenVBand="0" w:oddHBand="1" w:evenHBand="0" w:firstRowFirstColumn="0" w:firstRowLastColumn="0" w:lastRowFirstColumn="0" w:lastRowLastColumn="0"/>
              <w:rPr>
                <w:ins w:id="931" w:author="Soler Martin, Carlos" w:date="2022-06-19T13:25:00Z"/>
              </w:rPr>
            </w:pPr>
            <w:ins w:id="932" w:author="Soler Martin, Carlos" w:date="2022-06-19T13:25:00Z">
              <w:r>
                <w:t>-</w:t>
              </w:r>
            </w:ins>
          </w:p>
        </w:tc>
        <w:tc>
          <w:tcPr>
            <w:tcW w:w="1559" w:type="dxa"/>
          </w:tcPr>
          <w:p w14:paraId="77231F9D" w14:textId="77777777" w:rsidR="00E962DB" w:rsidRDefault="00E962DB" w:rsidP="00B94B9F">
            <w:pPr>
              <w:cnfStyle w:val="000000100000" w:firstRow="0" w:lastRow="0" w:firstColumn="0" w:lastColumn="0" w:oddVBand="0" w:evenVBand="0" w:oddHBand="1" w:evenHBand="0" w:firstRowFirstColumn="0" w:firstRowLastColumn="0" w:lastRowFirstColumn="0" w:lastRowLastColumn="0"/>
              <w:rPr>
                <w:ins w:id="933" w:author="Soler Martin, Carlos" w:date="2022-06-19T13:25:00Z"/>
              </w:rPr>
            </w:pPr>
            <w:ins w:id="934" w:author="Soler Martin, Carlos" w:date="2022-06-19T13:25:00Z">
              <w:r>
                <w:t>-</w:t>
              </w:r>
            </w:ins>
          </w:p>
        </w:tc>
        <w:tc>
          <w:tcPr>
            <w:tcW w:w="1744" w:type="dxa"/>
          </w:tcPr>
          <w:p w14:paraId="1980B735" w14:textId="77777777" w:rsidR="00E962DB" w:rsidRDefault="00E962DB" w:rsidP="00B94B9F">
            <w:pPr>
              <w:cnfStyle w:val="000000100000" w:firstRow="0" w:lastRow="0" w:firstColumn="0" w:lastColumn="0" w:oddVBand="0" w:evenVBand="0" w:oddHBand="1" w:evenHBand="0" w:firstRowFirstColumn="0" w:firstRowLastColumn="0" w:lastRowFirstColumn="0" w:lastRowLastColumn="0"/>
              <w:rPr>
                <w:ins w:id="935" w:author="Soler Martin, Carlos" w:date="2022-06-19T13:25:00Z"/>
              </w:rPr>
            </w:pPr>
            <w:ins w:id="936" w:author="Soler Martin, Carlos" w:date="2022-06-19T13:25:00Z">
              <w:r>
                <w:t>405 – Method not Allowed</w:t>
              </w:r>
            </w:ins>
          </w:p>
        </w:tc>
      </w:tr>
    </w:tbl>
    <w:p w14:paraId="1BEB2F6A" w14:textId="3939395D" w:rsidR="00E962DB" w:rsidRDefault="00E962DB" w:rsidP="00E962DB">
      <w:pPr>
        <w:jc w:val="center"/>
        <w:rPr>
          <w:ins w:id="937" w:author="Soler Martin, Carlos" w:date="2022-06-19T13:30:00Z"/>
          <w:i/>
          <w:iCs/>
        </w:rPr>
      </w:pPr>
      <w:ins w:id="938" w:author="Soler Martin, Carlos" w:date="2022-06-19T13:25:00Z">
        <w:r>
          <w:rPr>
            <w:i/>
            <w:iCs/>
          </w:rPr>
          <w:t xml:space="preserve">Tabla </w:t>
        </w:r>
      </w:ins>
      <w:ins w:id="939" w:author="Soler Martin, Carlos" w:date="2022-06-19T13:30:00Z">
        <w:r w:rsidR="000F01E8">
          <w:rPr>
            <w:i/>
            <w:iCs/>
          </w:rPr>
          <w:t>2</w:t>
        </w:r>
      </w:ins>
      <w:ins w:id="940" w:author="Soler Martin, Carlos" w:date="2022-06-19T13:25:00Z">
        <w:r w:rsidRPr="00CE5888">
          <w:rPr>
            <w:i/>
            <w:iCs/>
          </w:rPr>
          <w:t xml:space="preserve">: </w:t>
        </w:r>
        <w:r>
          <w:rPr>
            <w:i/>
            <w:iCs/>
          </w:rPr>
          <w:t>Recurso /alumnos</w:t>
        </w:r>
      </w:ins>
      <w:ins w:id="941" w:author="Soler Martin, Carlos" w:date="2022-06-19T13:30:00Z">
        <w:r w:rsidR="000F01E8">
          <w:rPr>
            <w:i/>
            <w:iCs/>
          </w:rPr>
          <w:t>/id</w:t>
        </w:r>
      </w:ins>
    </w:p>
    <w:tbl>
      <w:tblPr>
        <w:tblStyle w:val="Tablaconcuadrcula7concolores-nfasis1"/>
        <w:tblW w:w="9399" w:type="dxa"/>
        <w:tblLook w:val="04A0" w:firstRow="1" w:lastRow="0" w:firstColumn="1" w:lastColumn="0" w:noHBand="0" w:noVBand="1"/>
        <w:tblPrChange w:id="942" w:author="Soler Martin, Carlos" w:date="2022-06-19T13:37:00Z">
          <w:tblPr>
            <w:tblStyle w:val="Tablaconcuadrcula7concolores-nfasis1"/>
            <w:tblW w:w="9399" w:type="dxa"/>
            <w:tblLook w:val="04A0" w:firstRow="1" w:lastRow="0" w:firstColumn="1" w:lastColumn="0" w:noHBand="0" w:noVBand="1"/>
          </w:tblPr>
        </w:tblPrChange>
      </w:tblPr>
      <w:tblGrid>
        <w:gridCol w:w="1080"/>
        <w:gridCol w:w="2181"/>
        <w:gridCol w:w="1534"/>
        <w:gridCol w:w="1273"/>
        <w:gridCol w:w="2065"/>
        <w:gridCol w:w="1266"/>
        <w:tblGridChange w:id="943">
          <w:tblGrid>
            <w:gridCol w:w="1184"/>
            <w:gridCol w:w="1972"/>
            <w:gridCol w:w="1509"/>
            <w:gridCol w:w="1300"/>
            <w:gridCol w:w="2065"/>
            <w:gridCol w:w="1369"/>
          </w:tblGrid>
        </w:tblGridChange>
      </w:tblGrid>
      <w:tr w:rsidR="00FD561B" w14:paraId="1620EEA4" w14:textId="77777777" w:rsidTr="00FD561B">
        <w:trPr>
          <w:cnfStyle w:val="100000000000" w:firstRow="1" w:lastRow="0" w:firstColumn="0" w:lastColumn="0" w:oddVBand="0" w:evenVBand="0" w:oddHBand="0" w:evenHBand="0" w:firstRowFirstColumn="0" w:firstRowLastColumn="0" w:lastRowFirstColumn="0" w:lastRowLastColumn="0"/>
          <w:trHeight w:val="759"/>
          <w:ins w:id="944" w:author="Soler Martin, Carlos" w:date="2022-06-19T13:30:00Z"/>
          <w:trPrChange w:id="945" w:author="Soler Martin, Carlos" w:date="2022-06-19T13:37:00Z">
            <w:trPr>
              <w:trHeight w:val="759"/>
            </w:trPr>
          </w:trPrChange>
        </w:trPr>
        <w:tc>
          <w:tcPr>
            <w:cnfStyle w:val="001000000100" w:firstRow="0" w:lastRow="0" w:firstColumn="1" w:lastColumn="0" w:oddVBand="0" w:evenVBand="0" w:oddHBand="0" w:evenHBand="0" w:firstRowFirstColumn="1" w:firstRowLastColumn="0" w:lastRowFirstColumn="0" w:lastRowLastColumn="0"/>
            <w:tcW w:w="1080" w:type="dxa"/>
            <w:tcPrChange w:id="946" w:author="Soler Martin, Carlos" w:date="2022-06-19T13:37:00Z">
              <w:tcPr>
                <w:tcW w:w="1566" w:type="dxa"/>
              </w:tcPr>
            </w:tcPrChange>
          </w:tcPr>
          <w:p w14:paraId="66BE5AD0" w14:textId="77777777" w:rsidR="000F01E8" w:rsidRDefault="000F01E8" w:rsidP="00B94B9F">
            <w:pPr>
              <w:cnfStyle w:val="101000000100" w:firstRow="1" w:lastRow="0" w:firstColumn="1" w:lastColumn="0" w:oddVBand="0" w:evenVBand="0" w:oddHBand="0" w:evenHBand="0" w:firstRowFirstColumn="1" w:firstRowLastColumn="0" w:lastRowFirstColumn="0" w:lastRowLastColumn="0"/>
              <w:rPr>
                <w:ins w:id="947" w:author="Soler Martin, Carlos" w:date="2022-06-19T13:30:00Z"/>
              </w:rPr>
            </w:pPr>
            <w:ins w:id="948" w:author="Soler Martin, Carlos" w:date="2022-06-19T13:30:00Z">
              <w:r>
                <w:lastRenderedPageBreak/>
                <w:t>Método</w:t>
              </w:r>
            </w:ins>
          </w:p>
        </w:tc>
        <w:tc>
          <w:tcPr>
            <w:tcW w:w="2181" w:type="dxa"/>
            <w:tcPrChange w:id="949" w:author="Soler Martin, Carlos" w:date="2022-06-19T13:37:00Z">
              <w:tcPr>
                <w:tcW w:w="1566" w:type="dxa"/>
              </w:tcPr>
            </w:tcPrChange>
          </w:tcPr>
          <w:p w14:paraId="2FAEC198"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950" w:author="Soler Martin, Carlos" w:date="2022-06-19T13:30:00Z"/>
              </w:rPr>
            </w:pPr>
            <w:ins w:id="951" w:author="Soler Martin, Carlos" w:date="2022-06-19T13:30:00Z">
              <w:r>
                <w:t>URI</w:t>
              </w:r>
            </w:ins>
          </w:p>
        </w:tc>
        <w:tc>
          <w:tcPr>
            <w:tcW w:w="1534" w:type="dxa"/>
            <w:tcPrChange w:id="952" w:author="Soler Martin, Carlos" w:date="2022-06-19T13:37:00Z">
              <w:tcPr>
                <w:tcW w:w="1566" w:type="dxa"/>
              </w:tcPr>
            </w:tcPrChange>
          </w:tcPr>
          <w:p w14:paraId="5E45AA80"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953" w:author="Soler Martin, Carlos" w:date="2022-06-19T13:30:00Z"/>
              </w:rPr>
            </w:pPr>
            <w:ins w:id="954" w:author="Soler Martin, Carlos" w:date="2022-06-19T13:30:00Z">
              <w:r>
                <w:t>Utilidad</w:t>
              </w:r>
            </w:ins>
          </w:p>
        </w:tc>
        <w:tc>
          <w:tcPr>
            <w:tcW w:w="1273" w:type="dxa"/>
            <w:tcPrChange w:id="955" w:author="Soler Martin, Carlos" w:date="2022-06-19T13:37:00Z">
              <w:tcPr>
                <w:tcW w:w="1398" w:type="dxa"/>
              </w:tcPr>
            </w:tcPrChange>
          </w:tcPr>
          <w:p w14:paraId="31AAD8E0"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956" w:author="Soler Martin, Carlos" w:date="2022-06-19T13:30:00Z"/>
              </w:rPr>
            </w:pPr>
            <w:ins w:id="957" w:author="Soler Martin, Carlos" w:date="2022-06-19T13:30:00Z">
              <w:r>
                <w:t>Semántica</w:t>
              </w:r>
            </w:ins>
          </w:p>
        </w:tc>
        <w:tc>
          <w:tcPr>
            <w:tcW w:w="2065" w:type="dxa"/>
            <w:tcPrChange w:id="958" w:author="Soler Martin, Carlos" w:date="2022-06-19T13:37:00Z">
              <w:tcPr>
                <w:tcW w:w="1559" w:type="dxa"/>
              </w:tcPr>
            </w:tcPrChange>
          </w:tcPr>
          <w:p w14:paraId="024EE431"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959" w:author="Soler Martin, Carlos" w:date="2022-06-19T13:30:00Z"/>
              </w:rPr>
            </w:pPr>
            <w:ins w:id="960" w:author="Soler Martin, Carlos" w:date="2022-06-19T13:30:00Z">
              <w:r>
                <w:t>Cuerpo Solicitud</w:t>
              </w:r>
            </w:ins>
          </w:p>
        </w:tc>
        <w:tc>
          <w:tcPr>
            <w:tcW w:w="1266" w:type="dxa"/>
            <w:tcPrChange w:id="961" w:author="Soler Martin, Carlos" w:date="2022-06-19T13:37:00Z">
              <w:tcPr>
                <w:tcW w:w="1744" w:type="dxa"/>
              </w:tcPr>
            </w:tcPrChange>
          </w:tcPr>
          <w:p w14:paraId="2794E4F9" w14:textId="77777777" w:rsidR="000F01E8" w:rsidRDefault="000F01E8" w:rsidP="00B94B9F">
            <w:pPr>
              <w:jc w:val="left"/>
              <w:cnfStyle w:val="100000000000" w:firstRow="1" w:lastRow="0" w:firstColumn="0" w:lastColumn="0" w:oddVBand="0" w:evenVBand="0" w:oddHBand="0" w:evenHBand="0" w:firstRowFirstColumn="0" w:firstRowLastColumn="0" w:lastRowFirstColumn="0" w:lastRowLastColumn="0"/>
              <w:rPr>
                <w:ins w:id="962" w:author="Soler Martin, Carlos" w:date="2022-06-19T13:30:00Z"/>
              </w:rPr>
            </w:pPr>
            <w:ins w:id="963" w:author="Soler Martin, Carlos" w:date="2022-06-19T13:30:00Z">
              <w:r>
                <w:t>Códigos de respuesta</w:t>
              </w:r>
            </w:ins>
          </w:p>
        </w:tc>
      </w:tr>
      <w:tr w:rsidR="000F01E8" w14:paraId="7D34C020" w14:textId="77777777" w:rsidTr="00FD561B">
        <w:trPr>
          <w:cnfStyle w:val="000000100000" w:firstRow="0" w:lastRow="0" w:firstColumn="0" w:lastColumn="0" w:oddVBand="0" w:evenVBand="0" w:oddHBand="1" w:evenHBand="0" w:firstRowFirstColumn="0" w:firstRowLastColumn="0" w:lastRowFirstColumn="0" w:lastRowLastColumn="0"/>
          <w:trHeight w:val="759"/>
          <w:ins w:id="964" w:author="Soler Martin, Carlos" w:date="2022-06-19T13:30:00Z"/>
          <w:trPrChange w:id="965" w:author="Soler Martin, Carlos" w:date="2022-06-19T13:37:00Z">
            <w:trPr>
              <w:trHeight w:val="759"/>
            </w:trPr>
          </w:trPrChange>
        </w:trPr>
        <w:tc>
          <w:tcPr>
            <w:cnfStyle w:val="001000000000" w:firstRow="0" w:lastRow="0" w:firstColumn="1" w:lastColumn="0" w:oddVBand="0" w:evenVBand="0" w:oddHBand="0" w:evenHBand="0" w:firstRowFirstColumn="0" w:firstRowLastColumn="0" w:lastRowFirstColumn="0" w:lastRowLastColumn="0"/>
            <w:tcW w:w="1080" w:type="dxa"/>
            <w:tcPrChange w:id="966" w:author="Soler Martin, Carlos" w:date="2022-06-19T13:37:00Z">
              <w:tcPr>
                <w:tcW w:w="1566" w:type="dxa"/>
              </w:tcPr>
            </w:tcPrChange>
          </w:tcPr>
          <w:p w14:paraId="086FCD51" w14:textId="77777777" w:rsidR="000F01E8" w:rsidRPr="0071131E" w:rsidRDefault="000F01E8" w:rsidP="00B94B9F">
            <w:pPr>
              <w:cnfStyle w:val="001000100000" w:firstRow="0" w:lastRow="0" w:firstColumn="1" w:lastColumn="0" w:oddVBand="0" w:evenVBand="0" w:oddHBand="1" w:evenHBand="0" w:firstRowFirstColumn="0" w:firstRowLastColumn="0" w:lastRowFirstColumn="0" w:lastRowLastColumn="0"/>
              <w:rPr>
                <w:ins w:id="967" w:author="Soler Martin, Carlos" w:date="2022-06-19T13:30:00Z"/>
              </w:rPr>
            </w:pPr>
            <w:ins w:id="968" w:author="Soler Martin, Carlos" w:date="2022-06-19T13:30:00Z">
              <w:r>
                <w:t>POST</w:t>
              </w:r>
            </w:ins>
          </w:p>
        </w:tc>
        <w:tc>
          <w:tcPr>
            <w:tcW w:w="2181" w:type="dxa"/>
            <w:tcPrChange w:id="969" w:author="Soler Martin, Carlos" w:date="2022-06-19T13:37:00Z">
              <w:tcPr>
                <w:tcW w:w="1566" w:type="dxa"/>
              </w:tcPr>
            </w:tcPrChange>
          </w:tcPr>
          <w:p w14:paraId="442457B2" w14:textId="029448F1" w:rsidR="000F01E8" w:rsidRDefault="00FD561B" w:rsidP="00B94B9F">
            <w:pPr>
              <w:cnfStyle w:val="000000100000" w:firstRow="0" w:lastRow="0" w:firstColumn="0" w:lastColumn="0" w:oddVBand="0" w:evenVBand="0" w:oddHBand="1" w:evenHBand="0" w:firstRowFirstColumn="0" w:firstRowLastColumn="0" w:lastRowFirstColumn="0" w:lastRowLastColumn="0"/>
              <w:rPr>
                <w:ins w:id="970" w:author="Soler Martin, Carlos" w:date="2022-06-19T13:30:00Z"/>
              </w:rPr>
            </w:pPr>
            <w:ins w:id="971" w:author="Soler Martin, Carlos" w:date="2022-06-19T13:35:00Z">
              <w:r>
                <w:t>/alumnos/id/skills</w:t>
              </w:r>
            </w:ins>
          </w:p>
        </w:tc>
        <w:tc>
          <w:tcPr>
            <w:tcW w:w="1534" w:type="dxa"/>
            <w:tcPrChange w:id="972" w:author="Soler Martin, Carlos" w:date="2022-06-19T13:37:00Z">
              <w:tcPr>
                <w:tcW w:w="1566" w:type="dxa"/>
              </w:tcPr>
            </w:tcPrChange>
          </w:tcPr>
          <w:p w14:paraId="41451524" w14:textId="0BB52EBC" w:rsidR="000F01E8" w:rsidRDefault="00FD561B" w:rsidP="00B94B9F">
            <w:pPr>
              <w:jc w:val="left"/>
              <w:cnfStyle w:val="000000100000" w:firstRow="0" w:lastRow="0" w:firstColumn="0" w:lastColumn="0" w:oddVBand="0" w:evenVBand="0" w:oddHBand="1" w:evenHBand="0" w:firstRowFirstColumn="0" w:firstRowLastColumn="0" w:lastRowFirstColumn="0" w:lastRowLastColumn="0"/>
              <w:rPr>
                <w:ins w:id="973" w:author="Soler Martin, Carlos" w:date="2022-06-19T13:30:00Z"/>
              </w:rPr>
            </w:pPr>
            <w:ins w:id="974" w:author="Soler Martin, Carlos" w:date="2022-06-19T13:36:00Z">
              <w:r>
                <w:t>Se crea el CV de un alumno especifico mediante su id</w:t>
              </w:r>
            </w:ins>
          </w:p>
        </w:tc>
        <w:tc>
          <w:tcPr>
            <w:tcW w:w="1273" w:type="dxa"/>
            <w:tcPrChange w:id="975" w:author="Soler Martin, Carlos" w:date="2022-06-19T13:37:00Z">
              <w:tcPr>
                <w:tcW w:w="1398" w:type="dxa"/>
              </w:tcPr>
            </w:tcPrChange>
          </w:tcPr>
          <w:p w14:paraId="1248D8E1" w14:textId="2751550A" w:rsidR="000F01E8" w:rsidRDefault="00FD561B" w:rsidP="00B94B9F">
            <w:pPr>
              <w:cnfStyle w:val="000000100000" w:firstRow="0" w:lastRow="0" w:firstColumn="0" w:lastColumn="0" w:oddVBand="0" w:evenVBand="0" w:oddHBand="1" w:evenHBand="0" w:firstRowFirstColumn="0" w:firstRowLastColumn="0" w:lastRowFirstColumn="0" w:lastRowLastColumn="0"/>
              <w:rPr>
                <w:ins w:id="976" w:author="Soler Martin, Carlos" w:date="2022-06-19T13:30:00Z"/>
              </w:rPr>
            </w:pPr>
            <w:ins w:id="977" w:author="Soler Martin, Carlos" w:date="2022-06-19T13:36:00Z">
              <w:r>
                <w:t>JSON</w:t>
              </w:r>
            </w:ins>
          </w:p>
        </w:tc>
        <w:tc>
          <w:tcPr>
            <w:tcW w:w="2065" w:type="dxa"/>
            <w:tcPrChange w:id="978" w:author="Soler Martin, Carlos" w:date="2022-06-19T13:37:00Z">
              <w:tcPr>
                <w:tcW w:w="1559" w:type="dxa"/>
              </w:tcPr>
            </w:tcPrChange>
          </w:tcPr>
          <w:p w14:paraId="0FB4D834" w14:textId="5C3F4E0A" w:rsidR="000F01E8" w:rsidRDefault="00FD561B" w:rsidP="00B94B9F">
            <w:pPr>
              <w:jc w:val="left"/>
              <w:cnfStyle w:val="000000100000" w:firstRow="0" w:lastRow="0" w:firstColumn="0" w:lastColumn="0" w:oddVBand="0" w:evenVBand="0" w:oddHBand="1" w:evenHBand="0" w:firstRowFirstColumn="0" w:firstRowLastColumn="0" w:lastRowFirstColumn="0" w:lastRowLastColumn="0"/>
              <w:rPr>
                <w:ins w:id="979" w:author="Soler Martin, Carlos" w:date="2022-06-19T13:30:00Z"/>
              </w:rPr>
            </w:pPr>
            <w:ins w:id="980" w:author="Soler Martin, Carlos" w:date="2022-06-19T13:36:00Z">
              <w:r>
                <w:t>Atributos del CV de un alumno</w:t>
              </w:r>
            </w:ins>
          </w:p>
        </w:tc>
        <w:tc>
          <w:tcPr>
            <w:tcW w:w="1266" w:type="dxa"/>
            <w:tcPrChange w:id="981" w:author="Soler Martin, Carlos" w:date="2022-06-19T13:37:00Z">
              <w:tcPr>
                <w:tcW w:w="1744" w:type="dxa"/>
              </w:tcPr>
            </w:tcPrChange>
          </w:tcPr>
          <w:p w14:paraId="5C32173D" w14:textId="77777777" w:rsidR="00FD561B" w:rsidRDefault="00FD561B" w:rsidP="00FD561B">
            <w:pPr>
              <w:jc w:val="left"/>
              <w:cnfStyle w:val="000000100000" w:firstRow="0" w:lastRow="0" w:firstColumn="0" w:lastColumn="0" w:oddVBand="0" w:evenVBand="0" w:oddHBand="1" w:evenHBand="0" w:firstRowFirstColumn="0" w:firstRowLastColumn="0" w:lastRowFirstColumn="0" w:lastRowLastColumn="0"/>
              <w:rPr>
                <w:ins w:id="982" w:author="Soler Martin, Carlos" w:date="2022-06-19T13:36:00Z"/>
              </w:rPr>
            </w:pPr>
            <w:ins w:id="983" w:author="Soler Martin, Carlos" w:date="2022-06-19T13:36:00Z">
              <w:r>
                <w:t>201 – Created</w:t>
              </w:r>
            </w:ins>
          </w:p>
          <w:p w14:paraId="27D6F9AA" w14:textId="08B255A2" w:rsidR="000F01E8" w:rsidRDefault="00FD561B" w:rsidP="00FD561B">
            <w:pPr>
              <w:jc w:val="left"/>
              <w:cnfStyle w:val="000000100000" w:firstRow="0" w:lastRow="0" w:firstColumn="0" w:lastColumn="0" w:oddVBand="0" w:evenVBand="0" w:oddHBand="1" w:evenHBand="0" w:firstRowFirstColumn="0" w:firstRowLastColumn="0" w:lastRowFirstColumn="0" w:lastRowLastColumn="0"/>
              <w:rPr>
                <w:ins w:id="984" w:author="Soler Martin, Carlos" w:date="2022-06-19T13:30:00Z"/>
              </w:rPr>
            </w:pPr>
            <w:ins w:id="985" w:author="Soler Martin, Carlos" w:date="2022-06-19T13:36:00Z">
              <w:r>
                <w:t>400 – Bad Request</w:t>
              </w:r>
            </w:ins>
          </w:p>
        </w:tc>
      </w:tr>
      <w:tr w:rsidR="00FD561B" w:rsidRPr="00E962DB" w14:paraId="614D15B1" w14:textId="77777777" w:rsidTr="00FD561B">
        <w:trPr>
          <w:trHeight w:val="759"/>
          <w:ins w:id="986" w:author="Soler Martin, Carlos" w:date="2022-06-19T13:30:00Z"/>
          <w:trPrChange w:id="987" w:author="Soler Martin, Carlos" w:date="2022-06-19T13:37:00Z">
            <w:trPr>
              <w:trHeight w:val="759"/>
            </w:trPr>
          </w:trPrChange>
        </w:trPr>
        <w:tc>
          <w:tcPr>
            <w:cnfStyle w:val="001000000000" w:firstRow="0" w:lastRow="0" w:firstColumn="1" w:lastColumn="0" w:oddVBand="0" w:evenVBand="0" w:oddHBand="0" w:evenHBand="0" w:firstRowFirstColumn="0" w:firstRowLastColumn="0" w:lastRowFirstColumn="0" w:lastRowLastColumn="0"/>
            <w:tcW w:w="1080" w:type="dxa"/>
            <w:tcPrChange w:id="988" w:author="Soler Martin, Carlos" w:date="2022-06-19T13:37:00Z">
              <w:tcPr>
                <w:tcW w:w="1566" w:type="dxa"/>
              </w:tcPr>
            </w:tcPrChange>
          </w:tcPr>
          <w:p w14:paraId="6BBB95DE" w14:textId="77777777" w:rsidR="000F01E8" w:rsidRPr="0071131E" w:rsidRDefault="000F01E8" w:rsidP="00B94B9F">
            <w:pPr>
              <w:rPr>
                <w:ins w:id="989" w:author="Soler Martin, Carlos" w:date="2022-06-19T13:30:00Z"/>
              </w:rPr>
            </w:pPr>
            <w:ins w:id="990" w:author="Soler Martin, Carlos" w:date="2022-06-19T13:30:00Z">
              <w:r>
                <w:t>GET</w:t>
              </w:r>
            </w:ins>
          </w:p>
        </w:tc>
        <w:tc>
          <w:tcPr>
            <w:tcW w:w="2181" w:type="dxa"/>
            <w:tcPrChange w:id="991" w:author="Soler Martin, Carlos" w:date="2022-06-19T13:37:00Z">
              <w:tcPr>
                <w:tcW w:w="1566" w:type="dxa"/>
              </w:tcPr>
            </w:tcPrChange>
          </w:tcPr>
          <w:p w14:paraId="16714470" w14:textId="6DD1D55A" w:rsidR="000F01E8" w:rsidRDefault="000F01E8" w:rsidP="00B94B9F">
            <w:pPr>
              <w:cnfStyle w:val="000000000000" w:firstRow="0" w:lastRow="0" w:firstColumn="0" w:lastColumn="0" w:oddVBand="0" w:evenVBand="0" w:oddHBand="0" w:evenHBand="0" w:firstRowFirstColumn="0" w:firstRowLastColumn="0" w:lastRowFirstColumn="0" w:lastRowLastColumn="0"/>
              <w:rPr>
                <w:ins w:id="992" w:author="Soler Martin, Carlos" w:date="2022-06-19T13:30:00Z"/>
              </w:rPr>
            </w:pPr>
            <w:ins w:id="993" w:author="Soler Martin, Carlos" w:date="2022-06-19T13:30:00Z">
              <w:r>
                <w:t>/alumnos/id</w:t>
              </w:r>
            </w:ins>
            <w:ins w:id="994" w:author="Soler Martin, Carlos" w:date="2022-06-19T13:36:00Z">
              <w:r w:rsidR="00FD561B">
                <w:t>/ski</w:t>
              </w:r>
            </w:ins>
            <w:ins w:id="995" w:author="Soler Martin, Carlos" w:date="2022-06-19T13:37:00Z">
              <w:r w:rsidR="00FD561B">
                <w:t>l</w:t>
              </w:r>
            </w:ins>
            <w:ins w:id="996" w:author="Soler Martin, Carlos" w:date="2022-06-19T13:36:00Z">
              <w:r w:rsidR="00FD561B">
                <w:t>ls</w:t>
              </w:r>
            </w:ins>
          </w:p>
        </w:tc>
        <w:tc>
          <w:tcPr>
            <w:tcW w:w="1534" w:type="dxa"/>
            <w:tcPrChange w:id="997" w:author="Soler Martin, Carlos" w:date="2022-06-19T13:37:00Z">
              <w:tcPr>
                <w:tcW w:w="1566" w:type="dxa"/>
              </w:tcPr>
            </w:tcPrChange>
          </w:tcPr>
          <w:p w14:paraId="125B27A0" w14:textId="41DA0E55" w:rsidR="000F01E8" w:rsidRDefault="000F01E8" w:rsidP="00B94B9F">
            <w:pPr>
              <w:jc w:val="left"/>
              <w:cnfStyle w:val="000000000000" w:firstRow="0" w:lastRow="0" w:firstColumn="0" w:lastColumn="0" w:oddVBand="0" w:evenVBand="0" w:oddHBand="0" w:evenHBand="0" w:firstRowFirstColumn="0" w:firstRowLastColumn="0" w:lastRowFirstColumn="0" w:lastRowLastColumn="0"/>
              <w:rPr>
                <w:ins w:id="998" w:author="Soler Martin, Carlos" w:date="2022-06-19T13:30:00Z"/>
              </w:rPr>
            </w:pPr>
            <w:ins w:id="999" w:author="Soler Martin, Carlos" w:date="2022-06-19T13:30:00Z">
              <w:r>
                <w:t>Se obtiene tod</w:t>
              </w:r>
            </w:ins>
            <w:ins w:id="1000" w:author="Soler Martin, Carlos" w:date="2022-06-19T13:37:00Z">
              <w:r w:rsidR="00FD561B">
                <w:t>a</w:t>
              </w:r>
            </w:ins>
            <w:ins w:id="1001" w:author="Soler Martin, Carlos" w:date="2022-06-19T13:30:00Z">
              <w:r>
                <w:t>s l</w:t>
              </w:r>
            </w:ins>
            <w:ins w:id="1002" w:author="Soler Martin, Carlos" w:date="2022-06-19T13:37:00Z">
              <w:r w:rsidR="00FD561B">
                <w:t>a</w:t>
              </w:r>
            </w:ins>
            <w:ins w:id="1003" w:author="Soler Martin, Carlos" w:date="2022-06-19T13:30:00Z">
              <w:r>
                <w:t xml:space="preserve">s </w:t>
              </w:r>
            </w:ins>
            <w:ins w:id="1004" w:author="Soler Martin, Carlos" w:date="2022-06-19T13:37:00Z">
              <w:r w:rsidR="00FD561B">
                <w:t>skills</w:t>
              </w:r>
            </w:ins>
            <w:ins w:id="1005" w:author="Soler Martin, Carlos" w:date="2022-06-19T13:30:00Z">
              <w:r>
                <w:t xml:space="preserve"> de un alumno por su id</w:t>
              </w:r>
            </w:ins>
          </w:p>
        </w:tc>
        <w:tc>
          <w:tcPr>
            <w:tcW w:w="1273" w:type="dxa"/>
            <w:tcPrChange w:id="1006" w:author="Soler Martin, Carlos" w:date="2022-06-19T13:37:00Z">
              <w:tcPr>
                <w:tcW w:w="1398" w:type="dxa"/>
              </w:tcPr>
            </w:tcPrChange>
          </w:tcPr>
          <w:p w14:paraId="4E0BDBA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07" w:author="Soler Martin, Carlos" w:date="2022-06-19T13:30:00Z"/>
              </w:rPr>
            </w:pPr>
            <w:ins w:id="1008" w:author="Soler Martin, Carlos" w:date="2022-06-19T13:30:00Z">
              <w:r>
                <w:t>JSON</w:t>
              </w:r>
            </w:ins>
          </w:p>
        </w:tc>
        <w:tc>
          <w:tcPr>
            <w:tcW w:w="2065" w:type="dxa"/>
            <w:tcPrChange w:id="1009" w:author="Soler Martin, Carlos" w:date="2022-06-19T13:37:00Z">
              <w:tcPr>
                <w:tcW w:w="1559" w:type="dxa"/>
              </w:tcPr>
            </w:tcPrChange>
          </w:tcPr>
          <w:p w14:paraId="37F73851" w14:textId="3EF8A4EB" w:rsidR="000F01E8" w:rsidRDefault="000F01E8" w:rsidP="00B94B9F">
            <w:pPr>
              <w:cnfStyle w:val="000000000000" w:firstRow="0" w:lastRow="0" w:firstColumn="0" w:lastColumn="0" w:oddVBand="0" w:evenVBand="0" w:oddHBand="0" w:evenHBand="0" w:firstRowFirstColumn="0" w:firstRowLastColumn="0" w:lastRowFirstColumn="0" w:lastRowLastColumn="0"/>
              <w:rPr>
                <w:ins w:id="1010" w:author="Soler Martin, Carlos" w:date="2022-06-19T13:30:00Z"/>
              </w:rPr>
            </w:pPr>
          </w:p>
        </w:tc>
        <w:tc>
          <w:tcPr>
            <w:tcW w:w="1266" w:type="dxa"/>
            <w:tcPrChange w:id="1011" w:author="Soler Martin, Carlos" w:date="2022-06-19T13:37:00Z">
              <w:tcPr>
                <w:tcW w:w="1744" w:type="dxa"/>
              </w:tcPr>
            </w:tcPrChange>
          </w:tcPr>
          <w:p w14:paraId="2238454F"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012" w:author="Soler Martin, Carlos" w:date="2022-06-19T13:30:00Z"/>
                <w:lang w:val="en-US"/>
              </w:rPr>
            </w:pPr>
            <w:ins w:id="1013" w:author="Soler Martin, Carlos" w:date="2022-06-19T13:30:00Z">
              <w:r w:rsidRPr="00B94B9F">
                <w:rPr>
                  <w:lang w:val="en-US"/>
                </w:rPr>
                <w:t>200 – OK</w:t>
              </w:r>
            </w:ins>
          </w:p>
          <w:p w14:paraId="63C79EEB"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014" w:author="Soler Martin, Carlos" w:date="2022-06-19T13:30:00Z"/>
                <w:lang w:val="en-US"/>
              </w:rPr>
            </w:pPr>
            <w:ins w:id="1015" w:author="Soler Martin, Carlos" w:date="2022-06-19T13:30:00Z">
              <w:r w:rsidRPr="00B94B9F">
                <w:rPr>
                  <w:lang w:val="en-US"/>
                </w:rPr>
                <w:t>404 – Not Found</w:t>
              </w:r>
            </w:ins>
          </w:p>
          <w:p w14:paraId="7C28988D"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016" w:author="Soler Martin, Carlos" w:date="2022-06-19T13:30:00Z"/>
                <w:lang w:val="en-US"/>
              </w:rPr>
            </w:pPr>
            <w:ins w:id="1017" w:author="Soler Martin, Carlos" w:date="2022-06-19T13:30:00Z">
              <w:r w:rsidRPr="00B94B9F">
                <w:rPr>
                  <w:lang w:val="en-US"/>
                </w:rPr>
                <w:t>400 – Bad request</w:t>
              </w:r>
            </w:ins>
          </w:p>
          <w:p w14:paraId="3C714ABD"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018" w:author="Soler Martin, Carlos" w:date="2022-06-19T13:30:00Z"/>
                <w:lang w:val="en-US"/>
              </w:rPr>
            </w:pPr>
            <w:ins w:id="1019" w:author="Soler Martin, Carlos" w:date="2022-06-19T13:30:00Z">
              <w:r w:rsidRPr="00B94B9F">
                <w:rPr>
                  <w:lang w:val="en-US"/>
                </w:rPr>
                <w:t>500 – Internal Server Error</w:t>
              </w:r>
            </w:ins>
          </w:p>
        </w:tc>
      </w:tr>
      <w:tr w:rsidR="00FD561B" w14:paraId="6252629B" w14:textId="77777777" w:rsidTr="00FD561B">
        <w:trPr>
          <w:cnfStyle w:val="000000100000" w:firstRow="0" w:lastRow="0" w:firstColumn="0" w:lastColumn="0" w:oddVBand="0" w:evenVBand="0" w:oddHBand="1" w:evenHBand="0" w:firstRowFirstColumn="0" w:firstRowLastColumn="0" w:lastRowFirstColumn="0" w:lastRowLastColumn="0"/>
          <w:trHeight w:val="759"/>
          <w:ins w:id="1020" w:author="Soler Martin, Carlos" w:date="2022-06-19T13:30:00Z"/>
          <w:trPrChange w:id="1021" w:author="Soler Martin, Carlos" w:date="2022-06-19T13:37:00Z">
            <w:trPr>
              <w:trHeight w:val="759"/>
            </w:trPr>
          </w:trPrChange>
        </w:trPr>
        <w:tc>
          <w:tcPr>
            <w:cnfStyle w:val="001000000000" w:firstRow="0" w:lastRow="0" w:firstColumn="1" w:lastColumn="0" w:oddVBand="0" w:evenVBand="0" w:oddHBand="0" w:evenHBand="0" w:firstRowFirstColumn="0" w:firstRowLastColumn="0" w:lastRowFirstColumn="0" w:lastRowLastColumn="0"/>
            <w:tcW w:w="1080" w:type="dxa"/>
            <w:tcPrChange w:id="1022" w:author="Soler Martin, Carlos" w:date="2022-06-19T13:37:00Z">
              <w:tcPr>
                <w:tcW w:w="1566" w:type="dxa"/>
              </w:tcPr>
            </w:tcPrChange>
          </w:tcPr>
          <w:p w14:paraId="654609C1" w14:textId="77777777" w:rsidR="000F01E8" w:rsidRDefault="000F01E8" w:rsidP="00B94B9F">
            <w:pPr>
              <w:cnfStyle w:val="001000100000" w:firstRow="0" w:lastRow="0" w:firstColumn="1" w:lastColumn="0" w:oddVBand="0" w:evenVBand="0" w:oddHBand="1" w:evenHBand="0" w:firstRowFirstColumn="0" w:firstRowLastColumn="0" w:lastRowFirstColumn="0" w:lastRowLastColumn="0"/>
              <w:rPr>
                <w:ins w:id="1023" w:author="Soler Martin, Carlos" w:date="2022-06-19T13:30:00Z"/>
              </w:rPr>
            </w:pPr>
            <w:ins w:id="1024" w:author="Soler Martin, Carlos" w:date="2022-06-19T13:30:00Z">
              <w:r>
                <w:t>PUT</w:t>
              </w:r>
            </w:ins>
          </w:p>
        </w:tc>
        <w:tc>
          <w:tcPr>
            <w:tcW w:w="2181" w:type="dxa"/>
            <w:tcPrChange w:id="1025" w:author="Soler Martin, Carlos" w:date="2022-06-19T13:37:00Z">
              <w:tcPr>
                <w:tcW w:w="1566" w:type="dxa"/>
              </w:tcPr>
            </w:tcPrChange>
          </w:tcPr>
          <w:p w14:paraId="4AF124E1" w14:textId="2601BCFF" w:rsidR="000F01E8" w:rsidRDefault="00FD561B" w:rsidP="00B94B9F">
            <w:pPr>
              <w:cnfStyle w:val="000000100000" w:firstRow="0" w:lastRow="0" w:firstColumn="0" w:lastColumn="0" w:oddVBand="0" w:evenVBand="0" w:oddHBand="1" w:evenHBand="0" w:firstRowFirstColumn="0" w:firstRowLastColumn="0" w:lastRowFirstColumn="0" w:lastRowLastColumn="0"/>
              <w:rPr>
                <w:ins w:id="1026" w:author="Soler Martin, Carlos" w:date="2022-06-19T13:30:00Z"/>
              </w:rPr>
            </w:pPr>
            <w:ins w:id="1027" w:author="Soler Martin, Carlos" w:date="2022-06-19T13:38:00Z">
              <w:r>
                <w:t>-</w:t>
              </w:r>
            </w:ins>
          </w:p>
        </w:tc>
        <w:tc>
          <w:tcPr>
            <w:tcW w:w="1534" w:type="dxa"/>
            <w:tcPrChange w:id="1028" w:author="Soler Martin, Carlos" w:date="2022-06-19T13:37:00Z">
              <w:tcPr>
                <w:tcW w:w="1566" w:type="dxa"/>
              </w:tcPr>
            </w:tcPrChange>
          </w:tcPr>
          <w:p w14:paraId="20209791" w14:textId="61FE527A" w:rsidR="000F01E8" w:rsidRDefault="00FD561B" w:rsidP="00B94B9F">
            <w:pPr>
              <w:cnfStyle w:val="000000100000" w:firstRow="0" w:lastRow="0" w:firstColumn="0" w:lastColumn="0" w:oddVBand="0" w:evenVBand="0" w:oddHBand="1" w:evenHBand="0" w:firstRowFirstColumn="0" w:firstRowLastColumn="0" w:lastRowFirstColumn="0" w:lastRowLastColumn="0"/>
              <w:rPr>
                <w:ins w:id="1029" w:author="Soler Martin, Carlos" w:date="2022-06-19T13:30:00Z"/>
              </w:rPr>
            </w:pPr>
            <w:ins w:id="1030" w:author="Soler Martin, Carlos" w:date="2022-06-19T13:38:00Z">
              <w:r>
                <w:t>-</w:t>
              </w:r>
            </w:ins>
          </w:p>
        </w:tc>
        <w:tc>
          <w:tcPr>
            <w:tcW w:w="1273" w:type="dxa"/>
            <w:tcPrChange w:id="1031" w:author="Soler Martin, Carlos" w:date="2022-06-19T13:37:00Z">
              <w:tcPr>
                <w:tcW w:w="1398" w:type="dxa"/>
              </w:tcPr>
            </w:tcPrChange>
          </w:tcPr>
          <w:p w14:paraId="1D6368A0" w14:textId="6AE68A31" w:rsidR="000F01E8" w:rsidRDefault="00FD561B" w:rsidP="00B94B9F">
            <w:pPr>
              <w:cnfStyle w:val="000000100000" w:firstRow="0" w:lastRow="0" w:firstColumn="0" w:lastColumn="0" w:oddVBand="0" w:evenVBand="0" w:oddHBand="1" w:evenHBand="0" w:firstRowFirstColumn="0" w:firstRowLastColumn="0" w:lastRowFirstColumn="0" w:lastRowLastColumn="0"/>
              <w:rPr>
                <w:ins w:id="1032" w:author="Soler Martin, Carlos" w:date="2022-06-19T13:30:00Z"/>
              </w:rPr>
            </w:pPr>
            <w:ins w:id="1033" w:author="Soler Martin, Carlos" w:date="2022-06-19T13:38:00Z">
              <w:r>
                <w:t>-</w:t>
              </w:r>
            </w:ins>
          </w:p>
        </w:tc>
        <w:tc>
          <w:tcPr>
            <w:tcW w:w="2065" w:type="dxa"/>
            <w:tcPrChange w:id="1034" w:author="Soler Martin, Carlos" w:date="2022-06-19T13:37:00Z">
              <w:tcPr>
                <w:tcW w:w="1559" w:type="dxa"/>
              </w:tcPr>
            </w:tcPrChange>
          </w:tcPr>
          <w:p w14:paraId="029CB687" w14:textId="3E8B2B10" w:rsidR="000F01E8" w:rsidRDefault="00FD561B" w:rsidP="00B94B9F">
            <w:pPr>
              <w:cnfStyle w:val="000000100000" w:firstRow="0" w:lastRow="0" w:firstColumn="0" w:lastColumn="0" w:oddVBand="0" w:evenVBand="0" w:oddHBand="1" w:evenHBand="0" w:firstRowFirstColumn="0" w:firstRowLastColumn="0" w:lastRowFirstColumn="0" w:lastRowLastColumn="0"/>
              <w:rPr>
                <w:ins w:id="1035" w:author="Soler Martin, Carlos" w:date="2022-06-19T13:30:00Z"/>
              </w:rPr>
            </w:pPr>
            <w:ins w:id="1036" w:author="Soler Martin, Carlos" w:date="2022-06-19T13:38:00Z">
              <w:r>
                <w:t>-</w:t>
              </w:r>
            </w:ins>
          </w:p>
        </w:tc>
        <w:tc>
          <w:tcPr>
            <w:tcW w:w="1266" w:type="dxa"/>
            <w:tcPrChange w:id="1037" w:author="Soler Martin, Carlos" w:date="2022-06-19T13:37:00Z">
              <w:tcPr>
                <w:tcW w:w="1744" w:type="dxa"/>
              </w:tcPr>
            </w:tcPrChange>
          </w:tcPr>
          <w:p w14:paraId="394334EE" w14:textId="7C7A9BC2" w:rsidR="000F01E8" w:rsidRDefault="00FD561B" w:rsidP="00B94B9F">
            <w:pPr>
              <w:cnfStyle w:val="000000100000" w:firstRow="0" w:lastRow="0" w:firstColumn="0" w:lastColumn="0" w:oddVBand="0" w:evenVBand="0" w:oddHBand="1" w:evenHBand="0" w:firstRowFirstColumn="0" w:firstRowLastColumn="0" w:lastRowFirstColumn="0" w:lastRowLastColumn="0"/>
              <w:rPr>
                <w:ins w:id="1038" w:author="Soler Martin, Carlos" w:date="2022-06-19T13:30:00Z"/>
              </w:rPr>
            </w:pPr>
            <w:ins w:id="1039" w:author="Soler Martin, Carlos" w:date="2022-06-19T13:38:00Z">
              <w:r>
                <w:t>405 – Method not Allowed</w:t>
              </w:r>
              <w:r>
                <w:t xml:space="preserve"> </w:t>
              </w:r>
            </w:ins>
          </w:p>
        </w:tc>
      </w:tr>
      <w:tr w:rsidR="00FD561B" w14:paraId="0BC0E850" w14:textId="77777777" w:rsidTr="00FD561B">
        <w:trPr>
          <w:trHeight w:val="759"/>
          <w:ins w:id="1040" w:author="Soler Martin, Carlos" w:date="2022-06-19T13:30:00Z"/>
          <w:trPrChange w:id="1041" w:author="Soler Martin, Carlos" w:date="2022-06-19T13:37:00Z">
            <w:trPr>
              <w:trHeight w:val="759"/>
            </w:trPr>
          </w:trPrChange>
        </w:trPr>
        <w:tc>
          <w:tcPr>
            <w:cnfStyle w:val="001000000000" w:firstRow="0" w:lastRow="0" w:firstColumn="1" w:lastColumn="0" w:oddVBand="0" w:evenVBand="0" w:oddHBand="0" w:evenHBand="0" w:firstRowFirstColumn="0" w:firstRowLastColumn="0" w:lastRowFirstColumn="0" w:lastRowLastColumn="0"/>
            <w:tcW w:w="1080" w:type="dxa"/>
            <w:tcPrChange w:id="1042" w:author="Soler Martin, Carlos" w:date="2022-06-19T13:37:00Z">
              <w:tcPr>
                <w:tcW w:w="1566" w:type="dxa"/>
              </w:tcPr>
            </w:tcPrChange>
          </w:tcPr>
          <w:p w14:paraId="0D9DAD7A" w14:textId="77777777" w:rsidR="000F01E8" w:rsidRDefault="000F01E8" w:rsidP="00B94B9F">
            <w:pPr>
              <w:rPr>
                <w:ins w:id="1043" w:author="Soler Martin, Carlos" w:date="2022-06-19T13:30:00Z"/>
              </w:rPr>
            </w:pPr>
            <w:ins w:id="1044" w:author="Soler Martin, Carlos" w:date="2022-06-19T13:30:00Z">
              <w:r>
                <w:t>DELETE</w:t>
              </w:r>
            </w:ins>
          </w:p>
        </w:tc>
        <w:tc>
          <w:tcPr>
            <w:tcW w:w="2181" w:type="dxa"/>
            <w:tcPrChange w:id="1045" w:author="Soler Martin, Carlos" w:date="2022-06-19T13:37:00Z">
              <w:tcPr>
                <w:tcW w:w="1566" w:type="dxa"/>
              </w:tcPr>
            </w:tcPrChange>
          </w:tcPr>
          <w:p w14:paraId="7514DAA3"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46" w:author="Soler Martin, Carlos" w:date="2022-06-19T13:30:00Z"/>
              </w:rPr>
            </w:pPr>
            <w:ins w:id="1047" w:author="Soler Martin, Carlos" w:date="2022-06-19T13:30:00Z">
              <w:r>
                <w:t>-</w:t>
              </w:r>
            </w:ins>
          </w:p>
        </w:tc>
        <w:tc>
          <w:tcPr>
            <w:tcW w:w="1534" w:type="dxa"/>
            <w:tcPrChange w:id="1048" w:author="Soler Martin, Carlos" w:date="2022-06-19T13:37:00Z">
              <w:tcPr>
                <w:tcW w:w="1566" w:type="dxa"/>
              </w:tcPr>
            </w:tcPrChange>
          </w:tcPr>
          <w:p w14:paraId="3C149DB2"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49" w:author="Soler Martin, Carlos" w:date="2022-06-19T13:30:00Z"/>
              </w:rPr>
            </w:pPr>
            <w:ins w:id="1050" w:author="Soler Martin, Carlos" w:date="2022-06-19T13:30:00Z">
              <w:r>
                <w:t>-</w:t>
              </w:r>
            </w:ins>
          </w:p>
        </w:tc>
        <w:tc>
          <w:tcPr>
            <w:tcW w:w="1273" w:type="dxa"/>
            <w:tcPrChange w:id="1051" w:author="Soler Martin, Carlos" w:date="2022-06-19T13:37:00Z">
              <w:tcPr>
                <w:tcW w:w="1398" w:type="dxa"/>
              </w:tcPr>
            </w:tcPrChange>
          </w:tcPr>
          <w:p w14:paraId="7DF28084"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52" w:author="Soler Martin, Carlos" w:date="2022-06-19T13:30:00Z"/>
              </w:rPr>
            </w:pPr>
            <w:ins w:id="1053" w:author="Soler Martin, Carlos" w:date="2022-06-19T13:30:00Z">
              <w:r>
                <w:t>-</w:t>
              </w:r>
            </w:ins>
          </w:p>
        </w:tc>
        <w:tc>
          <w:tcPr>
            <w:tcW w:w="2065" w:type="dxa"/>
            <w:tcPrChange w:id="1054" w:author="Soler Martin, Carlos" w:date="2022-06-19T13:37:00Z">
              <w:tcPr>
                <w:tcW w:w="1559" w:type="dxa"/>
              </w:tcPr>
            </w:tcPrChange>
          </w:tcPr>
          <w:p w14:paraId="5B393366"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55" w:author="Soler Martin, Carlos" w:date="2022-06-19T13:30:00Z"/>
              </w:rPr>
            </w:pPr>
            <w:ins w:id="1056" w:author="Soler Martin, Carlos" w:date="2022-06-19T13:30:00Z">
              <w:r>
                <w:t>-</w:t>
              </w:r>
            </w:ins>
          </w:p>
        </w:tc>
        <w:tc>
          <w:tcPr>
            <w:tcW w:w="1266" w:type="dxa"/>
            <w:tcPrChange w:id="1057" w:author="Soler Martin, Carlos" w:date="2022-06-19T13:37:00Z">
              <w:tcPr>
                <w:tcW w:w="1744" w:type="dxa"/>
              </w:tcPr>
            </w:tcPrChange>
          </w:tcPr>
          <w:p w14:paraId="3C75BC2D"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058" w:author="Soler Martin, Carlos" w:date="2022-06-19T13:30:00Z"/>
              </w:rPr>
            </w:pPr>
            <w:ins w:id="1059" w:author="Soler Martin, Carlos" w:date="2022-06-19T13:30:00Z">
              <w:r>
                <w:t xml:space="preserve">405 – Method </w:t>
              </w:r>
              <w:r>
                <w:lastRenderedPageBreak/>
                <w:t>not Allowed</w:t>
              </w:r>
            </w:ins>
          </w:p>
        </w:tc>
      </w:tr>
      <w:tr w:rsidR="000F01E8" w14:paraId="34100A5D" w14:textId="77777777" w:rsidTr="00FD561B">
        <w:trPr>
          <w:cnfStyle w:val="000000100000" w:firstRow="0" w:lastRow="0" w:firstColumn="0" w:lastColumn="0" w:oddVBand="0" w:evenVBand="0" w:oddHBand="1" w:evenHBand="0" w:firstRowFirstColumn="0" w:firstRowLastColumn="0" w:lastRowFirstColumn="0" w:lastRowLastColumn="0"/>
          <w:trHeight w:val="759"/>
          <w:ins w:id="1060" w:author="Soler Martin, Carlos" w:date="2022-06-19T13:30:00Z"/>
          <w:trPrChange w:id="1061" w:author="Soler Martin, Carlos" w:date="2022-06-19T13:37:00Z">
            <w:trPr>
              <w:trHeight w:val="759"/>
            </w:trPr>
          </w:trPrChange>
        </w:trPr>
        <w:tc>
          <w:tcPr>
            <w:cnfStyle w:val="001000000000" w:firstRow="0" w:lastRow="0" w:firstColumn="1" w:lastColumn="0" w:oddVBand="0" w:evenVBand="0" w:oddHBand="0" w:evenHBand="0" w:firstRowFirstColumn="0" w:firstRowLastColumn="0" w:lastRowFirstColumn="0" w:lastRowLastColumn="0"/>
            <w:tcW w:w="1080" w:type="dxa"/>
            <w:tcPrChange w:id="1062" w:author="Soler Martin, Carlos" w:date="2022-06-19T13:37:00Z">
              <w:tcPr>
                <w:tcW w:w="1566" w:type="dxa"/>
              </w:tcPr>
            </w:tcPrChange>
          </w:tcPr>
          <w:p w14:paraId="029CF000" w14:textId="77777777" w:rsidR="000F01E8" w:rsidRDefault="000F01E8" w:rsidP="00B94B9F">
            <w:pPr>
              <w:cnfStyle w:val="001000100000" w:firstRow="0" w:lastRow="0" w:firstColumn="1" w:lastColumn="0" w:oddVBand="0" w:evenVBand="0" w:oddHBand="1" w:evenHBand="0" w:firstRowFirstColumn="0" w:firstRowLastColumn="0" w:lastRowFirstColumn="0" w:lastRowLastColumn="0"/>
              <w:rPr>
                <w:ins w:id="1063" w:author="Soler Martin, Carlos" w:date="2022-06-19T13:30:00Z"/>
              </w:rPr>
            </w:pPr>
            <w:ins w:id="1064" w:author="Soler Martin, Carlos" w:date="2022-06-19T13:30:00Z">
              <w:r>
                <w:lastRenderedPageBreak/>
                <w:t>PATCH</w:t>
              </w:r>
            </w:ins>
          </w:p>
        </w:tc>
        <w:tc>
          <w:tcPr>
            <w:tcW w:w="2181" w:type="dxa"/>
            <w:tcPrChange w:id="1065" w:author="Soler Martin, Carlos" w:date="2022-06-19T13:37:00Z">
              <w:tcPr>
                <w:tcW w:w="1566" w:type="dxa"/>
              </w:tcPr>
            </w:tcPrChange>
          </w:tcPr>
          <w:p w14:paraId="59AFE68C" w14:textId="7D74FCE3" w:rsidR="000F01E8" w:rsidRDefault="00FD561B" w:rsidP="00B94B9F">
            <w:pPr>
              <w:cnfStyle w:val="000000100000" w:firstRow="0" w:lastRow="0" w:firstColumn="0" w:lastColumn="0" w:oddVBand="0" w:evenVBand="0" w:oddHBand="1" w:evenHBand="0" w:firstRowFirstColumn="0" w:firstRowLastColumn="0" w:lastRowFirstColumn="0" w:lastRowLastColumn="0"/>
              <w:rPr>
                <w:ins w:id="1066" w:author="Soler Martin, Carlos" w:date="2022-06-19T13:30:00Z"/>
              </w:rPr>
            </w:pPr>
            <w:ins w:id="1067" w:author="Soler Martin, Carlos" w:date="2022-06-19T13:38:00Z">
              <w:r>
                <w:t>/alumnos/id/skills</w:t>
              </w:r>
            </w:ins>
          </w:p>
        </w:tc>
        <w:tc>
          <w:tcPr>
            <w:tcW w:w="1534" w:type="dxa"/>
            <w:tcPrChange w:id="1068" w:author="Soler Martin, Carlos" w:date="2022-06-19T13:37:00Z">
              <w:tcPr>
                <w:tcW w:w="1566" w:type="dxa"/>
              </w:tcPr>
            </w:tcPrChange>
          </w:tcPr>
          <w:p w14:paraId="4C2C6BB1" w14:textId="274FF820" w:rsidR="000F01E8" w:rsidRDefault="00FD561B" w:rsidP="00B94B9F">
            <w:pPr>
              <w:cnfStyle w:val="000000100000" w:firstRow="0" w:lastRow="0" w:firstColumn="0" w:lastColumn="0" w:oddVBand="0" w:evenVBand="0" w:oddHBand="1" w:evenHBand="0" w:firstRowFirstColumn="0" w:firstRowLastColumn="0" w:lastRowFirstColumn="0" w:lastRowLastColumn="0"/>
              <w:rPr>
                <w:ins w:id="1069" w:author="Soler Martin, Carlos" w:date="2022-06-19T13:30:00Z"/>
              </w:rPr>
            </w:pPr>
            <w:ins w:id="1070" w:author="Soler Martin, Carlos" w:date="2022-06-19T13:38:00Z">
              <w:r>
                <w:t>Modificación del CV un alumno especifico mediante su id</w:t>
              </w:r>
            </w:ins>
          </w:p>
        </w:tc>
        <w:tc>
          <w:tcPr>
            <w:tcW w:w="1273" w:type="dxa"/>
            <w:tcPrChange w:id="1071" w:author="Soler Martin, Carlos" w:date="2022-06-19T13:37:00Z">
              <w:tcPr>
                <w:tcW w:w="1398" w:type="dxa"/>
              </w:tcPr>
            </w:tcPrChange>
          </w:tcPr>
          <w:p w14:paraId="5F2C462E" w14:textId="05FA20AE" w:rsidR="000F01E8" w:rsidRDefault="00FD561B" w:rsidP="00B94B9F">
            <w:pPr>
              <w:cnfStyle w:val="000000100000" w:firstRow="0" w:lastRow="0" w:firstColumn="0" w:lastColumn="0" w:oddVBand="0" w:evenVBand="0" w:oddHBand="1" w:evenHBand="0" w:firstRowFirstColumn="0" w:firstRowLastColumn="0" w:lastRowFirstColumn="0" w:lastRowLastColumn="0"/>
              <w:rPr>
                <w:ins w:id="1072" w:author="Soler Martin, Carlos" w:date="2022-06-19T13:30:00Z"/>
              </w:rPr>
            </w:pPr>
            <w:ins w:id="1073" w:author="Soler Martin, Carlos" w:date="2022-06-19T13:38:00Z">
              <w:r>
                <w:t>JSON</w:t>
              </w:r>
            </w:ins>
          </w:p>
        </w:tc>
        <w:tc>
          <w:tcPr>
            <w:tcW w:w="2065" w:type="dxa"/>
            <w:tcPrChange w:id="1074" w:author="Soler Martin, Carlos" w:date="2022-06-19T13:37:00Z">
              <w:tcPr>
                <w:tcW w:w="1559" w:type="dxa"/>
              </w:tcPr>
            </w:tcPrChange>
          </w:tcPr>
          <w:p w14:paraId="408D4D98" w14:textId="70E04EA1" w:rsidR="000F01E8" w:rsidRDefault="00FD561B" w:rsidP="00B94B9F">
            <w:pPr>
              <w:cnfStyle w:val="000000100000" w:firstRow="0" w:lastRow="0" w:firstColumn="0" w:lastColumn="0" w:oddVBand="0" w:evenVBand="0" w:oddHBand="1" w:evenHBand="0" w:firstRowFirstColumn="0" w:firstRowLastColumn="0" w:lastRowFirstColumn="0" w:lastRowLastColumn="0"/>
              <w:rPr>
                <w:ins w:id="1075" w:author="Soler Martin, Carlos" w:date="2022-06-19T13:30:00Z"/>
              </w:rPr>
            </w:pPr>
            <w:ins w:id="1076" w:author="Soler Martin, Carlos" w:date="2022-06-19T13:38:00Z">
              <w:r>
                <w:t>Atributos del CV de un alumno</w:t>
              </w:r>
            </w:ins>
          </w:p>
        </w:tc>
        <w:tc>
          <w:tcPr>
            <w:tcW w:w="1266" w:type="dxa"/>
            <w:tcPrChange w:id="1077" w:author="Soler Martin, Carlos" w:date="2022-06-19T13:37:00Z">
              <w:tcPr>
                <w:tcW w:w="1744" w:type="dxa"/>
              </w:tcPr>
            </w:tcPrChange>
          </w:tcPr>
          <w:p w14:paraId="78F31D5D" w14:textId="77777777" w:rsidR="00FD561B" w:rsidRPr="00B94B9F" w:rsidRDefault="00FD561B" w:rsidP="00FD561B">
            <w:pPr>
              <w:cnfStyle w:val="000000100000" w:firstRow="0" w:lastRow="0" w:firstColumn="0" w:lastColumn="0" w:oddVBand="0" w:evenVBand="0" w:oddHBand="1" w:evenHBand="0" w:firstRowFirstColumn="0" w:firstRowLastColumn="0" w:lastRowFirstColumn="0" w:lastRowLastColumn="0"/>
              <w:rPr>
                <w:ins w:id="1078" w:author="Soler Martin, Carlos" w:date="2022-06-19T13:38:00Z"/>
                <w:lang w:val="en-US"/>
              </w:rPr>
            </w:pPr>
            <w:ins w:id="1079" w:author="Soler Martin, Carlos" w:date="2022-06-19T13:38:00Z">
              <w:r w:rsidRPr="00B94B9F">
                <w:rPr>
                  <w:lang w:val="en-US"/>
                </w:rPr>
                <w:t>200 – OK</w:t>
              </w:r>
            </w:ins>
          </w:p>
          <w:p w14:paraId="21BA81AE" w14:textId="77777777" w:rsidR="00FD561B" w:rsidRPr="00B94B9F" w:rsidRDefault="00FD561B" w:rsidP="00FD561B">
            <w:pPr>
              <w:cnfStyle w:val="000000100000" w:firstRow="0" w:lastRow="0" w:firstColumn="0" w:lastColumn="0" w:oddVBand="0" w:evenVBand="0" w:oddHBand="1" w:evenHBand="0" w:firstRowFirstColumn="0" w:firstRowLastColumn="0" w:lastRowFirstColumn="0" w:lastRowLastColumn="0"/>
              <w:rPr>
                <w:ins w:id="1080" w:author="Soler Martin, Carlos" w:date="2022-06-19T13:38:00Z"/>
                <w:lang w:val="en-US"/>
              </w:rPr>
            </w:pPr>
            <w:ins w:id="1081" w:author="Soler Martin, Carlos" w:date="2022-06-19T13:38:00Z">
              <w:r w:rsidRPr="00B94B9F">
                <w:rPr>
                  <w:lang w:val="en-US"/>
                </w:rPr>
                <w:t>400 – Bad request</w:t>
              </w:r>
            </w:ins>
          </w:p>
          <w:p w14:paraId="07E695DE" w14:textId="2C2DED3E" w:rsidR="000F01E8" w:rsidRDefault="000F01E8" w:rsidP="00B94B9F">
            <w:pPr>
              <w:cnfStyle w:val="000000100000" w:firstRow="0" w:lastRow="0" w:firstColumn="0" w:lastColumn="0" w:oddVBand="0" w:evenVBand="0" w:oddHBand="1" w:evenHBand="0" w:firstRowFirstColumn="0" w:firstRowLastColumn="0" w:lastRowFirstColumn="0" w:lastRowLastColumn="0"/>
              <w:rPr>
                <w:ins w:id="1082" w:author="Soler Martin, Carlos" w:date="2022-06-19T13:30:00Z"/>
              </w:rPr>
            </w:pPr>
          </w:p>
        </w:tc>
      </w:tr>
    </w:tbl>
    <w:p w14:paraId="666A6BC6" w14:textId="1E454596" w:rsidR="000F01E8" w:rsidRDefault="000F01E8" w:rsidP="000F01E8">
      <w:pPr>
        <w:jc w:val="center"/>
        <w:rPr>
          <w:ins w:id="1083" w:author="Soler Martin, Carlos" w:date="2022-06-19T13:31:00Z"/>
          <w:i/>
          <w:iCs/>
        </w:rPr>
      </w:pPr>
      <w:ins w:id="1084" w:author="Soler Martin, Carlos" w:date="2022-06-19T13:30:00Z">
        <w:r>
          <w:rPr>
            <w:i/>
            <w:iCs/>
          </w:rPr>
          <w:t xml:space="preserve">Tabla </w:t>
        </w:r>
      </w:ins>
      <w:ins w:id="1085" w:author="Soler Martin, Carlos" w:date="2022-06-19T13:31:00Z">
        <w:r>
          <w:rPr>
            <w:i/>
            <w:iCs/>
          </w:rPr>
          <w:t>3</w:t>
        </w:r>
      </w:ins>
      <w:ins w:id="1086" w:author="Soler Martin, Carlos" w:date="2022-06-19T13:30:00Z">
        <w:r w:rsidRPr="00CE5888">
          <w:rPr>
            <w:i/>
            <w:iCs/>
          </w:rPr>
          <w:t xml:space="preserve">: </w:t>
        </w:r>
        <w:r>
          <w:rPr>
            <w:i/>
            <w:iCs/>
          </w:rPr>
          <w:t>Recurso /alumnos/id</w:t>
        </w:r>
      </w:ins>
      <w:ins w:id="1087" w:author="Soler Martin, Carlos" w:date="2022-06-19T13:31:00Z">
        <w:r>
          <w:rPr>
            <w:i/>
            <w:iCs/>
          </w:rPr>
          <w:t>/skills</w:t>
        </w:r>
      </w:ins>
    </w:p>
    <w:p w14:paraId="628B4915" w14:textId="77777777" w:rsidR="000F01E8" w:rsidRDefault="000F01E8" w:rsidP="000F01E8">
      <w:pPr>
        <w:jc w:val="center"/>
        <w:rPr>
          <w:ins w:id="1088" w:author="Soler Martin, Carlos" w:date="2022-06-19T13:31:00Z"/>
          <w:i/>
          <w:iCs/>
        </w:rPr>
      </w:pPr>
    </w:p>
    <w:tbl>
      <w:tblPr>
        <w:tblStyle w:val="Tablaconcuadrcula7concolores-nfasis1"/>
        <w:tblW w:w="9399" w:type="dxa"/>
        <w:tblLook w:val="04A0" w:firstRow="1" w:lastRow="0" w:firstColumn="1" w:lastColumn="0" w:noHBand="0" w:noVBand="1"/>
      </w:tblPr>
      <w:tblGrid>
        <w:gridCol w:w="1566"/>
        <w:gridCol w:w="1566"/>
        <w:gridCol w:w="1566"/>
        <w:gridCol w:w="1398"/>
        <w:gridCol w:w="1559"/>
        <w:gridCol w:w="1744"/>
        <w:tblGridChange w:id="1089">
          <w:tblGrid>
            <w:gridCol w:w="1566"/>
            <w:gridCol w:w="1566"/>
            <w:gridCol w:w="1566"/>
            <w:gridCol w:w="1398"/>
            <w:gridCol w:w="1559"/>
            <w:gridCol w:w="1744"/>
          </w:tblGrid>
        </w:tblGridChange>
      </w:tblGrid>
      <w:tr w:rsidR="000F01E8" w14:paraId="42B6E9F4" w14:textId="77777777" w:rsidTr="00B94B9F">
        <w:trPr>
          <w:cnfStyle w:val="100000000000" w:firstRow="1" w:lastRow="0" w:firstColumn="0" w:lastColumn="0" w:oddVBand="0" w:evenVBand="0" w:oddHBand="0" w:evenHBand="0" w:firstRowFirstColumn="0" w:firstRowLastColumn="0" w:lastRowFirstColumn="0" w:lastRowLastColumn="0"/>
          <w:trHeight w:val="759"/>
          <w:ins w:id="1090" w:author="Soler Martin, Carlos" w:date="2022-06-19T13:31:00Z"/>
        </w:trPr>
        <w:tc>
          <w:tcPr>
            <w:cnfStyle w:val="001000000100" w:firstRow="0" w:lastRow="0" w:firstColumn="1" w:lastColumn="0" w:oddVBand="0" w:evenVBand="0" w:oddHBand="0" w:evenHBand="0" w:firstRowFirstColumn="1" w:firstRowLastColumn="0" w:lastRowFirstColumn="0" w:lastRowLastColumn="0"/>
            <w:tcW w:w="1566" w:type="dxa"/>
          </w:tcPr>
          <w:p w14:paraId="4452033E" w14:textId="77777777" w:rsidR="000F01E8" w:rsidRDefault="000F01E8" w:rsidP="00B94B9F">
            <w:pPr>
              <w:rPr>
                <w:ins w:id="1091" w:author="Soler Martin, Carlos" w:date="2022-06-19T13:31:00Z"/>
              </w:rPr>
            </w:pPr>
            <w:ins w:id="1092" w:author="Soler Martin, Carlos" w:date="2022-06-19T13:31:00Z">
              <w:r>
                <w:t>Método</w:t>
              </w:r>
            </w:ins>
          </w:p>
        </w:tc>
        <w:tc>
          <w:tcPr>
            <w:tcW w:w="1566" w:type="dxa"/>
          </w:tcPr>
          <w:p w14:paraId="195349E7"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093" w:author="Soler Martin, Carlos" w:date="2022-06-19T13:31:00Z"/>
              </w:rPr>
            </w:pPr>
            <w:ins w:id="1094" w:author="Soler Martin, Carlos" w:date="2022-06-19T13:31:00Z">
              <w:r>
                <w:t>URI</w:t>
              </w:r>
            </w:ins>
          </w:p>
        </w:tc>
        <w:tc>
          <w:tcPr>
            <w:tcW w:w="1566" w:type="dxa"/>
          </w:tcPr>
          <w:p w14:paraId="2B46D75F"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095" w:author="Soler Martin, Carlos" w:date="2022-06-19T13:31:00Z"/>
              </w:rPr>
            </w:pPr>
            <w:ins w:id="1096" w:author="Soler Martin, Carlos" w:date="2022-06-19T13:31:00Z">
              <w:r>
                <w:t>Utilidad</w:t>
              </w:r>
            </w:ins>
          </w:p>
        </w:tc>
        <w:tc>
          <w:tcPr>
            <w:tcW w:w="1398" w:type="dxa"/>
          </w:tcPr>
          <w:p w14:paraId="57C110AE"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097" w:author="Soler Martin, Carlos" w:date="2022-06-19T13:31:00Z"/>
              </w:rPr>
            </w:pPr>
            <w:ins w:id="1098" w:author="Soler Martin, Carlos" w:date="2022-06-19T13:31:00Z">
              <w:r>
                <w:t>Semántica</w:t>
              </w:r>
            </w:ins>
          </w:p>
        </w:tc>
        <w:tc>
          <w:tcPr>
            <w:tcW w:w="1559" w:type="dxa"/>
          </w:tcPr>
          <w:p w14:paraId="24A9D3C1"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099" w:author="Soler Martin, Carlos" w:date="2022-06-19T13:31:00Z"/>
              </w:rPr>
            </w:pPr>
            <w:ins w:id="1100" w:author="Soler Martin, Carlos" w:date="2022-06-19T13:31:00Z">
              <w:r>
                <w:t>Cuerpo Solicitud</w:t>
              </w:r>
            </w:ins>
          </w:p>
        </w:tc>
        <w:tc>
          <w:tcPr>
            <w:tcW w:w="1744" w:type="dxa"/>
          </w:tcPr>
          <w:p w14:paraId="222D6636" w14:textId="77777777" w:rsidR="000F01E8" w:rsidRDefault="000F01E8" w:rsidP="00B94B9F">
            <w:pPr>
              <w:jc w:val="left"/>
              <w:cnfStyle w:val="100000000000" w:firstRow="1" w:lastRow="0" w:firstColumn="0" w:lastColumn="0" w:oddVBand="0" w:evenVBand="0" w:oddHBand="0" w:evenHBand="0" w:firstRowFirstColumn="0" w:firstRowLastColumn="0" w:lastRowFirstColumn="0" w:lastRowLastColumn="0"/>
              <w:rPr>
                <w:ins w:id="1101" w:author="Soler Martin, Carlos" w:date="2022-06-19T13:31:00Z"/>
              </w:rPr>
            </w:pPr>
            <w:ins w:id="1102" w:author="Soler Martin, Carlos" w:date="2022-06-19T13:31:00Z">
              <w:r>
                <w:t>Códigos de respuesta</w:t>
              </w:r>
            </w:ins>
          </w:p>
        </w:tc>
      </w:tr>
      <w:tr w:rsidR="000F01E8" w14:paraId="7ADF1523" w14:textId="77777777" w:rsidTr="00B94B9F">
        <w:trPr>
          <w:cnfStyle w:val="000000100000" w:firstRow="0" w:lastRow="0" w:firstColumn="0" w:lastColumn="0" w:oddVBand="0" w:evenVBand="0" w:oddHBand="1" w:evenHBand="0" w:firstRowFirstColumn="0" w:firstRowLastColumn="0" w:lastRowFirstColumn="0" w:lastRowLastColumn="0"/>
          <w:trHeight w:val="759"/>
          <w:ins w:id="1103" w:author="Soler Martin, Carlos" w:date="2022-06-19T13:31:00Z"/>
        </w:trPr>
        <w:tc>
          <w:tcPr>
            <w:cnfStyle w:val="001000000000" w:firstRow="0" w:lastRow="0" w:firstColumn="1" w:lastColumn="0" w:oddVBand="0" w:evenVBand="0" w:oddHBand="0" w:evenHBand="0" w:firstRowFirstColumn="0" w:firstRowLastColumn="0" w:lastRowFirstColumn="0" w:lastRowLastColumn="0"/>
            <w:tcW w:w="1566" w:type="dxa"/>
          </w:tcPr>
          <w:p w14:paraId="7E3A024A" w14:textId="77777777" w:rsidR="000F01E8" w:rsidRPr="0071131E" w:rsidRDefault="000F01E8" w:rsidP="00B94B9F">
            <w:pPr>
              <w:rPr>
                <w:ins w:id="1104" w:author="Soler Martin, Carlos" w:date="2022-06-19T13:31:00Z"/>
              </w:rPr>
            </w:pPr>
            <w:ins w:id="1105" w:author="Soler Martin, Carlos" w:date="2022-06-19T13:31:00Z">
              <w:r>
                <w:t>POST</w:t>
              </w:r>
            </w:ins>
          </w:p>
        </w:tc>
        <w:tc>
          <w:tcPr>
            <w:tcW w:w="1566" w:type="dxa"/>
          </w:tcPr>
          <w:p w14:paraId="1276CA1F" w14:textId="5E867420" w:rsidR="000F01E8" w:rsidRDefault="000F01E8" w:rsidP="00B94B9F">
            <w:pPr>
              <w:cnfStyle w:val="000000100000" w:firstRow="0" w:lastRow="0" w:firstColumn="0" w:lastColumn="0" w:oddVBand="0" w:evenVBand="0" w:oddHBand="1" w:evenHBand="0" w:firstRowFirstColumn="0" w:firstRowLastColumn="0" w:lastRowFirstColumn="0" w:lastRowLastColumn="0"/>
              <w:rPr>
                <w:ins w:id="1106" w:author="Soler Martin, Carlos" w:date="2022-06-19T13:31:00Z"/>
              </w:rPr>
            </w:pPr>
            <w:ins w:id="1107" w:author="Soler Martin, Carlos" w:date="2022-06-19T13:31:00Z">
              <w:r>
                <w:t>/</w:t>
              </w:r>
            </w:ins>
            <w:ins w:id="1108" w:author="Soler Martin, Carlos" w:date="2022-06-19T13:33:00Z">
              <w:r>
                <w:t>empresas</w:t>
              </w:r>
            </w:ins>
          </w:p>
        </w:tc>
        <w:tc>
          <w:tcPr>
            <w:tcW w:w="1566" w:type="dxa"/>
          </w:tcPr>
          <w:p w14:paraId="7234B6D7" w14:textId="73CDB8F2"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1109" w:author="Soler Martin, Carlos" w:date="2022-06-19T13:31:00Z"/>
              </w:rPr>
            </w:pPr>
            <w:ins w:id="1110" w:author="Soler Martin, Carlos" w:date="2022-06-19T13:31:00Z">
              <w:r>
                <w:t>Añade un</w:t>
              </w:r>
            </w:ins>
            <w:ins w:id="1111" w:author="Soler Martin, Carlos" w:date="2022-06-19T13:33:00Z">
              <w:r>
                <w:t>a</w:t>
              </w:r>
            </w:ins>
            <w:ins w:id="1112" w:author="Soler Martin, Carlos" w:date="2022-06-19T13:31:00Z">
              <w:r>
                <w:t xml:space="preserve"> nuev</w:t>
              </w:r>
            </w:ins>
            <w:ins w:id="1113" w:author="Soler Martin, Carlos" w:date="2022-06-19T13:34:00Z">
              <w:r>
                <w:t>a empresa</w:t>
              </w:r>
            </w:ins>
            <w:ins w:id="1114" w:author="Soler Martin, Carlos" w:date="2022-06-19T13:31:00Z">
              <w:r>
                <w:t xml:space="preserve"> a la base de datos.</w:t>
              </w:r>
            </w:ins>
          </w:p>
        </w:tc>
        <w:tc>
          <w:tcPr>
            <w:tcW w:w="1398" w:type="dxa"/>
          </w:tcPr>
          <w:p w14:paraId="6B573D0E"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15" w:author="Soler Martin, Carlos" w:date="2022-06-19T13:31:00Z"/>
              </w:rPr>
            </w:pPr>
            <w:ins w:id="1116" w:author="Soler Martin, Carlos" w:date="2022-06-19T13:31:00Z">
              <w:r>
                <w:t>JSON</w:t>
              </w:r>
            </w:ins>
          </w:p>
        </w:tc>
        <w:tc>
          <w:tcPr>
            <w:tcW w:w="1559" w:type="dxa"/>
          </w:tcPr>
          <w:p w14:paraId="0CCE321B" w14:textId="10263AA4"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1117" w:author="Soler Martin, Carlos" w:date="2022-06-19T13:31:00Z"/>
              </w:rPr>
            </w:pPr>
            <w:ins w:id="1118" w:author="Soler Martin, Carlos" w:date="2022-06-19T13:31:00Z">
              <w:r>
                <w:t>Atributos de un</w:t>
              </w:r>
            </w:ins>
            <w:ins w:id="1119" w:author="Soler Martin, Carlos" w:date="2022-06-19T13:34:00Z">
              <w:r>
                <w:t>a</w:t>
              </w:r>
            </w:ins>
            <w:ins w:id="1120" w:author="Soler Martin, Carlos" w:date="2022-06-19T13:31:00Z">
              <w:r>
                <w:t xml:space="preserve"> </w:t>
              </w:r>
            </w:ins>
            <w:ins w:id="1121" w:author="Soler Martin, Carlos" w:date="2022-06-19T13:34:00Z">
              <w:r>
                <w:t>nueva</w:t>
              </w:r>
            </w:ins>
            <w:ins w:id="1122" w:author="Soler Martin, Carlos" w:date="2022-06-19T13:31:00Z">
              <w:r>
                <w:t xml:space="preserve"> </w:t>
              </w:r>
            </w:ins>
            <w:ins w:id="1123" w:author="Soler Martin, Carlos" w:date="2022-06-19T13:34:00Z">
              <w:r>
                <w:t>empresa</w:t>
              </w:r>
            </w:ins>
          </w:p>
        </w:tc>
        <w:tc>
          <w:tcPr>
            <w:tcW w:w="1744" w:type="dxa"/>
          </w:tcPr>
          <w:p w14:paraId="5D64FE90" w14:textId="77777777"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1124" w:author="Soler Martin, Carlos" w:date="2022-06-19T13:31:00Z"/>
              </w:rPr>
            </w:pPr>
            <w:ins w:id="1125" w:author="Soler Martin, Carlos" w:date="2022-06-19T13:31:00Z">
              <w:r>
                <w:t>201 – Created</w:t>
              </w:r>
            </w:ins>
          </w:p>
          <w:p w14:paraId="0686C277" w14:textId="77777777"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1126" w:author="Soler Martin, Carlos" w:date="2022-06-19T13:31:00Z"/>
              </w:rPr>
            </w:pPr>
            <w:ins w:id="1127" w:author="Soler Martin, Carlos" w:date="2022-06-19T13:31:00Z">
              <w:r>
                <w:t>400 – Bad Request</w:t>
              </w:r>
            </w:ins>
          </w:p>
        </w:tc>
      </w:tr>
      <w:tr w:rsidR="000F01E8" w14:paraId="3107B143" w14:textId="77777777" w:rsidTr="00B94B9F">
        <w:trPr>
          <w:trHeight w:val="759"/>
          <w:ins w:id="1128" w:author="Soler Martin, Carlos" w:date="2022-06-19T13:31:00Z"/>
        </w:trPr>
        <w:tc>
          <w:tcPr>
            <w:cnfStyle w:val="001000000000" w:firstRow="0" w:lastRow="0" w:firstColumn="1" w:lastColumn="0" w:oddVBand="0" w:evenVBand="0" w:oddHBand="0" w:evenHBand="0" w:firstRowFirstColumn="0" w:firstRowLastColumn="0" w:lastRowFirstColumn="0" w:lastRowLastColumn="0"/>
            <w:tcW w:w="1566" w:type="dxa"/>
          </w:tcPr>
          <w:p w14:paraId="5B3ACB9C" w14:textId="77777777" w:rsidR="000F01E8" w:rsidRPr="0071131E" w:rsidRDefault="000F01E8" w:rsidP="00B94B9F">
            <w:pPr>
              <w:rPr>
                <w:ins w:id="1129" w:author="Soler Martin, Carlos" w:date="2022-06-19T13:31:00Z"/>
              </w:rPr>
            </w:pPr>
            <w:ins w:id="1130" w:author="Soler Martin, Carlos" w:date="2022-06-19T13:31:00Z">
              <w:r>
                <w:t>GET</w:t>
              </w:r>
            </w:ins>
          </w:p>
        </w:tc>
        <w:tc>
          <w:tcPr>
            <w:tcW w:w="1566" w:type="dxa"/>
          </w:tcPr>
          <w:p w14:paraId="79A20F16" w14:textId="21368449" w:rsidR="000F01E8" w:rsidRDefault="000F01E8" w:rsidP="00B94B9F">
            <w:pPr>
              <w:cnfStyle w:val="000000000000" w:firstRow="0" w:lastRow="0" w:firstColumn="0" w:lastColumn="0" w:oddVBand="0" w:evenVBand="0" w:oddHBand="0" w:evenHBand="0" w:firstRowFirstColumn="0" w:firstRowLastColumn="0" w:lastRowFirstColumn="0" w:lastRowLastColumn="0"/>
              <w:rPr>
                <w:ins w:id="1131" w:author="Soler Martin, Carlos" w:date="2022-06-19T13:31:00Z"/>
              </w:rPr>
            </w:pPr>
            <w:ins w:id="1132" w:author="Soler Martin, Carlos" w:date="2022-06-19T13:31:00Z">
              <w:r>
                <w:t>/</w:t>
              </w:r>
            </w:ins>
            <w:ins w:id="1133" w:author="Soler Martin, Carlos" w:date="2022-06-19T13:33:00Z">
              <w:r>
                <w:t>empresas</w:t>
              </w:r>
            </w:ins>
          </w:p>
        </w:tc>
        <w:tc>
          <w:tcPr>
            <w:tcW w:w="1566" w:type="dxa"/>
          </w:tcPr>
          <w:p w14:paraId="5929C304" w14:textId="1C5B5A4D" w:rsidR="000F01E8" w:rsidRDefault="000F01E8" w:rsidP="00B94B9F">
            <w:pPr>
              <w:cnfStyle w:val="000000000000" w:firstRow="0" w:lastRow="0" w:firstColumn="0" w:lastColumn="0" w:oddVBand="0" w:evenVBand="0" w:oddHBand="0" w:evenHBand="0" w:firstRowFirstColumn="0" w:firstRowLastColumn="0" w:lastRowFirstColumn="0" w:lastRowLastColumn="0"/>
              <w:rPr>
                <w:ins w:id="1134" w:author="Soler Martin, Carlos" w:date="2022-06-19T13:31:00Z"/>
              </w:rPr>
            </w:pPr>
            <w:ins w:id="1135" w:author="Soler Martin, Carlos" w:date="2022-06-19T13:31:00Z">
              <w:r>
                <w:t>Se obtienen un listado de todos l</w:t>
              </w:r>
            </w:ins>
            <w:ins w:id="1136" w:author="Soler Martin, Carlos" w:date="2022-06-19T13:33:00Z">
              <w:r>
                <w:t>a</w:t>
              </w:r>
            </w:ins>
            <w:ins w:id="1137" w:author="Soler Martin, Carlos" w:date="2022-06-19T13:31:00Z">
              <w:r>
                <w:t xml:space="preserve">s </w:t>
              </w:r>
            </w:ins>
            <w:ins w:id="1138" w:author="Soler Martin, Carlos" w:date="2022-06-19T13:33:00Z">
              <w:r>
                <w:t>empresas</w:t>
              </w:r>
            </w:ins>
            <w:ins w:id="1139" w:author="Soler Martin, Carlos" w:date="2022-06-19T13:31:00Z">
              <w:r>
                <w:t xml:space="preserve"> de la base de datos</w:t>
              </w:r>
            </w:ins>
          </w:p>
        </w:tc>
        <w:tc>
          <w:tcPr>
            <w:tcW w:w="1398" w:type="dxa"/>
          </w:tcPr>
          <w:p w14:paraId="322B4C64"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140" w:author="Soler Martin, Carlos" w:date="2022-06-19T13:31:00Z"/>
              </w:rPr>
            </w:pPr>
            <w:ins w:id="1141" w:author="Soler Martin, Carlos" w:date="2022-06-19T13:31:00Z">
              <w:r>
                <w:t>JSON</w:t>
              </w:r>
            </w:ins>
          </w:p>
        </w:tc>
        <w:tc>
          <w:tcPr>
            <w:tcW w:w="1559" w:type="dxa"/>
          </w:tcPr>
          <w:p w14:paraId="421E6D4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142" w:author="Soler Martin, Carlos" w:date="2022-06-19T13:31:00Z"/>
              </w:rPr>
            </w:pPr>
          </w:p>
        </w:tc>
        <w:tc>
          <w:tcPr>
            <w:tcW w:w="1744" w:type="dxa"/>
          </w:tcPr>
          <w:p w14:paraId="2453D5B3"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143" w:author="Soler Martin, Carlos" w:date="2022-06-19T13:31:00Z"/>
              </w:rPr>
            </w:pPr>
            <w:ins w:id="1144" w:author="Soler Martin, Carlos" w:date="2022-06-19T13:31:00Z">
              <w:r>
                <w:t>200 – OK</w:t>
              </w:r>
            </w:ins>
          </w:p>
          <w:p w14:paraId="3F3A0CBE"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145" w:author="Soler Martin, Carlos" w:date="2022-06-19T13:31:00Z"/>
              </w:rPr>
            </w:pPr>
            <w:ins w:id="1146" w:author="Soler Martin, Carlos" w:date="2022-06-19T13:31:00Z">
              <w:r>
                <w:t>500 – Internal Server Error</w:t>
              </w:r>
            </w:ins>
          </w:p>
        </w:tc>
      </w:tr>
      <w:tr w:rsidR="000F01E8" w14:paraId="73FD5612" w14:textId="77777777" w:rsidTr="00B94B9F">
        <w:trPr>
          <w:cnfStyle w:val="000000100000" w:firstRow="0" w:lastRow="0" w:firstColumn="0" w:lastColumn="0" w:oddVBand="0" w:evenVBand="0" w:oddHBand="1" w:evenHBand="0" w:firstRowFirstColumn="0" w:firstRowLastColumn="0" w:lastRowFirstColumn="0" w:lastRowLastColumn="0"/>
          <w:trHeight w:val="759"/>
          <w:ins w:id="1147" w:author="Soler Martin, Carlos" w:date="2022-06-19T13:31:00Z"/>
        </w:trPr>
        <w:tc>
          <w:tcPr>
            <w:cnfStyle w:val="001000000000" w:firstRow="0" w:lastRow="0" w:firstColumn="1" w:lastColumn="0" w:oddVBand="0" w:evenVBand="0" w:oddHBand="0" w:evenHBand="0" w:firstRowFirstColumn="0" w:firstRowLastColumn="0" w:lastRowFirstColumn="0" w:lastRowLastColumn="0"/>
            <w:tcW w:w="1566" w:type="dxa"/>
          </w:tcPr>
          <w:p w14:paraId="0F2821D2" w14:textId="77777777" w:rsidR="000F01E8" w:rsidRDefault="000F01E8" w:rsidP="00B94B9F">
            <w:pPr>
              <w:rPr>
                <w:ins w:id="1148" w:author="Soler Martin, Carlos" w:date="2022-06-19T13:31:00Z"/>
              </w:rPr>
            </w:pPr>
            <w:ins w:id="1149" w:author="Soler Martin, Carlos" w:date="2022-06-19T13:31:00Z">
              <w:r>
                <w:lastRenderedPageBreak/>
                <w:t>PUT</w:t>
              </w:r>
            </w:ins>
          </w:p>
        </w:tc>
        <w:tc>
          <w:tcPr>
            <w:tcW w:w="1566" w:type="dxa"/>
          </w:tcPr>
          <w:p w14:paraId="11A63DE6"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50" w:author="Soler Martin, Carlos" w:date="2022-06-19T13:31:00Z"/>
              </w:rPr>
            </w:pPr>
            <w:ins w:id="1151" w:author="Soler Martin, Carlos" w:date="2022-06-19T13:31:00Z">
              <w:r>
                <w:t>-</w:t>
              </w:r>
            </w:ins>
          </w:p>
        </w:tc>
        <w:tc>
          <w:tcPr>
            <w:tcW w:w="1566" w:type="dxa"/>
          </w:tcPr>
          <w:p w14:paraId="31A15468"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52" w:author="Soler Martin, Carlos" w:date="2022-06-19T13:31:00Z"/>
              </w:rPr>
            </w:pPr>
            <w:ins w:id="1153" w:author="Soler Martin, Carlos" w:date="2022-06-19T13:31:00Z">
              <w:r>
                <w:t>-</w:t>
              </w:r>
            </w:ins>
          </w:p>
        </w:tc>
        <w:tc>
          <w:tcPr>
            <w:tcW w:w="1398" w:type="dxa"/>
          </w:tcPr>
          <w:p w14:paraId="152FE7EF"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54" w:author="Soler Martin, Carlos" w:date="2022-06-19T13:31:00Z"/>
              </w:rPr>
            </w:pPr>
            <w:ins w:id="1155" w:author="Soler Martin, Carlos" w:date="2022-06-19T13:31:00Z">
              <w:r>
                <w:t>-</w:t>
              </w:r>
            </w:ins>
          </w:p>
        </w:tc>
        <w:tc>
          <w:tcPr>
            <w:tcW w:w="1559" w:type="dxa"/>
          </w:tcPr>
          <w:p w14:paraId="69E1809B"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56" w:author="Soler Martin, Carlos" w:date="2022-06-19T13:31:00Z"/>
              </w:rPr>
            </w:pPr>
            <w:ins w:id="1157" w:author="Soler Martin, Carlos" w:date="2022-06-19T13:31:00Z">
              <w:r>
                <w:t>-</w:t>
              </w:r>
            </w:ins>
          </w:p>
        </w:tc>
        <w:tc>
          <w:tcPr>
            <w:tcW w:w="1744" w:type="dxa"/>
          </w:tcPr>
          <w:p w14:paraId="0B0FB0C6"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58" w:author="Soler Martin, Carlos" w:date="2022-06-19T13:31:00Z"/>
              </w:rPr>
            </w:pPr>
            <w:ins w:id="1159" w:author="Soler Martin, Carlos" w:date="2022-06-19T13:31:00Z">
              <w:r>
                <w:t>405 – Method not Allowed</w:t>
              </w:r>
            </w:ins>
          </w:p>
        </w:tc>
      </w:tr>
      <w:tr w:rsidR="000F01E8" w14:paraId="345893E4" w14:textId="77777777" w:rsidTr="00B94B9F">
        <w:trPr>
          <w:trHeight w:val="759"/>
          <w:ins w:id="1160" w:author="Soler Martin, Carlos" w:date="2022-06-19T13:31:00Z"/>
        </w:trPr>
        <w:tc>
          <w:tcPr>
            <w:cnfStyle w:val="001000000000" w:firstRow="0" w:lastRow="0" w:firstColumn="1" w:lastColumn="0" w:oddVBand="0" w:evenVBand="0" w:oddHBand="0" w:evenHBand="0" w:firstRowFirstColumn="0" w:firstRowLastColumn="0" w:lastRowFirstColumn="0" w:lastRowLastColumn="0"/>
            <w:tcW w:w="1566" w:type="dxa"/>
          </w:tcPr>
          <w:p w14:paraId="58DBEEF1" w14:textId="77777777" w:rsidR="000F01E8" w:rsidRDefault="000F01E8" w:rsidP="00B94B9F">
            <w:pPr>
              <w:rPr>
                <w:ins w:id="1161" w:author="Soler Martin, Carlos" w:date="2022-06-19T13:31:00Z"/>
              </w:rPr>
            </w:pPr>
            <w:ins w:id="1162" w:author="Soler Martin, Carlos" w:date="2022-06-19T13:31:00Z">
              <w:r>
                <w:t>DELETE</w:t>
              </w:r>
            </w:ins>
          </w:p>
        </w:tc>
        <w:tc>
          <w:tcPr>
            <w:tcW w:w="1566" w:type="dxa"/>
          </w:tcPr>
          <w:p w14:paraId="086A7DE1"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163" w:author="Soler Martin, Carlos" w:date="2022-06-19T13:31:00Z"/>
              </w:rPr>
            </w:pPr>
            <w:ins w:id="1164" w:author="Soler Martin, Carlos" w:date="2022-06-19T13:31:00Z">
              <w:r>
                <w:t>-</w:t>
              </w:r>
            </w:ins>
          </w:p>
        </w:tc>
        <w:tc>
          <w:tcPr>
            <w:tcW w:w="1566" w:type="dxa"/>
          </w:tcPr>
          <w:p w14:paraId="786BCA8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165" w:author="Soler Martin, Carlos" w:date="2022-06-19T13:31:00Z"/>
              </w:rPr>
            </w:pPr>
            <w:ins w:id="1166" w:author="Soler Martin, Carlos" w:date="2022-06-19T13:31:00Z">
              <w:r>
                <w:t>-</w:t>
              </w:r>
            </w:ins>
          </w:p>
        </w:tc>
        <w:tc>
          <w:tcPr>
            <w:tcW w:w="1398" w:type="dxa"/>
          </w:tcPr>
          <w:p w14:paraId="5A464456"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167" w:author="Soler Martin, Carlos" w:date="2022-06-19T13:31:00Z"/>
              </w:rPr>
            </w:pPr>
            <w:ins w:id="1168" w:author="Soler Martin, Carlos" w:date="2022-06-19T13:31:00Z">
              <w:r>
                <w:t>-</w:t>
              </w:r>
            </w:ins>
          </w:p>
        </w:tc>
        <w:tc>
          <w:tcPr>
            <w:tcW w:w="1559" w:type="dxa"/>
          </w:tcPr>
          <w:p w14:paraId="54B86B3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169" w:author="Soler Martin, Carlos" w:date="2022-06-19T13:31:00Z"/>
              </w:rPr>
            </w:pPr>
            <w:ins w:id="1170" w:author="Soler Martin, Carlos" w:date="2022-06-19T13:31:00Z">
              <w:r>
                <w:t>-</w:t>
              </w:r>
            </w:ins>
          </w:p>
        </w:tc>
        <w:tc>
          <w:tcPr>
            <w:tcW w:w="1744" w:type="dxa"/>
          </w:tcPr>
          <w:p w14:paraId="41F6CE63"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171" w:author="Soler Martin, Carlos" w:date="2022-06-19T13:31:00Z"/>
              </w:rPr>
            </w:pPr>
            <w:ins w:id="1172" w:author="Soler Martin, Carlos" w:date="2022-06-19T13:31:00Z">
              <w:r>
                <w:t>405 – Method not Allowed</w:t>
              </w:r>
            </w:ins>
          </w:p>
        </w:tc>
      </w:tr>
      <w:tr w:rsidR="000F01E8" w14:paraId="7B00B6D8" w14:textId="77777777" w:rsidTr="00B94B9F">
        <w:trPr>
          <w:cnfStyle w:val="000000100000" w:firstRow="0" w:lastRow="0" w:firstColumn="0" w:lastColumn="0" w:oddVBand="0" w:evenVBand="0" w:oddHBand="1" w:evenHBand="0" w:firstRowFirstColumn="0" w:firstRowLastColumn="0" w:lastRowFirstColumn="0" w:lastRowLastColumn="0"/>
          <w:trHeight w:val="759"/>
          <w:ins w:id="1173" w:author="Soler Martin, Carlos" w:date="2022-06-19T13:31:00Z"/>
        </w:trPr>
        <w:tc>
          <w:tcPr>
            <w:cnfStyle w:val="001000000000" w:firstRow="0" w:lastRow="0" w:firstColumn="1" w:lastColumn="0" w:oddVBand="0" w:evenVBand="0" w:oddHBand="0" w:evenHBand="0" w:firstRowFirstColumn="0" w:firstRowLastColumn="0" w:lastRowFirstColumn="0" w:lastRowLastColumn="0"/>
            <w:tcW w:w="1566" w:type="dxa"/>
          </w:tcPr>
          <w:p w14:paraId="452E6932" w14:textId="77777777" w:rsidR="000F01E8" w:rsidRDefault="000F01E8" w:rsidP="00B94B9F">
            <w:pPr>
              <w:rPr>
                <w:ins w:id="1174" w:author="Soler Martin, Carlos" w:date="2022-06-19T13:31:00Z"/>
              </w:rPr>
            </w:pPr>
            <w:ins w:id="1175" w:author="Soler Martin, Carlos" w:date="2022-06-19T13:31:00Z">
              <w:r>
                <w:t>PATCH</w:t>
              </w:r>
            </w:ins>
          </w:p>
        </w:tc>
        <w:tc>
          <w:tcPr>
            <w:tcW w:w="1566" w:type="dxa"/>
          </w:tcPr>
          <w:p w14:paraId="20867510"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76" w:author="Soler Martin, Carlos" w:date="2022-06-19T13:31:00Z"/>
              </w:rPr>
            </w:pPr>
            <w:ins w:id="1177" w:author="Soler Martin, Carlos" w:date="2022-06-19T13:31:00Z">
              <w:r>
                <w:t>-</w:t>
              </w:r>
            </w:ins>
          </w:p>
        </w:tc>
        <w:tc>
          <w:tcPr>
            <w:tcW w:w="1566" w:type="dxa"/>
          </w:tcPr>
          <w:p w14:paraId="6145AEBE"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78" w:author="Soler Martin, Carlos" w:date="2022-06-19T13:31:00Z"/>
              </w:rPr>
            </w:pPr>
            <w:ins w:id="1179" w:author="Soler Martin, Carlos" w:date="2022-06-19T13:31:00Z">
              <w:r>
                <w:t>-</w:t>
              </w:r>
            </w:ins>
          </w:p>
        </w:tc>
        <w:tc>
          <w:tcPr>
            <w:tcW w:w="1398" w:type="dxa"/>
          </w:tcPr>
          <w:p w14:paraId="494D9740"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80" w:author="Soler Martin, Carlos" w:date="2022-06-19T13:31:00Z"/>
              </w:rPr>
            </w:pPr>
            <w:ins w:id="1181" w:author="Soler Martin, Carlos" w:date="2022-06-19T13:31:00Z">
              <w:r>
                <w:t>-</w:t>
              </w:r>
            </w:ins>
          </w:p>
        </w:tc>
        <w:tc>
          <w:tcPr>
            <w:tcW w:w="1559" w:type="dxa"/>
          </w:tcPr>
          <w:p w14:paraId="40B03F20"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82" w:author="Soler Martin, Carlos" w:date="2022-06-19T13:31:00Z"/>
              </w:rPr>
            </w:pPr>
            <w:ins w:id="1183" w:author="Soler Martin, Carlos" w:date="2022-06-19T13:31:00Z">
              <w:r>
                <w:t>-</w:t>
              </w:r>
            </w:ins>
          </w:p>
        </w:tc>
        <w:tc>
          <w:tcPr>
            <w:tcW w:w="1744" w:type="dxa"/>
          </w:tcPr>
          <w:p w14:paraId="44729667"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184" w:author="Soler Martin, Carlos" w:date="2022-06-19T13:31:00Z"/>
              </w:rPr>
            </w:pPr>
            <w:ins w:id="1185" w:author="Soler Martin, Carlos" w:date="2022-06-19T13:31:00Z">
              <w:r>
                <w:t>405 – Method not Allowed</w:t>
              </w:r>
            </w:ins>
          </w:p>
        </w:tc>
      </w:tr>
    </w:tbl>
    <w:p w14:paraId="65737CF8" w14:textId="5BE5E7E3" w:rsidR="000F01E8" w:rsidRDefault="000F01E8" w:rsidP="000F01E8">
      <w:pPr>
        <w:jc w:val="center"/>
        <w:rPr>
          <w:ins w:id="1186" w:author="Soler Martin, Carlos" w:date="2022-06-19T13:32:00Z"/>
          <w:i/>
          <w:iCs/>
        </w:rPr>
      </w:pPr>
      <w:ins w:id="1187" w:author="Soler Martin, Carlos" w:date="2022-06-19T13:31:00Z">
        <w:r>
          <w:rPr>
            <w:i/>
            <w:iCs/>
          </w:rPr>
          <w:t xml:space="preserve">Tabla </w:t>
        </w:r>
        <w:r>
          <w:rPr>
            <w:i/>
            <w:iCs/>
          </w:rPr>
          <w:t>4</w:t>
        </w:r>
        <w:r w:rsidRPr="00CE5888">
          <w:rPr>
            <w:i/>
            <w:iCs/>
          </w:rPr>
          <w:t xml:space="preserve">: </w:t>
        </w:r>
        <w:r>
          <w:rPr>
            <w:i/>
            <w:iCs/>
          </w:rPr>
          <w:t>Recurso /</w:t>
        </w:r>
        <w:r>
          <w:rPr>
            <w:i/>
            <w:iCs/>
          </w:rPr>
          <w:t>empresas</w:t>
        </w:r>
      </w:ins>
    </w:p>
    <w:p w14:paraId="1DFDCFE6" w14:textId="41503133" w:rsidR="000F01E8" w:rsidRDefault="000F01E8" w:rsidP="000F01E8">
      <w:pPr>
        <w:jc w:val="center"/>
        <w:rPr>
          <w:ins w:id="1188" w:author="Soler Martin, Carlos" w:date="2022-06-19T13:32:00Z"/>
          <w:i/>
          <w:iCs/>
        </w:rPr>
      </w:pPr>
    </w:p>
    <w:p w14:paraId="3C7C50B0" w14:textId="77777777" w:rsidR="000F01E8" w:rsidRDefault="000F01E8" w:rsidP="000F01E8">
      <w:pPr>
        <w:jc w:val="center"/>
        <w:rPr>
          <w:ins w:id="1189" w:author="Soler Martin, Carlos" w:date="2022-06-19T13:32:00Z"/>
          <w:i/>
          <w:iCs/>
        </w:rPr>
      </w:pPr>
    </w:p>
    <w:tbl>
      <w:tblPr>
        <w:tblStyle w:val="Tablaconcuadrcula7concolores-nfasis1"/>
        <w:tblW w:w="9399" w:type="dxa"/>
        <w:tblLook w:val="04A0" w:firstRow="1" w:lastRow="0" w:firstColumn="1" w:lastColumn="0" w:noHBand="0" w:noVBand="1"/>
      </w:tblPr>
      <w:tblGrid>
        <w:gridCol w:w="1566"/>
        <w:gridCol w:w="1566"/>
        <w:gridCol w:w="1566"/>
        <w:gridCol w:w="1398"/>
        <w:gridCol w:w="1559"/>
        <w:gridCol w:w="1744"/>
        <w:tblGridChange w:id="1190">
          <w:tblGrid>
            <w:gridCol w:w="1566"/>
            <w:gridCol w:w="1566"/>
            <w:gridCol w:w="1566"/>
            <w:gridCol w:w="1398"/>
            <w:gridCol w:w="1559"/>
            <w:gridCol w:w="1744"/>
          </w:tblGrid>
        </w:tblGridChange>
      </w:tblGrid>
      <w:tr w:rsidR="000F01E8" w14:paraId="54BE83C9" w14:textId="77777777" w:rsidTr="00B94B9F">
        <w:trPr>
          <w:cnfStyle w:val="100000000000" w:firstRow="1" w:lastRow="0" w:firstColumn="0" w:lastColumn="0" w:oddVBand="0" w:evenVBand="0" w:oddHBand="0" w:evenHBand="0" w:firstRowFirstColumn="0" w:firstRowLastColumn="0" w:lastRowFirstColumn="0" w:lastRowLastColumn="0"/>
          <w:trHeight w:val="759"/>
          <w:ins w:id="1191" w:author="Soler Martin, Carlos" w:date="2022-06-19T13:32:00Z"/>
        </w:trPr>
        <w:tc>
          <w:tcPr>
            <w:cnfStyle w:val="001000000100" w:firstRow="0" w:lastRow="0" w:firstColumn="1" w:lastColumn="0" w:oddVBand="0" w:evenVBand="0" w:oddHBand="0" w:evenHBand="0" w:firstRowFirstColumn="1" w:firstRowLastColumn="0" w:lastRowFirstColumn="0" w:lastRowLastColumn="0"/>
            <w:tcW w:w="1566" w:type="dxa"/>
          </w:tcPr>
          <w:p w14:paraId="2D4C763A" w14:textId="77777777" w:rsidR="000F01E8" w:rsidRDefault="000F01E8" w:rsidP="00B94B9F">
            <w:pPr>
              <w:rPr>
                <w:ins w:id="1192" w:author="Soler Martin, Carlos" w:date="2022-06-19T13:32:00Z"/>
              </w:rPr>
            </w:pPr>
            <w:ins w:id="1193" w:author="Soler Martin, Carlos" w:date="2022-06-19T13:32:00Z">
              <w:r>
                <w:t>Método</w:t>
              </w:r>
            </w:ins>
          </w:p>
        </w:tc>
        <w:tc>
          <w:tcPr>
            <w:tcW w:w="1566" w:type="dxa"/>
          </w:tcPr>
          <w:p w14:paraId="6960483E"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194" w:author="Soler Martin, Carlos" w:date="2022-06-19T13:32:00Z"/>
              </w:rPr>
            </w:pPr>
            <w:ins w:id="1195" w:author="Soler Martin, Carlos" w:date="2022-06-19T13:32:00Z">
              <w:r>
                <w:t>URI</w:t>
              </w:r>
            </w:ins>
          </w:p>
        </w:tc>
        <w:tc>
          <w:tcPr>
            <w:tcW w:w="1566" w:type="dxa"/>
          </w:tcPr>
          <w:p w14:paraId="2DC053B5"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196" w:author="Soler Martin, Carlos" w:date="2022-06-19T13:32:00Z"/>
              </w:rPr>
            </w:pPr>
            <w:ins w:id="1197" w:author="Soler Martin, Carlos" w:date="2022-06-19T13:32:00Z">
              <w:r>
                <w:t>Utilidad</w:t>
              </w:r>
            </w:ins>
          </w:p>
        </w:tc>
        <w:tc>
          <w:tcPr>
            <w:tcW w:w="1398" w:type="dxa"/>
          </w:tcPr>
          <w:p w14:paraId="465810C8"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198" w:author="Soler Martin, Carlos" w:date="2022-06-19T13:32:00Z"/>
              </w:rPr>
            </w:pPr>
            <w:ins w:id="1199" w:author="Soler Martin, Carlos" w:date="2022-06-19T13:32:00Z">
              <w:r>
                <w:t>Semántica</w:t>
              </w:r>
            </w:ins>
          </w:p>
        </w:tc>
        <w:tc>
          <w:tcPr>
            <w:tcW w:w="1559" w:type="dxa"/>
          </w:tcPr>
          <w:p w14:paraId="3B88B42E" w14:textId="77777777" w:rsidR="000F01E8" w:rsidRDefault="000F01E8" w:rsidP="00B94B9F">
            <w:pPr>
              <w:cnfStyle w:val="100000000000" w:firstRow="1" w:lastRow="0" w:firstColumn="0" w:lastColumn="0" w:oddVBand="0" w:evenVBand="0" w:oddHBand="0" w:evenHBand="0" w:firstRowFirstColumn="0" w:firstRowLastColumn="0" w:lastRowFirstColumn="0" w:lastRowLastColumn="0"/>
              <w:rPr>
                <w:ins w:id="1200" w:author="Soler Martin, Carlos" w:date="2022-06-19T13:32:00Z"/>
              </w:rPr>
            </w:pPr>
            <w:ins w:id="1201" w:author="Soler Martin, Carlos" w:date="2022-06-19T13:32:00Z">
              <w:r>
                <w:t>Cuerpo Solicitud</w:t>
              </w:r>
            </w:ins>
          </w:p>
        </w:tc>
        <w:tc>
          <w:tcPr>
            <w:tcW w:w="1744" w:type="dxa"/>
          </w:tcPr>
          <w:p w14:paraId="0675154B" w14:textId="77777777" w:rsidR="000F01E8" w:rsidRDefault="000F01E8" w:rsidP="00B94B9F">
            <w:pPr>
              <w:jc w:val="left"/>
              <w:cnfStyle w:val="100000000000" w:firstRow="1" w:lastRow="0" w:firstColumn="0" w:lastColumn="0" w:oddVBand="0" w:evenVBand="0" w:oddHBand="0" w:evenHBand="0" w:firstRowFirstColumn="0" w:firstRowLastColumn="0" w:lastRowFirstColumn="0" w:lastRowLastColumn="0"/>
              <w:rPr>
                <w:ins w:id="1202" w:author="Soler Martin, Carlos" w:date="2022-06-19T13:32:00Z"/>
              </w:rPr>
            </w:pPr>
            <w:ins w:id="1203" w:author="Soler Martin, Carlos" w:date="2022-06-19T13:32:00Z">
              <w:r>
                <w:t>Códigos de respuesta</w:t>
              </w:r>
            </w:ins>
          </w:p>
        </w:tc>
      </w:tr>
      <w:tr w:rsidR="000F01E8" w14:paraId="64E8A087" w14:textId="77777777" w:rsidTr="00B94B9F">
        <w:trPr>
          <w:cnfStyle w:val="000000100000" w:firstRow="0" w:lastRow="0" w:firstColumn="0" w:lastColumn="0" w:oddVBand="0" w:evenVBand="0" w:oddHBand="1" w:evenHBand="0" w:firstRowFirstColumn="0" w:firstRowLastColumn="0" w:lastRowFirstColumn="0" w:lastRowLastColumn="0"/>
          <w:trHeight w:val="759"/>
          <w:ins w:id="1204" w:author="Soler Martin, Carlos" w:date="2022-06-19T13:32:00Z"/>
        </w:trPr>
        <w:tc>
          <w:tcPr>
            <w:cnfStyle w:val="001000000000" w:firstRow="0" w:lastRow="0" w:firstColumn="1" w:lastColumn="0" w:oddVBand="0" w:evenVBand="0" w:oddHBand="0" w:evenHBand="0" w:firstRowFirstColumn="0" w:firstRowLastColumn="0" w:lastRowFirstColumn="0" w:lastRowLastColumn="0"/>
            <w:tcW w:w="1566" w:type="dxa"/>
          </w:tcPr>
          <w:p w14:paraId="2BD28FEF" w14:textId="77777777" w:rsidR="000F01E8" w:rsidRPr="0071131E" w:rsidRDefault="000F01E8" w:rsidP="00B94B9F">
            <w:pPr>
              <w:rPr>
                <w:ins w:id="1205" w:author="Soler Martin, Carlos" w:date="2022-06-19T13:32:00Z"/>
              </w:rPr>
            </w:pPr>
            <w:ins w:id="1206" w:author="Soler Martin, Carlos" w:date="2022-06-19T13:32:00Z">
              <w:r>
                <w:t>POST</w:t>
              </w:r>
            </w:ins>
          </w:p>
        </w:tc>
        <w:tc>
          <w:tcPr>
            <w:tcW w:w="1566" w:type="dxa"/>
          </w:tcPr>
          <w:p w14:paraId="47E89C77"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207" w:author="Soler Martin, Carlos" w:date="2022-06-19T13:32:00Z"/>
              </w:rPr>
            </w:pPr>
            <w:ins w:id="1208" w:author="Soler Martin, Carlos" w:date="2022-06-19T13:32:00Z">
              <w:r>
                <w:t>-</w:t>
              </w:r>
            </w:ins>
          </w:p>
        </w:tc>
        <w:tc>
          <w:tcPr>
            <w:tcW w:w="1566" w:type="dxa"/>
          </w:tcPr>
          <w:p w14:paraId="41C75680" w14:textId="77777777"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1209" w:author="Soler Martin, Carlos" w:date="2022-06-19T13:32:00Z"/>
              </w:rPr>
            </w:pPr>
            <w:ins w:id="1210" w:author="Soler Martin, Carlos" w:date="2022-06-19T13:32:00Z">
              <w:r>
                <w:t>-</w:t>
              </w:r>
            </w:ins>
          </w:p>
        </w:tc>
        <w:tc>
          <w:tcPr>
            <w:tcW w:w="1398" w:type="dxa"/>
          </w:tcPr>
          <w:p w14:paraId="174E3B1A"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211" w:author="Soler Martin, Carlos" w:date="2022-06-19T13:32:00Z"/>
              </w:rPr>
            </w:pPr>
            <w:ins w:id="1212" w:author="Soler Martin, Carlos" w:date="2022-06-19T13:32:00Z">
              <w:r>
                <w:t>-</w:t>
              </w:r>
            </w:ins>
          </w:p>
        </w:tc>
        <w:tc>
          <w:tcPr>
            <w:tcW w:w="1559" w:type="dxa"/>
          </w:tcPr>
          <w:p w14:paraId="2F3E1CAD" w14:textId="77777777"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1213" w:author="Soler Martin, Carlos" w:date="2022-06-19T13:32:00Z"/>
              </w:rPr>
            </w:pPr>
            <w:ins w:id="1214" w:author="Soler Martin, Carlos" w:date="2022-06-19T13:32:00Z">
              <w:r>
                <w:t>-</w:t>
              </w:r>
            </w:ins>
          </w:p>
        </w:tc>
        <w:tc>
          <w:tcPr>
            <w:tcW w:w="1744" w:type="dxa"/>
          </w:tcPr>
          <w:p w14:paraId="7CDEF694" w14:textId="77777777" w:rsidR="000F01E8" w:rsidRDefault="000F01E8" w:rsidP="00B94B9F">
            <w:pPr>
              <w:jc w:val="left"/>
              <w:cnfStyle w:val="000000100000" w:firstRow="0" w:lastRow="0" w:firstColumn="0" w:lastColumn="0" w:oddVBand="0" w:evenVBand="0" w:oddHBand="1" w:evenHBand="0" w:firstRowFirstColumn="0" w:firstRowLastColumn="0" w:lastRowFirstColumn="0" w:lastRowLastColumn="0"/>
              <w:rPr>
                <w:ins w:id="1215" w:author="Soler Martin, Carlos" w:date="2022-06-19T13:32:00Z"/>
              </w:rPr>
            </w:pPr>
            <w:ins w:id="1216" w:author="Soler Martin, Carlos" w:date="2022-06-19T13:32:00Z">
              <w:r>
                <w:t>-</w:t>
              </w:r>
            </w:ins>
          </w:p>
        </w:tc>
      </w:tr>
      <w:tr w:rsidR="000F01E8" w:rsidRPr="00E962DB" w14:paraId="2BA5143D" w14:textId="77777777" w:rsidTr="00B94B9F">
        <w:trPr>
          <w:trHeight w:val="759"/>
          <w:ins w:id="1217" w:author="Soler Martin, Carlos" w:date="2022-06-19T13:32:00Z"/>
        </w:trPr>
        <w:tc>
          <w:tcPr>
            <w:cnfStyle w:val="001000000000" w:firstRow="0" w:lastRow="0" w:firstColumn="1" w:lastColumn="0" w:oddVBand="0" w:evenVBand="0" w:oddHBand="0" w:evenHBand="0" w:firstRowFirstColumn="0" w:firstRowLastColumn="0" w:lastRowFirstColumn="0" w:lastRowLastColumn="0"/>
            <w:tcW w:w="1566" w:type="dxa"/>
          </w:tcPr>
          <w:p w14:paraId="61AA8B86" w14:textId="77777777" w:rsidR="000F01E8" w:rsidRPr="0071131E" w:rsidRDefault="000F01E8" w:rsidP="00B94B9F">
            <w:pPr>
              <w:rPr>
                <w:ins w:id="1218" w:author="Soler Martin, Carlos" w:date="2022-06-19T13:32:00Z"/>
              </w:rPr>
            </w:pPr>
            <w:ins w:id="1219" w:author="Soler Martin, Carlos" w:date="2022-06-19T13:32:00Z">
              <w:r>
                <w:t>GET</w:t>
              </w:r>
            </w:ins>
          </w:p>
        </w:tc>
        <w:tc>
          <w:tcPr>
            <w:tcW w:w="1566" w:type="dxa"/>
          </w:tcPr>
          <w:p w14:paraId="66B78352" w14:textId="4013E5F5" w:rsidR="000F01E8" w:rsidRDefault="000F01E8" w:rsidP="00B94B9F">
            <w:pPr>
              <w:cnfStyle w:val="000000000000" w:firstRow="0" w:lastRow="0" w:firstColumn="0" w:lastColumn="0" w:oddVBand="0" w:evenVBand="0" w:oddHBand="0" w:evenHBand="0" w:firstRowFirstColumn="0" w:firstRowLastColumn="0" w:lastRowFirstColumn="0" w:lastRowLastColumn="0"/>
              <w:rPr>
                <w:ins w:id="1220" w:author="Soler Martin, Carlos" w:date="2022-06-19T13:32:00Z"/>
              </w:rPr>
            </w:pPr>
            <w:ins w:id="1221" w:author="Soler Martin, Carlos" w:date="2022-06-19T13:32:00Z">
              <w:r>
                <w:t>/</w:t>
              </w:r>
              <w:r>
                <w:t>empresas</w:t>
              </w:r>
              <w:r>
                <w:t>/id</w:t>
              </w:r>
            </w:ins>
          </w:p>
        </w:tc>
        <w:tc>
          <w:tcPr>
            <w:tcW w:w="1566" w:type="dxa"/>
          </w:tcPr>
          <w:p w14:paraId="2935D35B" w14:textId="18EF84E9" w:rsidR="000F01E8" w:rsidRDefault="000F01E8" w:rsidP="00B94B9F">
            <w:pPr>
              <w:jc w:val="left"/>
              <w:cnfStyle w:val="000000000000" w:firstRow="0" w:lastRow="0" w:firstColumn="0" w:lastColumn="0" w:oddVBand="0" w:evenVBand="0" w:oddHBand="0" w:evenHBand="0" w:firstRowFirstColumn="0" w:firstRowLastColumn="0" w:lastRowFirstColumn="0" w:lastRowLastColumn="0"/>
              <w:rPr>
                <w:ins w:id="1222" w:author="Soler Martin, Carlos" w:date="2022-06-19T13:32:00Z"/>
              </w:rPr>
            </w:pPr>
            <w:ins w:id="1223" w:author="Soler Martin, Carlos" w:date="2022-06-19T13:32:00Z">
              <w:r>
                <w:t>Se obtiene todos los atributos de un</w:t>
              </w:r>
            </w:ins>
            <w:ins w:id="1224" w:author="Soler Martin, Carlos" w:date="2022-06-19T13:33:00Z">
              <w:r>
                <w:t>a</w:t>
              </w:r>
            </w:ins>
            <w:ins w:id="1225" w:author="Soler Martin, Carlos" w:date="2022-06-19T13:32:00Z">
              <w:r>
                <w:t xml:space="preserve"> </w:t>
              </w:r>
            </w:ins>
            <w:ins w:id="1226" w:author="Soler Martin, Carlos" w:date="2022-06-19T13:33:00Z">
              <w:r>
                <w:t>empresa</w:t>
              </w:r>
            </w:ins>
            <w:ins w:id="1227" w:author="Soler Martin, Carlos" w:date="2022-06-19T13:32:00Z">
              <w:r>
                <w:t xml:space="preserve"> por su id</w:t>
              </w:r>
            </w:ins>
          </w:p>
        </w:tc>
        <w:tc>
          <w:tcPr>
            <w:tcW w:w="1398" w:type="dxa"/>
          </w:tcPr>
          <w:p w14:paraId="10FA197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228" w:author="Soler Martin, Carlos" w:date="2022-06-19T13:32:00Z"/>
              </w:rPr>
            </w:pPr>
            <w:ins w:id="1229" w:author="Soler Martin, Carlos" w:date="2022-06-19T13:32:00Z">
              <w:r>
                <w:t>JSON</w:t>
              </w:r>
            </w:ins>
          </w:p>
        </w:tc>
        <w:tc>
          <w:tcPr>
            <w:tcW w:w="1559" w:type="dxa"/>
          </w:tcPr>
          <w:p w14:paraId="65B07233"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230" w:author="Soler Martin, Carlos" w:date="2022-06-19T13:32:00Z"/>
              </w:rPr>
            </w:pPr>
          </w:p>
        </w:tc>
        <w:tc>
          <w:tcPr>
            <w:tcW w:w="1744" w:type="dxa"/>
          </w:tcPr>
          <w:p w14:paraId="3D1A0BA8"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231" w:author="Soler Martin, Carlos" w:date="2022-06-19T13:32:00Z"/>
                <w:lang w:val="en-US"/>
              </w:rPr>
            </w:pPr>
            <w:ins w:id="1232" w:author="Soler Martin, Carlos" w:date="2022-06-19T13:32:00Z">
              <w:r w:rsidRPr="00B94B9F">
                <w:rPr>
                  <w:lang w:val="en-US"/>
                </w:rPr>
                <w:t>200 – OK</w:t>
              </w:r>
            </w:ins>
          </w:p>
          <w:p w14:paraId="2B3E12E9"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233" w:author="Soler Martin, Carlos" w:date="2022-06-19T13:32:00Z"/>
                <w:lang w:val="en-US"/>
              </w:rPr>
            </w:pPr>
            <w:ins w:id="1234" w:author="Soler Martin, Carlos" w:date="2022-06-19T13:32:00Z">
              <w:r w:rsidRPr="00B94B9F">
                <w:rPr>
                  <w:lang w:val="en-US"/>
                </w:rPr>
                <w:t>404 – Not Found</w:t>
              </w:r>
            </w:ins>
          </w:p>
          <w:p w14:paraId="0768372F"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235" w:author="Soler Martin, Carlos" w:date="2022-06-19T13:32:00Z"/>
                <w:lang w:val="en-US"/>
              </w:rPr>
            </w:pPr>
            <w:ins w:id="1236" w:author="Soler Martin, Carlos" w:date="2022-06-19T13:32:00Z">
              <w:r w:rsidRPr="00B94B9F">
                <w:rPr>
                  <w:lang w:val="en-US"/>
                </w:rPr>
                <w:t>400 – Bad request</w:t>
              </w:r>
            </w:ins>
          </w:p>
          <w:p w14:paraId="4419C4F0" w14:textId="77777777" w:rsidR="000F01E8" w:rsidRPr="00B94B9F" w:rsidRDefault="000F01E8" w:rsidP="00B94B9F">
            <w:pPr>
              <w:cnfStyle w:val="000000000000" w:firstRow="0" w:lastRow="0" w:firstColumn="0" w:lastColumn="0" w:oddVBand="0" w:evenVBand="0" w:oddHBand="0" w:evenHBand="0" w:firstRowFirstColumn="0" w:firstRowLastColumn="0" w:lastRowFirstColumn="0" w:lastRowLastColumn="0"/>
              <w:rPr>
                <w:ins w:id="1237" w:author="Soler Martin, Carlos" w:date="2022-06-19T13:32:00Z"/>
                <w:lang w:val="en-US"/>
              </w:rPr>
            </w:pPr>
            <w:ins w:id="1238" w:author="Soler Martin, Carlos" w:date="2022-06-19T13:32:00Z">
              <w:r w:rsidRPr="00B94B9F">
                <w:rPr>
                  <w:lang w:val="en-US"/>
                </w:rPr>
                <w:t>500 – Internal Server Error</w:t>
              </w:r>
            </w:ins>
          </w:p>
        </w:tc>
      </w:tr>
      <w:tr w:rsidR="000F01E8" w14:paraId="2D65FA21" w14:textId="77777777" w:rsidTr="00B94B9F">
        <w:trPr>
          <w:cnfStyle w:val="000000100000" w:firstRow="0" w:lastRow="0" w:firstColumn="0" w:lastColumn="0" w:oddVBand="0" w:evenVBand="0" w:oddHBand="1" w:evenHBand="0" w:firstRowFirstColumn="0" w:firstRowLastColumn="0" w:lastRowFirstColumn="0" w:lastRowLastColumn="0"/>
          <w:trHeight w:val="759"/>
          <w:ins w:id="1239" w:author="Soler Martin, Carlos" w:date="2022-06-19T13:32:00Z"/>
        </w:trPr>
        <w:tc>
          <w:tcPr>
            <w:cnfStyle w:val="001000000000" w:firstRow="0" w:lastRow="0" w:firstColumn="1" w:lastColumn="0" w:oddVBand="0" w:evenVBand="0" w:oddHBand="0" w:evenHBand="0" w:firstRowFirstColumn="0" w:firstRowLastColumn="0" w:lastRowFirstColumn="0" w:lastRowLastColumn="0"/>
            <w:tcW w:w="1566" w:type="dxa"/>
          </w:tcPr>
          <w:p w14:paraId="770634F5" w14:textId="77777777" w:rsidR="000F01E8" w:rsidRDefault="000F01E8" w:rsidP="00B94B9F">
            <w:pPr>
              <w:rPr>
                <w:ins w:id="1240" w:author="Soler Martin, Carlos" w:date="2022-06-19T13:32:00Z"/>
              </w:rPr>
            </w:pPr>
            <w:ins w:id="1241" w:author="Soler Martin, Carlos" w:date="2022-06-19T13:32:00Z">
              <w:r>
                <w:t>PUT</w:t>
              </w:r>
            </w:ins>
          </w:p>
        </w:tc>
        <w:tc>
          <w:tcPr>
            <w:tcW w:w="1566" w:type="dxa"/>
          </w:tcPr>
          <w:p w14:paraId="442AA22D" w14:textId="6F2CD560" w:rsidR="000F01E8" w:rsidRDefault="000F01E8" w:rsidP="00B94B9F">
            <w:pPr>
              <w:cnfStyle w:val="000000100000" w:firstRow="0" w:lastRow="0" w:firstColumn="0" w:lastColumn="0" w:oddVBand="0" w:evenVBand="0" w:oddHBand="1" w:evenHBand="0" w:firstRowFirstColumn="0" w:firstRowLastColumn="0" w:lastRowFirstColumn="0" w:lastRowLastColumn="0"/>
              <w:rPr>
                <w:ins w:id="1242" w:author="Soler Martin, Carlos" w:date="2022-06-19T13:32:00Z"/>
              </w:rPr>
            </w:pPr>
            <w:ins w:id="1243" w:author="Soler Martin, Carlos" w:date="2022-06-19T13:33:00Z">
              <w:r>
                <w:t>-</w:t>
              </w:r>
            </w:ins>
          </w:p>
        </w:tc>
        <w:tc>
          <w:tcPr>
            <w:tcW w:w="1566" w:type="dxa"/>
          </w:tcPr>
          <w:p w14:paraId="329C65E6" w14:textId="0E19F9AB" w:rsidR="000F01E8" w:rsidRDefault="000F01E8" w:rsidP="00B94B9F">
            <w:pPr>
              <w:cnfStyle w:val="000000100000" w:firstRow="0" w:lastRow="0" w:firstColumn="0" w:lastColumn="0" w:oddVBand="0" w:evenVBand="0" w:oddHBand="1" w:evenHBand="0" w:firstRowFirstColumn="0" w:firstRowLastColumn="0" w:lastRowFirstColumn="0" w:lastRowLastColumn="0"/>
              <w:rPr>
                <w:ins w:id="1244" w:author="Soler Martin, Carlos" w:date="2022-06-19T13:32:00Z"/>
              </w:rPr>
            </w:pPr>
            <w:ins w:id="1245" w:author="Soler Martin, Carlos" w:date="2022-06-19T13:33:00Z">
              <w:r>
                <w:t>-</w:t>
              </w:r>
            </w:ins>
          </w:p>
        </w:tc>
        <w:tc>
          <w:tcPr>
            <w:tcW w:w="1398" w:type="dxa"/>
          </w:tcPr>
          <w:p w14:paraId="34FE0252" w14:textId="5D6497A0" w:rsidR="000F01E8" w:rsidRDefault="000F01E8" w:rsidP="00B94B9F">
            <w:pPr>
              <w:cnfStyle w:val="000000100000" w:firstRow="0" w:lastRow="0" w:firstColumn="0" w:lastColumn="0" w:oddVBand="0" w:evenVBand="0" w:oddHBand="1" w:evenHBand="0" w:firstRowFirstColumn="0" w:firstRowLastColumn="0" w:lastRowFirstColumn="0" w:lastRowLastColumn="0"/>
              <w:rPr>
                <w:ins w:id="1246" w:author="Soler Martin, Carlos" w:date="2022-06-19T13:32:00Z"/>
              </w:rPr>
            </w:pPr>
            <w:ins w:id="1247" w:author="Soler Martin, Carlos" w:date="2022-06-19T13:33:00Z">
              <w:r>
                <w:t>-</w:t>
              </w:r>
            </w:ins>
          </w:p>
        </w:tc>
        <w:tc>
          <w:tcPr>
            <w:tcW w:w="1559" w:type="dxa"/>
          </w:tcPr>
          <w:p w14:paraId="02F4DF60" w14:textId="63F9B44D" w:rsidR="000F01E8" w:rsidRDefault="000F01E8" w:rsidP="00B94B9F">
            <w:pPr>
              <w:cnfStyle w:val="000000100000" w:firstRow="0" w:lastRow="0" w:firstColumn="0" w:lastColumn="0" w:oddVBand="0" w:evenVBand="0" w:oddHBand="1" w:evenHBand="0" w:firstRowFirstColumn="0" w:firstRowLastColumn="0" w:lastRowFirstColumn="0" w:lastRowLastColumn="0"/>
              <w:rPr>
                <w:ins w:id="1248" w:author="Soler Martin, Carlos" w:date="2022-06-19T13:32:00Z"/>
              </w:rPr>
            </w:pPr>
            <w:ins w:id="1249" w:author="Soler Martin, Carlos" w:date="2022-06-19T13:33:00Z">
              <w:r>
                <w:t>-</w:t>
              </w:r>
            </w:ins>
          </w:p>
        </w:tc>
        <w:tc>
          <w:tcPr>
            <w:tcW w:w="1744" w:type="dxa"/>
          </w:tcPr>
          <w:p w14:paraId="7386159A" w14:textId="4D844D26" w:rsidR="000F01E8" w:rsidRPr="00B94B9F" w:rsidRDefault="000F01E8" w:rsidP="00B94B9F">
            <w:pPr>
              <w:cnfStyle w:val="000000100000" w:firstRow="0" w:lastRow="0" w:firstColumn="0" w:lastColumn="0" w:oddVBand="0" w:evenVBand="0" w:oddHBand="1" w:evenHBand="0" w:firstRowFirstColumn="0" w:firstRowLastColumn="0" w:lastRowFirstColumn="0" w:lastRowLastColumn="0"/>
              <w:rPr>
                <w:ins w:id="1250" w:author="Soler Martin, Carlos" w:date="2022-06-19T13:32:00Z"/>
                <w:lang w:val="en-US"/>
              </w:rPr>
            </w:pPr>
            <w:ins w:id="1251" w:author="Soler Martin, Carlos" w:date="2022-06-19T13:33:00Z">
              <w:r>
                <w:t>405 – Method not Allowed</w:t>
              </w:r>
            </w:ins>
          </w:p>
          <w:p w14:paraId="79F7AAF2"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252" w:author="Soler Martin, Carlos" w:date="2022-06-19T13:32:00Z"/>
              </w:rPr>
            </w:pPr>
          </w:p>
        </w:tc>
      </w:tr>
      <w:tr w:rsidR="000F01E8" w14:paraId="7D7A9C52" w14:textId="77777777" w:rsidTr="00B94B9F">
        <w:trPr>
          <w:trHeight w:val="759"/>
          <w:ins w:id="1253" w:author="Soler Martin, Carlos" w:date="2022-06-19T13:32:00Z"/>
        </w:trPr>
        <w:tc>
          <w:tcPr>
            <w:cnfStyle w:val="001000000000" w:firstRow="0" w:lastRow="0" w:firstColumn="1" w:lastColumn="0" w:oddVBand="0" w:evenVBand="0" w:oddHBand="0" w:evenHBand="0" w:firstRowFirstColumn="0" w:firstRowLastColumn="0" w:lastRowFirstColumn="0" w:lastRowLastColumn="0"/>
            <w:tcW w:w="1566" w:type="dxa"/>
          </w:tcPr>
          <w:p w14:paraId="3C399357" w14:textId="77777777" w:rsidR="000F01E8" w:rsidRDefault="000F01E8" w:rsidP="00B94B9F">
            <w:pPr>
              <w:rPr>
                <w:ins w:id="1254" w:author="Soler Martin, Carlos" w:date="2022-06-19T13:32:00Z"/>
              </w:rPr>
            </w:pPr>
            <w:ins w:id="1255" w:author="Soler Martin, Carlos" w:date="2022-06-19T13:32:00Z">
              <w:r>
                <w:lastRenderedPageBreak/>
                <w:t>DELETE</w:t>
              </w:r>
            </w:ins>
          </w:p>
        </w:tc>
        <w:tc>
          <w:tcPr>
            <w:tcW w:w="1566" w:type="dxa"/>
          </w:tcPr>
          <w:p w14:paraId="07D631CC"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256" w:author="Soler Martin, Carlos" w:date="2022-06-19T13:32:00Z"/>
              </w:rPr>
            </w:pPr>
            <w:ins w:id="1257" w:author="Soler Martin, Carlos" w:date="2022-06-19T13:32:00Z">
              <w:r>
                <w:t>-</w:t>
              </w:r>
            </w:ins>
          </w:p>
        </w:tc>
        <w:tc>
          <w:tcPr>
            <w:tcW w:w="1566" w:type="dxa"/>
          </w:tcPr>
          <w:p w14:paraId="3F4113A2"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258" w:author="Soler Martin, Carlos" w:date="2022-06-19T13:32:00Z"/>
              </w:rPr>
            </w:pPr>
            <w:ins w:id="1259" w:author="Soler Martin, Carlos" w:date="2022-06-19T13:32:00Z">
              <w:r>
                <w:t>-</w:t>
              </w:r>
            </w:ins>
          </w:p>
        </w:tc>
        <w:tc>
          <w:tcPr>
            <w:tcW w:w="1398" w:type="dxa"/>
          </w:tcPr>
          <w:p w14:paraId="3E9B145B"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260" w:author="Soler Martin, Carlos" w:date="2022-06-19T13:32:00Z"/>
              </w:rPr>
            </w:pPr>
            <w:ins w:id="1261" w:author="Soler Martin, Carlos" w:date="2022-06-19T13:32:00Z">
              <w:r>
                <w:t>-</w:t>
              </w:r>
            </w:ins>
          </w:p>
        </w:tc>
        <w:tc>
          <w:tcPr>
            <w:tcW w:w="1559" w:type="dxa"/>
          </w:tcPr>
          <w:p w14:paraId="5E68AD1D"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262" w:author="Soler Martin, Carlos" w:date="2022-06-19T13:32:00Z"/>
              </w:rPr>
            </w:pPr>
            <w:ins w:id="1263" w:author="Soler Martin, Carlos" w:date="2022-06-19T13:32:00Z">
              <w:r>
                <w:t>-</w:t>
              </w:r>
            </w:ins>
          </w:p>
        </w:tc>
        <w:tc>
          <w:tcPr>
            <w:tcW w:w="1744" w:type="dxa"/>
          </w:tcPr>
          <w:p w14:paraId="70C62B5E" w14:textId="77777777" w:rsidR="000F01E8" w:rsidRDefault="000F01E8" w:rsidP="00B94B9F">
            <w:pPr>
              <w:cnfStyle w:val="000000000000" w:firstRow="0" w:lastRow="0" w:firstColumn="0" w:lastColumn="0" w:oddVBand="0" w:evenVBand="0" w:oddHBand="0" w:evenHBand="0" w:firstRowFirstColumn="0" w:firstRowLastColumn="0" w:lastRowFirstColumn="0" w:lastRowLastColumn="0"/>
              <w:rPr>
                <w:ins w:id="1264" w:author="Soler Martin, Carlos" w:date="2022-06-19T13:32:00Z"/>
              </w:rPr>
            </w:pPr>
            <w:ins w:id="1265" w:author="Soler Martin, Carlos" w:date="2022-06-19T13:32:00Z">
              <w:r>
                <w:t>405 – Method not Allowed</w:t>
              </w:r>
            </w:ins>
          </w:p>
        </w:tc>
      </w:tr>
      <w:tr w:rsidR="000F01E8" w14:paraId="427F040E" w14:textId="77777777" w:rsidTr="00B94B9F">
        <w:trPr>
          <w:cnfStyle w:val="000000100000" w:firstRow="0" w:lastRow="0" w:firstColumn="0" w:lastColumn="0" w:oddVBand="0" w:evenVBand="0" w:oddHBand="1" w:evenHBand="0" w:firstRowFirstColumn="0" w:firstRowLastColumn="0" w:lastRowFirstColumn="0" w:lastRowLastColumn="0"/>
          <w:trHeight w:val="759"/>
          <w:ins w:id="1266" w:author="Soler Martin, Carlos" w:date="2022-06-19T13:32:00Z"/>
        </w:trPr>
        <w:tc>
          <w:tcPr>
            <w:cnfStyle w:val="001000000000" w:firstRow="0" w:lastRow="0" w:firstColumn="1" w:lastColumn="0" w:oddVBand="0" w:evenVBand="0" w:oddHBand="0" w:evenHBand="0" w:firstRowFirstColumn="0" w:firstRowLastColumn="0" w:lastRowFirstColumn="0" w:lastRowLastColumn="0"/>
            <w:tcW w:w="1566" w:type="dxa"/>
          </w:tcPr>
          <w:p w14:paraId="63CBFAA3" w14:textId="77777777" w:rsidR="000F01E8" w:rsidRDefault="000F01E8" w:rsidP="00B94B9F">
            <w:pPr>
              <w:rPr>
                <w:ins w:id="1267" w:author="Soler Martin, Carlos" w:date="2022-06-19T13:32:00Z"/>
              </w:rPr>
            </w:pPr>
            <w:ins w:id="1268" w:author="Soler Martin, Carlos" w:date="2022-06-19T13:32:00Z">
              <w:r>
                <w:t>PATCH</w:t>
              </w:r>
            </w:ins>
          </w:p>
        </w:tc>
        <w:tc>
          <w:tcPr>
            <w:tcW w:w="1566" w:type="dxa"/>
          </w:tcPr>
          <w:p w14:paraId="235B1B01"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269" w:author="Soler Martin, Carlos" w:date="2022-06-19T13:32:00Z"/>
              </w:rPr>
            </w:pPr>
            <w:ins w:id="1270" w:author="Soler Martin, Carlos" w:date="2022-06-19T13:32:00Z">
              <w:r>
                <w:t>-</w:t>
              </w:r>
            </w:ins>
          </w:p>
        </w:tc>
        <w:tc>
          <w:tcPr>
            <w:tcW w:w="1566" w:type="dxa"/>
          </w:tcPr>
          <w:p w14:paraId="7927BC64"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271" w:author="Soler Martin, Carlos" w:date="2022-06-19T13:32:00Z"/>
              </w:rPr>
            </w:pPr>
            <w:ins w:id="1272" w:author="Soler Martin, Carlos" w:date="2022-06-19T13:32:00Z">
              <w:r>
                <w:t>-</w:t>
              </w:r>
            </w:ins>
          </w:p>
        </w:tc>
        <w:tc>
          <w:tcPr>
            <w:tcW w:w="1398" w:type="dxa"/>
          </w:tcPr>
          <w:p w14:paraId="04735007"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273" w:author="Soler Martin, Carlos" w:date="2022-06-19T13:32:00Z"/>
              </w:rPr>
            </w:pPr>
            <w:ins w:id="1274" w:author="Soler Martin, Carlos" w:date="2022-06-19T13:32:00Z">
              <w:r>
                <w:t>-</w:t>
              </w:r>
            </w:ins>
          </w:p>
        </w:tc>
        <w:tc>
          <w:tcPr>
            <w:tcW w:w="1559" w:type="dxa"/>
          </w:tcPr>
          <w:p w14:paraId="56D1CE38"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275" w:author="Soler Martin, Carlos" w:date="2022-06-19T13:32:00Z"/>
              </w:rPr>
            </w:pPr>
            <w:ins w:id="1276" w:author="Soler Martin, Carlos" w:date="2022-06-19T13:32:00Z">
              <w:r>
                <w:t>-</w:t>
              </w:r>
            </w:ins>
          </w:p>
        </w:tc>
        <w:tc>
          <w:tcPr>
            <w:tcW w:w="1744" w:type="dxa"/>
          </w:tcPr>
          <w:p w14:paraId="49E12497" w14:textId="77777777" w:rsidR="000F01E8" w:rsidRDefault="000F01E8" w:rsidP="00B94B9F">
            <w:pPr>
              <w:cnfStyle w:val="000000100000" w:firstRow="0" w:lastRow="0" w:firstColumn="0" w:lastColumn="0" w:oddVBand="0" w:evenVBand="0" w:oddHBand="1" w:evenHBand="0" w:firstRowFirstColumn="0" w:firstRowLastColumn="0" w:lastRowFirstColumn="0" w:lastRowLastColumn="0"/>
              <w:rPr>
                <w:ins w:id="1277" w:author="Soler Martin, Carlos" w:date="2022-06-19T13:32:00Z"/>
              </w:rPr>
            </w:pPr>
            <w:ins w:id="1278" w:author="Soler Martin, Carlos" w:date="2022-06-19T13:32:00Z">
              <w:r>
                <w:t>405 – Method not Allowed</w:t>
              </w:r>
            </w:ins>
          </w:p>
        </w:tc>
      </w:tr>
    </w:tbl>
    <w:p w14:paraId="53C1AED5" w14:textId="308BA80C" w:rsidR="000F01E8" w:rsidRDefault="000F01E8" w:rsidP="000F01E8">
      <w:pPr>
        <w:jc w:val="center"/>
        <w:rPr>
          <w:ins w:id="1279" w:author="Soler Martin, Carlos" w:date="2022-06-19T13:39:00Z"/>
          <w:i/>
          <w:iCs/>
        </w:rPr>
      </w:pPr>
      <w:ins w:id="1280" w:author="Soler Martin, Carlos" w:date="2022-06-19T13:32:00Z">
        <w:r>
          <w:rPr>
            <w:i/>
            <w:iCs/>
          </w:rPr>
          <w:t xml:space="preserve">Tabla </w:t>
        </w:r>
        <w:r>
          <w:rPr>
            <w:i/>
            <w:iCs/>
          </w:rPr>
          <w:t>4</w:t>
        </w:r>
        <w:r w:rsidRPr="00CE5888">
          <w:rPr>
            <w:i/>
            <w:iCs/>
          </w:rPr>
          <w:t xml:space="preserve">: </w:t>
        </w:r>
        <w:r>
          <w:rPr>
            <w:i/>
            <w:iCs/>
          </w:rPr>
          <w:t>Recurso /</w:t>
        </w:r>
        <w:r>
          <w:rPr>
            <w:i/>
            <w:iCs/>
          </w:rPr>
          <w:t>empresas</w:t>
        </w:r>
        <w:r>
          <w:rPr>
            <w:i/>
            <w:iCs/>
          </w:rPr>
          <w:t>/id</w:t>
        </w:r>
      </w:ins>
    </w:p>
    <w:tbl>
      <w:tblPr>
        <w:tblStyle w:val="Tablaconcuadrcula7concolores-nfasis1"/>
        <w:tblW w:w="9399" w:type="dxa"/>
        <w:tblLook w:val="04A0" w:firstRow="1" w:lastRow="0" w:firstColumn="1" w:lastColumn="0" w:noHBand="0" w:noVBand="1"/>
      </w:tblPr>
      <w:tblGrid>
        <w:gridCol w:w="1008"/>
        <w:gridCol w:w="3119"/>
        <w:gridCol w:w="1682"/>
        <w:gridCol w:w="1254"/>
        <w:gridCol w:w="1141"/>
        <w:gridCol w:w="1195"/>
        <w:tblGridChange w:id="1281">
          <w:tblGrid>
            <w:gridCol w:w="1008"/>
            <w:gridCol w:w="3119"/>
            <w:gridCol w:w="1682"/>
            <w:gridCol w:w="1254"/>
            <w:gridCol w:w="1141"/>
            <w:gridCol w:w="1195"/>
          </w:tblGrid>
        </w:tblGridChange>
      </w:tblGrid>
      <w:tr w:rsidR="00FD561B" w14:paraId="3645899E" w14:textId="77777777" w:rsidTr="00FD561B">
        <w:trPr>
          <w:cnfStyle w:val="100000000000" w:firstRow="1" w:lastRow="0" w:firstColumn="0" w:lastColumn="0" w:oddVBand="0" w:evenVBand="0" w:oddHBand="0" w:evenHBand="0" w:firstRowFirstColumn="0" w:firstRowLastColumn="0" w:lastRowFirstColumn="0" w:lastRowLastColumn="0"/>
          <w:trHeight w:val="759"/>
          <w:ins w:id="1282" w:author="Soler Martin, Carlos" w:date="2022-06-19T13:39:00Z"/>
        </w:trPr>
        <w:tc>
          <w:tcPr>
            <w:cnfStyle w:val="001000000100" w:firstRow="0" w:lastRow="0" w:firstColumn="1" w:lastColumn="0" w:oddVBand="0" w:evenVBand="0" w:oddHBand="0" w:evenHBand="0" w:firstRowFirstColumn="1" w:firstRowLastColumn="0" w:lastRowFirstColumn="0" w:lastRowLastColumn="0"/>
            <w:tcW w:w="1008" w:type="dxa"/>
          </w:tcPr>
          <w:p w14:paraId="3B8485D3" w14:textId="77777777" w:rsidR="00FD561B" w:rsidRDefault="00FD561B" w:rsidP="00B94B9F">
            <w:pPr>
              <w:rPr>
                <w:ins w:id="1283" w:author="Soler Martin, Carlos" w:date="2022-06-19T13:39:00Z"/>
              </w:rPr>
            </w:pPr>
            <w:ins w:id="1284" w:author="Soler Martin, Carlos" w:date="2022-06-19T13:39:00Z">
              <w:r>
                <w:t>Método</w:t>
              </w:r>
            </w:ins>
          </w:p>
        </w:tc>
        <w:tc>
          <w:tcPr>
            <w:tcW w:w="3119" w:type="dxa"/>
          </w:tcPr>
          <w:p w14:paraId="660EC7EA" w14:textId="77777777" w:rsidR="00FD561B" w:rsidRDefault="00FD561B" w:rsidP="00B94B9F">
            <w:pPr>
              <w:cnfStyle w:val="100000000000" w:firstRow="1" w:lastRow="0" w:firstColumn="0" w:lastColumn="0" w:oddVBand="0" w:evenVBand="0" w:oddHBand="0" w:evenHBand="0" w:firstRowFirstColumn="0" w:firstRowLastColumn="0" w:lastRowFirstColumn="0" w:lastRowLastColumn="0"/>
              <w:rPr>
                <w:ins w:id="1285" w:author="Soler Martin, Carlos" w:date="2022-06-19T13:39:00Z"/>
              </w:rPr>
            </w:pPr>
            <w:ins w:id="1286" w:author="Soler Martin, Carlos" w:date="2022-06-19T13:39:00Z">
              <w:r>
                <w:t>URI</w:t>
              </w:r>
            </w:ins>
          </w:p>
        </w:tc>
        <w:tc>
          <w:tcPr>
            <w:tcW w:w="1682" w:type="dxa"/>
          </w:tcPr>
          <w:p w14:paraId="60185B29" w14:textId="77777777" w:rsidR="00FD561B" w:rsidRDefault="00FD561B" w:rsidP="00B94B9F">
            <w:pPr>
              <w:cnfStyle w:val="100000000000" w:firstRow="1" w:lastRow="0" w:firstColumn="0" w:lastColumn="0" w:oddVBand="0" w:evenVBand="0" w:oddHBand="0" w:evenHBand="0" w:firstRowFirstColumn="0" w:firstRowLastColumn="0" w:lastRowFirstColumn="0" w:lastRowLastColumn="0"/>
              <w:rPr>
                <w:ins w:id="1287" w:author="Soler Martin, Carlos" w:date="2022-06-19T13:39:00Z"/>
              </w:rPr>
            </w:pPr>
            <w:ins w:id="1288" w:author="Soler Martin, Carlos" w:date="2022-06-19T13:39:00Z">
              <w:r>
                <w:t>Utilidad</w:t>
              </w:r>
            </w:ins>
          </w:p>
        </w:tc>
        <w:tc>
          <w:tcPr>
            <w:tcW w:w="1254" w:type="dxa"/>
          </w:tcPr>
          <w:p w14:paraId="216E171A" w14:textId="77777777" w:rsidR="00FD561B" w:rsidRDefault="00FD561B" w:rsidP="00B94B9F">
            <w:pPr>
              <w:cnfStyle w:val="100000000000" w:firstRow="1" w:lastRow="0" w:firstColumn="0" w:lastColumn="0" w:oddVBand="0" w:evenVBand="0" w:oddHBand="0" w:evenHBand="0" w:firstRowFirstColumn="0" w:firstRowLastColumn="0" w:lastRowFirstColumn="0" w:lastRowLastColumn="0"/>
              <w:rPr>
                <w:ins w:id="1289" w:author="Soler Martin, Carlos" w:date="2022-06-19T13:39:00Z"/>
              </w:rPr>
            </w:pPr>
            <w:ins w:id="1290" w:author="Soler Martin, Carlos" w:date="2022-06-19T13:39:00Z">
              <w:r>
                <w:t>Semántica</w:t>
              </w:r>
            </w:ins>
          </w:p>
        </w:tc>
        <w:tc>
          <w:tcPr>
            <w:tcW w:w="1141" w:type="dxa"/>
          </w:tcPr>
          <w:p w14:paraId="177906CE" w14:textId="77777777" w:rsidR="00FD561B" w:rsidRDefault="00FD561B" w:rsidP="00B94B9F">
            <w:pPr>
              <w:cnfStyle w:val="100000000000" w:firstRow="1" w:lastRow="0" w:firstColumn="0" w:lastColumn="0" w:oddVBand="0" w:evenVBand="0" w:oddHBand="0" w:evenHBand="0" w:firstRowFirstColumn="0" w:firstRowLastColumn="0" w:lastRowFirstColumn="0" w:lastRowLastColumn="0"/>
              <w:rPr>
                <w:ins w:id="1291" w:author="Soler Martin, Carlos" w:date="2022-06-19T13:39:00Z"/>
              </w:rPr>
            </w:pPr>
            <w:ins w:id="1292" w:author="Soler Martin, Carlos" w:date="2022-06-19T13:39:00Z">
              <w:r>
                <w:t>Cuerpo Solicitud</w:t>
              </w:r>
            </w:ins>
          </w:p>
        </w:tc>
        <w:tc>
          <w:tcPr>
            <w:tcW w:w="1195" w:type="dxa"/>
          </w:tcPr>
          <w:p w14:paraId="1906D5D2" w14:textId="77777777" w:rsidR="00FD561B" w:rsidRDefault="00FD561B" w:rsidP="00B94B9F">
            <w:pPr>
              <w:jc w:val="left"/>
              <w:cnfStyle w:val="100000000000" w:firstRow="1" w:lastRow="0" w:firstColumn="0" w:lastColumn="0" w:oddVBand="0" w:evenVBand="0" w:oddHBand="0" w:evenHBand="0" w:firstRowFirstColumn="0" w:firstRowLastColumn="0" w:lastRowFirstColumn="0" w:lastRowLastColumn="0"/>
              <w:rPr>
                <w:ins w:id="1293" w:author="Soler Martin, Carlos" w:date="2022-06-19T13:39:00Z"/>
              </w:rPr>
            </w:pPr>
            <w:ins w:id="1294" w:author="Soler Martin, Carlos" w:date="2022-06-19T13:39:00Z">
              <w:r>
                <w:t>Códigos de respuesta</w:t>
              </w:r>
            </w:ins>
          </w:p>
        </w:tc>
      </w:tr>
      <w:tr w:rsidR="00FD561B" w14:paraId="6B73F82E" w14:textId="77777777" w:rsidTr="00FD561B">
        <w:trPr>
          <w:cnfStyle w:val="000000100000" w:firstRow="0" w:lastRow="0" w:firstColumn="0" w:lastColumn="0" w:oddVBand="0" w:evenVBand="0" w:oddHBand="1" w:evenHBand="0" w:firstRowFirstColumn="0" w:firstRowLastColumn="0" w:lastRowFirstColumn="0" w:lastRowLastColumn="0"/>
          <w:trHeight w:val="759"/>
          <w:ins w:id="1295" w:author="Soler Martin, Carlos" w:date="2022-06-19T13:39:00Z"/>
        </w:trPr>
        <w:tc>
          <w:tcPr>
            <w:cnfStyle w:val="001000000000" w:firstRow="0" w:lastRow="0" w:firstColumn="1" w:lastColumn="0" w:oddVBand="0" w:evenVBand="0" w:oddHBand="0" w:evenHBand="0" w:firstRowFirstColumn="0" w:firstRowLastColumn="0" w:lastRowFirstColumn="0" w:lastRowLastColumn="0"/>
            <w:tcW w:w="1008" w:type="dxa"/>
          </w:tcPr>
          <w:p w14:paraId="24BD524F" w14:textId="77777777" w:rsidR="00FD561B" w:rsidRPr="0071131E" w:rsidRDefault="00FD561B" w:rsidP="00B94B9F">
            <w:pPr>
              <w:rPr>
                <w:ins w:id="1296" w:author="Soler Martin, Carlos" w:date="2022-06-19T13:39:00Z"/>
              </w:rPr>
            </w:pPr>
            <w:ins w:id="1297" w:author="Soler Martin, Carlos" w:date="2022-06-19T13:39:00Z">
              <w:r>
                <w:t>POST</w:t>
              </w:r>
            </w:ins>
          </w:p>
        </w:tc>
        <w:tc>
          <w:tcPr>
            <w:tcW w:w="3119" w:type="dxa"/>
          </w:tcPr>
          <w:p w14:paraId="0E0B675C" w14:textId="7863BC4A" w:rsidR="00FD561B" w:rsidRDefault="00FD561B" w:rsidP="00B94B9F">
            <w:pPr>
              <w:cnfStyle w:val="000000100000" w:firstRow="0" w:lastRow="0" w:firstColumn="0" w:lastColumn="0" w:oddVBand="0" w:evenVBand="0" w:oddHBand="1" w:evenHBand="0" w:firstRowFirstColumn="0" w:firstRowLastColumn="0" w:lastRowFirstColumn="0" w:lastRowLastColumn="0"/>
              <w:rPr>
                <w:ins w:id="1298" w:author="Soler Martin, Carlos" w:date="2022-06-19T13:39:00Z"/>
              </w:rPr>
            </w:pPr>
            <w:ins w:id="1299" w:author="Soler Martin, Carlos" w:date="2022-06-19T13:39:00Z">
              <w:r>
                <w:t>/</w:t>
              </w:r>
              <w:r>
                <w:t>empresas</w:t>
              </w:r>
              <w:r>
                <w:t>/id/</w:t>
              </w:r>
              <w:r>
                <w:t>ofertas_nuevas</w:t>
              </w:r>
            </w:ins>
          </w:p>
        </w:tc>
        <w:tc>
          <w:tcPr>
            <w:tcW w:w="1682" w:type="dxa"/>
          </w:tcPr>
          <w:p w14:paraId="6688F2E9" w14:textId="6C4B09EC" w:rsidR="00FD561B" w:rsidRDefault="003951E4" w:rsidP="00B94B9F">
            <w:pPr>
              <w:jc w:val="left"/>
              <w:cnfStyle w:val="000000100000" w:firstRow="0" w:lastRow="0" w:firstColumn="0" w:lastColumn="0" w:oddVBand="0" w:evenVBand="0" w:oddHBand="1" w:evenHBand="0" w:firstRowFirstColumn="0" w:firstRowLastColumn="0" w:lastRowFirstColumn="0" w:lastRowLastColumn="0"/>
              <w:rPr>
                <w:ins w:id="1300" w:author="Soler Martin, Carlos" w:date="2022-06-19T13:39:00Z"/>
              </w:rPr>
            </w:pPr>
            <w:ins w:id="1301" w:author="Soler Martin, Carlos" w:date="2022-06-19T13:41:00Z">
              <w:r>
                <w:t>Una</w:t>
              </w:r>
              <w:r w:rsidR="00FD561B">
                <w:t xml:space="preserve"> empresa </w:t>
              </w:r>
              <w:r>
                <w:t xml:space="preserve">especifica </w:t>
              </w:r>
              <w:r w:rsidR="00FD561B">
                <w:t>crea una nueva oferta</w:t>
              </w:r>
            </w:ins>
          </w:p>
        </w:tc>
        <w:tc>
          <w:tcPr>
            <w:tcW w:w="1254" w:type="dxa"/>
          </w:tcPr>
          <w:p w14:paraId="2EDBC138" w14:textId="77777777" w:rsidR="00FD561B" w:rsidRDefault="00FD561B" w:rsidP="00B94B9F">
            <w:pPr>
              <w:cnfStyle w:val="000000100000" w:firstRow="0" w:lastRow="0" w:firstColumn="0" w:lastColumn="0" w:oddVBand="0" w:evenVBand="0" w:oddHBand="1" w:evenHBand="0" w:firstRowFirstColumn="0" w:firstRowLastColumn="0" w:lastRowFirstColumn="0" w:lastRowLastColumn="0"/>
              <w:rPr>
                <w:ins w:id="1302" w:author="Soler Martin, Carlos" w:date="2022-06-19T13:39:00Z"/>
              </w:rPr>
            </w:pPr>
            <w:ins w:id="1303" w:author="Soler Martin, Carlos" w:date="2022-06-19T13:39:00Z">
              <w:r>
                <w:t>JSON</w:t>
              </w:r>
            </w:ins>
          </w:p>
        </w:tc>
        <w:tc>
          <w:tcPr>
            <w:tcW w:w="1141" w:type="dxa"/>
          </w:tcPr>
          <w:p w14:paraId="3F903C63" w14:textId="6B6F3EC5" w:rsidR="00FD561B" w:rsidRDefault="003951E4" w:rsidP="00B94B9F">
            <w:pPr>
              <w:jc w:val="left"/>
              <w:cnfStyle w:val="000000100000" w:firstRow="0" w:lastRow="0" w:firstColumn="0" w:lastColumn="0" w:oddVBand="0" w:evenVBand="0" w:oddHBand="1" w:evenHBand="0" w:firstRowFirstColumn="0" w:firstRowLastColumn="0" w:lastRowFirstColumn="0" w:lastRowLastColumn="0"/>
              <w:rPr>
                <w:ins w:id="1304" w:author="Soler Martin, Carlos" w:date="2022-06-19T13:39:00Z"/>
              </w:rPr>
            </w:pPr>
            <w:ins w:id="1305" w:author="Soler Martin, Carlos" w:date="2022-06-19T13:41:00Z">
              <w:r>
                <w:t>Atributos de una nueva oferta</w:t>
              </w:r>
            </w:ins>
          </w:p>
        </w:tc>
        <w:tc>
          <w:tcPr>
            <w:tcW w:w="1195" w:type="dxa"/>
          </w:tcPr>
          <w:p w14:paraId="1B6980E7" w14:textId="77777777" w:rsidR="00FD561B" w:rsidRDefault="00FD561B" w:rsidP="00B94B9F">
            <w:pPr>
              <w:jc w:val="left"/>
              <w:cnfStyle w:val="000000100000" w:firstRow="0" w:lastRow="0" w:firstColumn="0" w:lastColumn="0" w:oddVBand="0" w:evenVBand="0" w:oddHBand="1" w:evenHBand="0" w:firstRowFirstColumn="0" w:firstRowLastColumn="0" w:lastRowFirstColumn="0" w:lastRowLastColumn="0"/>
              <w:rPr>
                <w:ins w:id="1306" w:author="Soler Martin, Carlos" w:date="2022-06-19T13:39:00Z"/>
              </w:rPr>
            </w:pPr>
            <w:ins w:id="1307" w:author="Soler Martin, Carlos" w:date="2022-06-19T13:39:00Z">
              <w:r>
                <w:t>201 – Created</w:t>
              </w:r>
            </w:ins>
          </w:p>
          <w:p w14:paraId="3982D6B7" w14:textId="77777777" w:rsidR="00FD561B" w:rsidRDefault="00FD561B" w:rsidP="00B94B9F">
            <w:pPr>
              <w:jc w:val="left"/>
              <w:cnfStyle w:val="000000100000" w:firstRow="0" w:lastRow="0" w:firstColumn="0" w:lastColumn="0" w:oddVBand="0" w:evenVBand="0" w:oddHBand="1" w:evenHBand="0" w:firstRowFirstColumn="0" w:firstRowLastColumn="0" w:lastRowFirstColumn="0" w:lastRowLastColumn="0"/>
              <w:rPr>
                <w:ins w:id="1308" w:author="Soler Martin, Carlos" w:date="2022-06-19T13:39:00Z"/>
              </w:rPr>
            </w:pPr>
            <w:ins w:id="1309" w:author="Soler Martin, Carlos" w:date="2022-06-19T13:39:00Z">
              <w:r>
                <w:t>400 – Bad Request</w:t>
              </w:r>
            </w:ins>
          </w:p>
        </w:tc>
      </w:tr>
      <w:tr w:rsidR="00FD561B" w:rsidRPr="00E962DB" w14:paraId="72D0E3AD" w14:textId="77777777" w:rsidTr="00FD561B">
        <w:trPr>
          <w:trHeight w:val="759"/>
          <w:ins w:id="1310" w:author="Soler Martin, Carlos" w:date="2022-06-19T13:39:00Z"/>
        </w:trPr>
        <w:tc>
          <w:tcPr>
            <w:cnfStyle w:val="001000000000" w:firstRow="0" w:lastRow="0" w:firstColumn="1" w:lastColumn="0" w:oddVBand="0" w:evenVBand="0" w:oddHBand="0" w:evenHBand="0" w:firstRowFirstColumn="0" w:firstRowLastColumn="0" w:lastRowFirstColumn="0" w:lastRowLastColumn="0"/>
            <w:tcW w:w="1008" w:type="dxa"/>
          </w:tcPr>
          <w:p w14:paraId="5B04E469" w14:textId="77777777" w:rsidR="00FD561B" w:rsidRPr="0071131E" w:rsidRDefault="00FD561B" w:rsidP="00FD561B">
            <w:pPr>
              <w:rPr>
                <w:ins w:id="1311" w:author="Soler Martin, Carlos" w:date="2022-06-19T13:39:00Z"/>
              </w:rPr>
            </w:pPr>
            <w:ins w:id="1312" w:author="Soler Martin, Carlos" w:date="2022-06-19T13:39:00Z">
              <w:r>
                <w:t>GET</w:t>
              </w:r>
            </w:ins>
          </w:p>
        </w:tc>
        <w:tc>
          <w:tcPr>
            <w:tcW w:w="3119" w:type="dxa"/>
          </w:tcPr>
          <w:p w14:paraId="65BB78F8" w14:textId="0FD51A5D" w:rsidR="00FD561B" w:rsidRDefault="00FD561B" w:rsidP="00FD561B">
            <w:pPr>
              <w:cnfStyle w:val="000000000000" w:firstRow="0" w:lastRow="0" w:firstColumn="0" w:lastColumn="0" w:oddVBand="0" w:evenVBand="0" w:oddHBand="0" w:evenHBand="0" w:firstRowFirstColumn="0" w:firstRowLastColumn="0" w:lastRowFirstColumn="0" w:lastRowLastColumn="0"/>
              <w:rPr>
                <w:ins w:id="1313" w:author="Soler Martin, Carlos" w:date="2022-06-19T13:39:00Z"/>
              </w:rPr>
            </w:pPr>
            <w:ins w:id="1314" w:author="Soler Martin, Carlos" w:date="2022-06-19T13:40:00Z">
              <w:r>
                <w:t>/empresas/id/ofertas_nuevas</w:t>
              </w:r>
            </w:ins>
          </w:p>
        </w:tc>
        <w:tc>
          <w:tcPr>
            <w:tcW w:w="1682" w:type="dxa"/>
          </w:tcPr>
          <w:p w14:paraId="641CA05A" w14:textId="6F3EC6E8" w:rsidR="00FD561B" w:rsidRDefault="00FD561B" w:rsidP="00FD561B">
            <w:pPr>
              <w:jc w:val="left"/>
              <w:cnfStyle w:val="000000000000" w:firstRow="0" w:lastRow="0" w:firstColumn="0" w:lastColumn="0" w:oddVBand="0" w:evenVBand="0" w:oddHBand="0" w:evenHBand="0" w:firstRowFirstColumn="0" w:firstRowLastColumn="0" w:lastRowFirstColumn="0" w:lastRowLastColumn="0"/>
              <w:rPr>
                <w:ins w:id="1315" w:author="Soler Martin, Carlos" w:date="2022-06-19T13:39:00Z"/>
              </w:rPr>
            </w:pPr>
            <w:ins w:id="1316" w:author="Soler Martin, Carlos" w:date="2022-06-19T13:39:00Z">
              <w:r>
                <w:t xml:space="preserve">Se obtiene </w:t>
              </w:r>
            </w:ins>
            <w:ins w:id="1317" w:author="Soler Martin, Carlos" w:date="2022-06-19T13:41:00Z">
              <w:r w:rsidR="003951E4">
                <w:t>un listado de to</w:t>
              </w:r>
            </w:ins>
            <w:ins w:id="1318" w:author="Soler Martin, Carlos" w:date="2022-06-19T13:42:00Z">
              <w:r w:rsidR="003951E4">
                <w:t>das las ofertas de una empresa especifica</w:t>
              </w:r>
            </w:ins>
          </w:p>
        </w:tc>
        <w:tc>
          <w:tcPr>
            <w:tcW w:w="1254" w:type="dxa"/>
          </w:tcPr>
          <w:p w14:paraId="394089DE" w14:textId="77777777" w:rsidR="00FD561B" w:rsidRDefault="00FD561B" w:rsidP="00FD561B">
            <w:pPr>
              <w:cnfStyle w:val="000000000000" w:firstRow="0" w:lastRow="0" w:firstColumn="0" w:lastColumn="0" w:oddVBand="0" w:evenVBand="0" w:oddHBand="0" w:evenHBand="0" w:firstRowFirstColumn="0" w:firstRowLastColumn="0" w:lastRowFirstColumn="0" w:lastRowLastColumn="0"/>
              <w:rPr>
                <w:ins w:id="1319" w:author="Soler Martin, Carlos" w:date="2022-06-19T13:39:00Z"/>
              </w:rPr>
            </w:pPr>
            <w:ins w:id="1320" w:author="Soler Martin, Carlos" w:date="2022-06-19T13:39:00Z">
              <w:r>
                <w:t>JSON</w:t>
              </w:r>
            </w:ins>
          </w:p>
        </w:tc>
        <w:tc>
          <w:tcPr>
            <w:tcW w:w="1141" w:type="dxa"/>
          </w:tcPr>
          <w:p w14:paraId="7BF5D612" w14:textId="77777777" w:rsidR="00FD561B" w:rsidRDefault="00FD561B" w:rsidP="00FD561B">
            <w:pPr>
              <w:cnfStyle w:val="000000000000" w:firstRow="0" w:lastRow="0" w:firstColumn="0" w:lastColumn="0" w:oddVBand="0" w:evenVBand="0" w:oddHBand="0" w:evenHBand="0" w:firstRowFirstColumn="0" w:firstRowLastColumn="0" w:lastRowFirstColumn="0" w:lastRowLastColumn="0"/>
              <w:rPr>
                <w:ins w:id="1321" w:author="Soler Martin, Carlos" w:date="2022-06-19T13:39:00Z"/>
              </w:rPr>
            </w:pPr>
          </w:p>
        </w:tc>
        <w:tc>
          <w:tcPr>
            <w:tcW w:w="1195" w:type="dxa"/>
          </w:tcPr>
          <w:p w14:paraId="21227B3C" w14:textId="77777777" w:rsidR="00FD561B" w:rsidRPr="00B94B9F" w:rsidRDefault="00FD561B" w:rsidP="00FD561B">
            <w:pPr>
              <w:cnfStyle w:val="000000000000" w:firstRow="0" w:lastRow="0" w:firstColumn="0" w:lastColumn="0" w:oddVBand="0" w:evenVBand="0" w:oddHBand="0" w:evenHBand="0" w:firstRowFirstColumn="0" w:firstRowLastColumn="0" w:lastRowFirstColumn="0" w:lastRowLastColumn="0"/>
              <w:rPr>
                <w:ins w:id="1322" w:author="Soler Martin, Carlos" w:date="2022-06-19T13:39:00Z"/>
                <w:lang w:val="en-US"/>
              </w:rPr>
            </w:pPr>
            <w:ins w:id="1323" w:author="Soler Martin, Carlos" w:date="2022-06-19T13:39:00Z">
              <w:r w:rsidRPr="00B94B9F">
                <w:rPr>
                  <w:lang w:val="en-US"/>
                </w:rPr>
                <w:t>200 – OK</w:t>
              </w:r>
            </w:ins>
          </w:p>
          <w:p w14:paraId="42DE68AA" w14:textId="77777777" w:rsidR="00FD561B" w:rsidRPr="00B94B9F" w:rsidRDefault="00FD561B" w:rsidP="00FD561B">
            <w:pPr>
              <w:cnfStyle w:val="000000000000" w:firstRow="0" w:lastRow="0" w:firstColumn="0" w:lastColumn="0" w:oddVBand="0" w:evenVBand="0" w:oddHBand="0" w:evenHBand="0" w:firstRowFirstColumn="0" w:firstRowLastColumn="0" w:lastRowFirstColumn="0" w:lastRowLastColumn="0"/>
              <w:rPr>
                <w:ins w:id="1324" w:author="Soler Martin, Carlos" w:date="2022-06-19T13:39:00Z"/>
                <w:lang w:val="en-US"/>
              </w:rPr>
            </w:pPr>
            <w:ins w:id="1325" w:author="Soler Martin, Carlos" w:date="2022-06-19T13:39:00Z">
              <w:r w:rsidRPr="00B94B9F">
                <w:rPr>
                  <w:lang w:val="en-US"/>
                </w:rPr>
                <w:t>404 – Not Found</w:t>
              </w:r>
            </w:ins>
          </w:p>
          <w:p w14:paraId="6962209D" w14:textId="77777777" w:rsidR="00FD561B" w:rsidRPr="00B94B9F" w:rsidRDefault="00FD561B" w:rsidP="00FD561B">
            <w:pPr>
              <w:cnfStyle w:val="000000000000" w:firstRow="0" w:lastRow="0" w:firstColumn="0" w:lastColumn="0" w:oddVBand="0" w:evenVBand="0" w:oddHBand="0" w:evenHBand="0" w:firstRowFirstColumn="0" w:firstRowLastColumn="0" w:lastRowFirstColumn="0" w:lastRowLastColumn="0"/>
              <w:rPr>
                <w:ins w:id="1326" w:author="Soler Martin, Carlos" w:date="2022-06-19T13:39:00Z"/>
                <w:lang w:val="en-US"/>
              </w:rPr>
            </w:pPr>
            <w:ins w:id="1327" w:author="Soler Martin, Carlos" w:date="2022-06-19T13:39:00Z">
              <w:r w:rsidRPr="00B94B9F">
                <w:rPr>
                  <w:lang w:val="en-US"/>
                </w:rPr>
                <w:t>400 – Bad request</w:t>
              </w:r>
            </w:ins>
          </w:p>
          <w:p w14:paraId="748A2596" w14:textId="77777777" w:rsidR="00FD561B" w:rsidRPr="00B94B9F" w:rsidRDefault="00FD561B" w:rsidP="00FD561B">
            <w:pPr>
              <w:cnfStyle w:val="000000000000" w:firstRow="0" w:lastRow="0" w:firstColumn="0" w:lastColumn="0" w:oddVBand="0" w:evenVBand="0" w:oddHBand="0" w:evenHBand="0" w:firstRowFirstColumn="0" w:firstRowLastColumn="0" w:lastRowFirstColumn="0" w:lastRowLastColumn="0"/>
              <w:rPr>
                <w:ins w:id="1328" w:author="Soler Martin, Carlos" w:date="2022-06-19T13:39:00Z"/>
                <w:lang w:val="en-US"/>
              </w:rPr>
            </w:pPr>
            <w:ins w:id="1329" w:author="Soler Martin, Carlos" w:date="2022-06-19T13:39:00Z">
              <w:r w:rsidRPr="00B94B9F">
                <w:rPr>
                  <w:lang w:val="en-US"/>
                </w:rPr>
                <w:t>500 – Internal Server Error</w:t>
              </w:r>
            </w:ins>
          </w:p>
        </w:tc>
      </w:tr>
      <w:tr w:rsidR="00FD561B" w14:paraId="741A8DBF" w14:textId="77777777" w:rsidTr="00FD561B">
        <w:trPr>
          <w:cnfStyle w:val="000000100000" w:firstRow="0" w:lastRow="0" w:firstColumn="0" w:lastColumn="0" w:oddVBand="0" w:evenVBand="0" w:oddHBand="1" w:evenHBand="0" w:firstRowFirstColumn="0" w:firstRowLastColumn="0" w:lastRowFirstColumn="0" w:lastRowLastColumn="0"/>
          <w:trHeight w:val="759"/>
          <w:ins w:id="1330" w:author="Soler Martin, Carlos" w:date="2022-06-19T13:39:00Z"/>
        </w:trPr>
        <w:tc>
          <w:tcPr>
            <w:cnfStyle w:val="001000000000" w:firstRow="0" w:lastRow="0" w:firstColumn="1" w:lastColumn="0" w:oddVBand="0" w:evenVBand="0" w:oddHBand="0" w:evenHBand="0" w:firstRowFirstColumn="0" w:firstRowLastColumn="0" w:lastRowFirstColumn="0" w:lastRowLastColumn="0"/>
            <w:tcW w:w="1008" w:type="dxa"/>
          </w:tcPr>
          <w:p w14:paraId="52BB4B2C" w14:textId="77777777" w:rsidR="00FD561B" w:rsidRDefault="00FD561B" w:rsidP="00FD561B">
            <w:pPr>
              <w:rPr>
                <w:ins w:id="1331" w:author="Soler Martin, Carlos" w:date="2022-06-19T13:39:00Z"/>
              </w:rPr>
            </w:pPr>
            <w:ins w:id="1332" w:author="Soler Martin, Carlos" w:date="2022-06-19T13:39:00Z">
              <w:r>
                <w:lastRenderedPageBreak/>
                <w:t>PUT</w:t>
              </w:r>
            </w:ins>
          </w:p>
        </w:tc>
        <w:tc>
          <w:tcPr>
            <w:tcW w:w="3119" w:type="dxa"/>
          </w:tcPr>
          <w:p w14:paraId="763FC367" w14:textId="77777777" w:rsidR="00FD561B" w:rsidRDefault="00FD561B" w:rsidP="00FD561B">
            <w:pPr>
              <w:cnfStyle w:val="000000100000" w:firstRow="0" w:lastRow="0" w:firstColumn="0" w:lastColumn="0" w:oddVBand="0" w:evenVBand="0" w:oddHBand="1" w:evenHBand="0" w:firstRowFirstColumn="0" w:firstRowLastColumn="0" w:lastRowFirstColumn="0" w:lastRowLastColumn="0"/>
              <w:rPr>
                <w:ins w:id="1333" w:author="Soler Martin, Carlos" w:date="2022-06-19T13:39:00Z"/>
              </w:rPr>
            </w:pPr>
            <w:ins w:id="1334" w:author="Soler Martin, Carlos" w:date="2022-06-19T13:39:00Z">
              <w:r>
                <w:t>-</w:t>
              </w:r>
            </w:ins>
          </w:p>
        </w:tc>
        <w:tc>
          <w:tcPr>
            <w:tcW w:w="1682" w:type="dxa"/>
          </w:tcPr>
          <w:p w14:paraId="07384041" w14:textId="77777777" w:rsidR="00FD561B" w:rsidRDefault="00FD561B" w:rsidP="00FD561B">
            <w:pPr>
              <w:cnfStyle w:val="000000100000" w:firstRow="0" w:lastRow="0" w:firstColumn="0" w:lastColumn="0" w:oddVBand="0" w:evenVBand="0" w:oddHBand="1" w:evenHBand="0" w:firstRowFirstColumn="0" w:firstRowLastColumn="0" w:lastRowFirstColumn="0" w:lastRowLastColumn="0"/>
              <w:rPr>
                <w:ins w:id="1335" w:author="Soler Martin, Carlos" w:date="2022-06-19T13:39:00Z"/>
              </w:rPr>
            </w:pPr>
            <w:ins w:id="1336" w:author="Soler Martin, Carlos" w:date="2022-06-19T13:39:00Z">
              <w:r>
                <w:t>-</w:t>
              </w:r>
            </w:ins>
          </w:p>
        </w:tc>
        <w:tc>
          <w:tcPr>
            <w:tcW w:w="1254" w:type="dxa"/>
          </w:tcPr>
          <w:p w14:paraId="1405BE94" w14:textId="77777777" w:rsidR="00FD561B" w:rsidRDefault="00FD561B" w:rsidP="00FD561B">
            <w:pPr>
              <w:cnfStyle w:val="000000100000" w:firstRow="0" w:lastRow="0" w:firstColumn="0" w:lastColumn="0" w:oddVBand="0" w:evenVBand="0" w:oddHBand="1" w:evenHBand="0" w:firstRowFirstColumn="0" w:firstRowLastColumn="0" w:lastRowFirstColumn="0" w:lastRowLastColumn="0"/>
              <w:rPr>
                <w:ins w:id="1337" w:author="Soler Martin, Carlos" w:date="2022-06-19T13:39:00Z"/>
              </w:rPr>
            </w:pPr>
            <w:ins w:id="1338" w:author="Soler Martin, Carlos" w:date="2022-06-19T13:39:00Z">
              <w:r>
                <w:t>-</w:t>
              </w:r>
            </w:ins>
          </w:p>
        </w:tc>
        <w:tc>
          <w:tcPr>
            <w:tcW w:w="1141" w:type="dxa"/>
          </w:tcPr>
          <w:p w14:paraId="3B6CF9C0" w14:textId="77777777" w:rsidR="00FD561B" w:rsidRDefault="00FD561B" w:rsidP="00FD561B">
            <w:pPr>
              <w:cnfStyle w:val="000000100000" w:firstRow="0" w:lastRow="0" w:firstColumn="0" w:lastColumn="0" w:oddVBand="0" w:evenVBand="0" w:oddHBand="1" w:evenHBand="0" w:firstRowFirstColumn="0" w:firstRowLastColumn="0" w:lastRowFirstColumn="0" w:lastRowLastColumn="0"/>
              <w:rPr>
                <w:ins w:id="1339" w:author="Soler Martin, Carlos" w:date="2022-06-19T13:39:00Z"/>
              </w:rPr>
            </w:pPr>
            <w:ins w:id="1340" w:author="Soler Martin, Carlos" w:date="2022-06-19T13:39:00Z">
              <w:r>
                <w:t>-</w:t>
              </w:r>
            </w:ins>
          </w:p>
        </w:tc>
        <w:tc>
          <w:tcPr>
            <w:tcW w:w="1195" w:type="dxa"/>
          </w:tcPr>
          <w:p w14:paraId="5EB60740" w14:textId="77777777" w:rsidR="00FD561B" w:rsidRDefault="00FD561B" w:rsidP="00FD561B">
            <w:pPr>
              <w:cnfStyle w:val="000000100000" w:firstRow="0" w:lastRow="0" w:firstColumn="0" w:lastColumn="0" w:oddVBand="0" w:evenVBand="0" w:oddHBand="1" w:evenHBand="0" w:firstRowFirstColumn="0" w:firstRowLastColumn="0" w:lastRowFirstColumn="0" w:lastRowLastColumn="0"/>
              <w:rPr>
                <w:ins w:id="1341" w:author="Soler Martin, Carlos" w:date="2022-06-19T13:39:00Z"/>
              </w:rPr>
            </w:pPr>
            <w:ins w:id="1342" w:author="Soler Martin, Carlos" w:date="2022-06-19T13:39:00Z">
              <w:r>
                <w:t>405 – Method not Allowed</w:t>
              </w:r>
              <w:r>
                <w:t xml:space="preserve"> </w:t>
              </w:r>
            </w:ins>
          </w:p>
        </w:tc>
      </w:tr>
      <w:tr w:rsidR="003951E4" w14:paraId="20D45761" w14:textId="77777777" w:rsidTr="00FD561B">
        <w:trPr>
          <w:trHeight w:val="759"/>
          <w:ins w:id="1343" w:author="Soler Martin, Carlos" w:date="2022-06-19T13:39:00Z"/>
        </w:trPr>
        <w:tc>
          <w:tcPr>
            <w:cnfStyle w:val="001000000000" w:firstRow="0" w:lastRow="0" w:firstColumn="1" w:lastColumn="0" w:oddVBand="0" w:evenVBand="0" w:oddHBand="0" w:evenHBand="0" w:firstRowFirstColumn="0" w:firstRowLastColumn="0" w:lastRowFirstColumn="0" w:lastRowLastColumn="0"/>
            <w:tcW w:w="1008" w:type="dxa"/>
          </w:tcPr>
          <w:p w14:paraId="42B191E5" w14:textId="77777777" w:rsidR="003951E4" w:rsidRDefault="003951E4" w:rsidP="003951E4">
            <w:pPr>
              <w:rPr>
                <w:ins w:id="1344" w:author="Soler Martin, Carlos" w:date="2022-06-19T13:39:00Z"/>
              </w:rPr>
            </w:pPr>
            <w:ins w:id="1345" w:author="Soler Martin, Carlos" w:date="2022-06-19T13:39:00Z">
              <w:r>
                <w:t>DELETE</w:t>
              </w:r>
            </w:ins>
          </w:p>
        </w:tc>
        <w:tc>
          <w:tcPr>
            <w:tcW w:w="3119" w:type="dxa"/>
          </w:tcPr>
          <w:p w14:paraId="3136D675" w14:textId="52CDAD56" w:rsidR="003951E4" w:rsidRDefault="003951E4" w:rsidP="003951E4">
            <w:pPr>
              <w:cnfStyle w:val="000000000000" w:firstRow="0" w:lastRow="0" w:firstColumn="0" w:lastColumn="0" w:oddVBand="0" w:evenVBand="0" w:oddHBand="0" w:evenHBand="0" w:firstRowFirstColumn="0" w:firstRowLastColumn="0" w:lastRowFirstColumn="0" w:lastRowLastColumn="0"/>
              <w:rPr>
                <w:ins w:id="1346" w:author="Soler Martin, Carlos" w:date="2022-06-19T13:39:00Z"/>
              </w:rPr>
            </w:pPr>
            <w:ins w:id="1347" w:author="Soler Martin, Carlos" w:date="2022-06-19T13:42:00Z">
              <w:r>
                <w:t>-</w:t>
              </w:r>
            </w:ins>
          </w:p>
        </w:tc>
        <w:tc>
          <w:tcPr>
            <w:tcW w:w="1682" w:type="dxa"/>
          </w:tcPr>
          <w:p w14:paraId="1FCE1F4C" w14:textId="7F72A2FF" w:rsidR="003951E4" w:rsidRDefault="003951E4" w:rsidP="003951E4">
            <w:pPr>
              <w:cnfStyle w:val="000000000000" w:firstRow="0" w:lastRow="0" w:firstColumn="0" w:lastColumn="0" w:oddVBand="0" w:evenVBand="0" w:oddHBand="0" w:evenHBand="0" w:firstRowFirstColumn="0" w:firstRowLastColumn="0" w:lastRowFirstColumn="0" w:lastRowLastColumn="0"/>
              <w:rPr>
                <w:ins w:id="1348" w:author="Soler Martin, Carlos" w:date="2022-06-19T13:39:00Z"/>
              </w:rPr>
            </w:pPr>
          </w:p>
        </w:tc>
        <w:tc>
          <w:tcPr>
            <w:tcW w:w="1254" w:type="dxa"/>
          </w:tcPr>
          <w:p w14:paraId="41936374" w14:textId="77777777" w:rsidR="003951E4" w:rsidRDefault="003951E4" w:rsidP="003951E4">
            <w:pPr>
              <w:cnfStyle w:val="000000000000" w:firstRow="0" w:lastRow="0" w:firstColumn="0" w:lastColumn="0" w:oddVBand="0" w:evenVBand="0" w:oddHBand="0" w:evenHBand="0" w:firstRowFirstColumn="0" w:firstRowLastColumn="0" w:lastRowFirstColumn="0" w:lastRowLastColumn="0"/>
              <w:rPr>
                <w:ins w:id="1349" w:author="Soler Martin, Carlos" w:date="2022-06-19T13:39:00Z"/>
              </w:rPr>
            </w:pPr>
            <w:ins w:id="1350" w:author="Soler Martin, Carlos" w:date="2022-06-19T13:39:00Z">
              <w:r>
                <w:t>-</w:t>
              </w:r>
            </w:ins>
          </w:p>
        </w:tc>
        <w:tc>
          <w:tcPr>
            <w:tcW w:w="1141" w:type="dxa"/>
          </w:tcPr>
          <w:p w14:paraId="4E5B1F7F" w14:textId="77777777" w:rsidR="003951E4" w:rsidRDefault="003951E4" w:rsidP="003951E4">
            <w:pPr>
              <w:cnfStyle w:val="000000000000" w:firstRow="0" w:lastRow="0" w:firstColumn="0" w:lastColumn="0" w:oddVBand="0" w:evenVBand="0" w:oddHBand="0" w:evenHBand="0" w:firstRowFirstColumn="0" w:firstRowLastColumn="0" w:lastRowFirstColumn="0" w:lastRowLastColumn="0"/>
              <w:rPr>
                <w:ins w:id="1351" w:author="Soler Martin, Carlos" w:date="2022-06-19T13:39:00Z"/>
              </w:rPr>
            </w:pPr>
            <w:ins w:id="1352" w:author="Soler Martin, Carlos" w:date="2022-06-19T13:39:00Z">
              <w:r>
                <w:t>-</w:t>
              </w:r>
            </w:ins>
          </w:p>
        </w:tc>
        <w:tc>
          <w:tcPr>
            <w:tcW w:w="1195" w:type="dxa"/>
          </w:tcPr>
          <w:p w14:paraId="71B2328B" w14:textId="77777777" w:rsidR="003951E4" w:rsidRPr="00B94B9F" w:rsidRDefault="003951E4" w:rsidP="003951E4">
            <w:pPr>
              <w:cnfStyle w:val="000000000000" w:firstRow="0" w:lastRow="0" w:firstColumn="0" w:lastColumn="0" w:oddVBand="0" w:evenVBand="0" w:oddHBand="0" w:evenHBand="0" w:firstRowFirstColumn="0" w:firstRowLastColumn="0" w:lastRowFirstColumn="0" w:lastRowLastColumn="0"/>
              <w:rPr>
                <w:ins w:id="1353" w:author="Soler Martin, Carlos" w:date="2022-06-19T13:42:00Z"/>
                <w:lang w:val="en-US"/>
              </w:rPr>
            </w:pPr>
            <w:ins w:id="1354" w:author="Soler Martin, Carlos" w:date="2022-06-19T13:42:00Z">
              <w:r>
                <w:t>405 – Method not Allowed</w:t>
              </w:r>
            </w:ins>
          </w:p>
          <w:p w14:paraId="18D43A7C" w14:textId="62DFEFC5" w:rsidR="003951E4" w:rsidRDefault="003951E4" w:rsidP="003951E4">
            <w:pPr>
              <w:cnfStyle w:val="000000000000" w:firstRow="0" w:lastRow="0" w:firstColumn="0" w:lastColumn="0" w:oddVBand="0" w:evenVBand="0" w:oddHBand="0" w:evenHBand="0" w:firstRowFirstColumn="0" w:firstRowLastColumn="0" w:lastRowFirstColumn="0" w:lastRowLastColumn="0"/>
              <w:rPr>
                <w:ins w:id="1355" w:author="Soler Martin, Carlos" w:date="2022-06-19T13:39:00Z"/>
              </w:rPr>
            </w:pPr>
          </w:p>
        </w:tc>
      </w:tr>
      <w:tr w:rsidR="003951E4" w14:paraId="1F25B25D" w14:textId="77777777" w:rsidTr="00FD561B">
        <w:trPr>
          <w:cnfStyle w:val="000000100000" w:firstRow="0" w:lastRow="0" w:firstColumn="0" w:lastColumn="0" w:oddVBand="0" w:evenVBand="0" w:oddHBand="1" w:evenHBand="0" w:firstRowFirstColumn="0" w:firstRowLastColumn="0" w:lastRowFirstColumn="0" w:lastRowLastColumn="0"/>
          <w:trHeight w:val="759"/>
          <w:ins w:id="1356" w:author="Soler Martin, Carlos" w:date="2022-06-19T13:39:00Z"/>
        </w:trPr>
        <w:tc>
          <w:tcPr>
            <w:cnfStyle w:val="001000000000" w:firstRow="0" w:lastRow="0" w:firstColumn="1" w:lastColumn="0" w:oddVBand="0" w:evenVBand="0" w:oddHBand="0" w:evenHBand="0" w:firstRowFirstColumn="0" w:firstRowLastColumn="0" w:lastRowFirstColumn="0" w:lastRowLastColumn="0"/>
            <w:tcW w:w="1008" w:type="dxa"/>
          </w:tcPr>
          <w:p w14:paraId="0D28DDC9" w14:textId="77777777" w:rsidR="003951E4" w:rsidRDefault="003951E4" w:rsidP="003951E4">
            <w:pPr>
              <w:rPr>
                <w:ins w:id="1357" w:author="Soler Martin, Carlos" w:date="2022-06-19T13:39:00Z"/>
              </w:rPr>
            </w:pPr>
            <w:ins w:id="1358" w:author="Soler Martin, Carlos" w:date="2022-06-19T13:39:00Z">
              <w:r>
                <w:t>PATCH</w:t>
              </w:r>
            </w:ins>
          </w:p>
        </w:tc>
        <w:tc>
          <w:tcPr>
            <w:tcW w:w="3119" w:type="dxa"/>
          </w:tcPr>
          <w:p w14:paraId="73D12EAD" w14:textId="3051F68C" w:rsidR="003951E4" w:rsidRDefault="003951E4" w:rsidP="003951E4">
            <w:pPr>
              <w:cnfStyle w:val="000000100000" w:firstRow="0" w:lastRow="0" w:firstColumn="0" w:lastColumn="0" w:oddVBand="0" w:evenVBand="0" w:oddHBand="1" w:evenHBand="0" w:firstRowFirstColumn="0" w:firstRowLastColumn="0" w:lastRowFirstColumn="0" w:lastRowLastColumn="0"/>
              <w:rPr>
                <w:ins w:id="1359" w:author="Soler Martin, Carlos" w:date="2022-06-19T13:39:00Z"/>
              </w:rPr>
            </w:pPr>
            <w:ins w:id="1360" w:author="Soler Martin, Carlos" w:date="2022-06-19T13:40:00Z">
              <w:r>
                <w:t>-</w:t>
              </w:r>
            </w:ins>
          </w:p>
        </w:tc>
        <w:tc>
          <w:tcPr>
            <w:tcW w:w="1682" w:type="dxa"/>
          </w:tcPr>
          <w:p w14:paraId="3AF887B4" w14:textId="0B074F93" w:rsidR="003951E4" w:rsidRDefault="003951E4" w:rsidP="003951E4">
            <w:pPr>
              <w:cnfStyle w:val="000000100000" w:firstRow="0" w:lastRow="0" w:firstColumn="0" w:lastColumn="0" w:oddVBand="0" w:evenVBand="0" w:oddHBand="1" w:evenHBand="0" w:firstRowFirstColumn="0" w:firstRowLastColumn="0" w:lastRowFirstColumn="0" w:lastRowLastColumn="0"/>
              <w:rPr>
                <w:ins w:id="1361" w:author="Soler Martin, Carlos" w:date="2022-06-19T13:39:00Z"/>
              </w:rPr>
            </w:pPr>
            <w:ins w:id="1362" w:author="Soler Martin, Carlos" w:date="2022-06-19T13:40:00Z">
              <w:r>
                <w:t>-</w:t>
              </w:r>
            </w:ins>
          </w:p>
        </w:tc>
        <w:tc>
          <w:tcPr>
            <w:tcW w:w="1254" w:type="dxa"/>
          </w:tcPr>
          <w:p w14:paraId="6B7ACABF" w14:textId="6BAAB49B" w:rsidR="003951E4" w:rsidRDefault="003951E4" w:rsidP="003951E4">
            <w:pPr>
              <w:cnfStyle w:val="000000100000" w:firstRow="0" w:lastRow="0" w:firstColumn="0" w:lastColumn="0" w:oddVBand="0" w:evenVBand="0" w:oddHBand="1" w:evenHBand="0" w:firstRowFirstColumn="0" w:firstRowLastColumn="0" w:lastRowFirstColumn="0" w:lastRowLastColumn="0"/>
              <w:rPr>
                <w:ins w:id="1363" w:author="Soler Martin, Carlos" w:date="2022-06-19T13:39:00Z"/>
              </w:rPr>
            </w:pPr>
            <w:ins w:id="1364" w:author="Soler Martin, Carlos" w:date="2022-06-19T13:40:00Z">
              <w:r>
                <w:t>-</w:t>
              </w:r>
            </w:ins>
          </w:p>
        </w:tc>
        <w:tc>
          <w:tcPr>
            <w:tcW w:w="1141" w:type="dxa"/>
          </w:tcPr>
          <w:p w14:paraId="60C0F0BA" w14:textId="47088F85" w:rsidR="003951E4" w:rsidRDefault="003951E4" w:rsidP="003951E4">
            <w:pPr>
              <w:cnfStyle w:val="000000100000" w:firstRow="0" w:lastRow="0" w:firstColumn="0" w:lastColumn="0" w:oddVBand="0" w:evenVBand="0" w:oddHBand="1" w:evenHBand="0" w:firstRowFirstColumn="0" w:firstRowLastColumn="0" w:lastRowFirstColumn="0" w:lastRowLastColumn="0"/>
              <w:rPr>
                <w:ins w:id="1365" w:author="Soler Martin, Carlos" w:date="2022-06-19T13:39:00Z"/>
              </w:rPr>
            </w:pPr>
            <w:ins w:id="1366" w:author="Soler Martin, Carlos" w:date="2022-06-19T13:40:00Z">
              <w:r>
                <w:t>-</w:t>
              </w:r>
            </w:ins>
          </w:p>
        </w:tc>
        <w:tc>
          <w:tcPr>
            <w:tcW w:w="1195" w:type="dxa"/>
          </w:tcPr>
          <w:p w14:paraId="0256F5C7" w14:textId="1E37A5C2" w:rsidR="003951E4" w:rsidRPr="00B94B9F" w:rsidRDefault="003951E4" w:rsidP="003951E4">
            <w:pPr>
              <w:cnfStyle w:val="000000100000" w:firstRow="0" w:lastRow="0" w:firstColumn="0" w:lastColumn="0" w:oddVBand="0" w:evenVBand="0" w:oddHBand="1" w:evenHBand="0" w:firstRowFirstColumn="0" w:firstRowLastColumn="0" w:lastRowFirstColumn="0" w:lastRowLastColumn="0"/>
              <w:rPr>
                <w:ins w:id="1367" w:author="Soler Martin, Carlos" w:date="2022-06-19T13:39:00Z"/>
                <w:lang w:val="en-US"/>
              </w:rPr>
            </w:pPr>
            <w:ins w:id="1368" w:author="Soler Martin, Carlos" w:date="2022-06-19T13:40:00Z">
              <w:r>
                <w:t>405 – Method not Allowed</w:t>
              </w:r>
            </w:ins>
          </w:p>
          <w:p w14:paraId="5D1F91B5" w14:textId="77777777" w:rsidR="003951E4" w:rsidRDefault="003951E4" w:rsidP="003951E4">
            <w:pPr>
              <w:cnfStyle w:val="000000100000" w:firstRow="0" w:lastRow="0" w:firstColumn="0" w:lastColumn="0" w:oddVBand="0" w:evenVBand="0" w:oddHBand="1" w:evenHBand="0" w:firstRowFirstColumn="0" w:firstRowLastColumn="0" w:lastRowFirstColumn="0" w:lastRowLastColumn="0"/>
              <w:rPr>
                <w:ins w:id="1369" w:author="Soler Martin, Carlos" w:date="2022-06-19T13:39:00Z"/>
              </w:rPr>
            </w:pPr>
          </w:p>
        </w:tc>
      </w:tr>
    </w:tbl>
    <w:p w14:paraId="04384998" w14:textId="32079549" w:rsidR="00FD561B" w:rsidRDefault="00FD561B" w:rsidP="00FD561B">
      <w:pPr>
        <w:jc w:val="center"/>
        <w:rPr>
          <w:ins w:id="1370" w:author="Soler Martin, Carlos" w:date="2022-06-19T13:39:00Z"/>
          <w:i/>
          <w:iCs/>
        </w:rPr>
      </w:pPr>
      <w:ins w:id="1371" w:author="Soler Martin, Carlos" w:date="2022-06-19T13:39:00Z">
        <w:r>
          <w:rPr>
            <w:i/>
            <w:iCs/>
          </w:rPr>
          <w:t xml:space="preserve">Tabla </w:t>
        </w:r>
        <w:r>
          <w:rPr>
            <w:i/>
            <w:iCs/>
          </w:rPr>
          <w:t>5</w:t>
        </w:r>
        <w:r w:rsidRPr="00CE5888">
          <w:rPr>
            <w:i/>
            <w:iCs/>
          </w:rPr>
          <w:t xml:space="preserve">: </w:t>
        </w:r>
        <w:r>
          <w:rPr>
            <w:i/>
            <w:iCs/>
          </w:rPr>
          <w:t>Recurso /</w:t>
        </w:r>
      </w:ins>
      <w:ins w:id="1372" w:author="Soler Martin, Carlos" w:date="2022-06-19T13:46:00Z">
        <w:r w:rsidR="00906FD0">
          <w:rPr>
            <w:i/>
            <w:iCs/>
          </w:rPr>
          <w:t>empresas</w:t>
        </w:r>
      </w:ins>
      <w:ins w:id="1373" w:author="Soler Martin, Carlos" w:date="2022-06-19T13:39:00Z">
        <w:r>
          <w:rPr>
            <w:i/>
            <w:iCs/>
          </w:rPr>
          <w:t>/id/</w:t>
        </w:r>
        <w:r>
          <w:rPr>
            <w:i/>
            <w:iCs/>
          </w:rPr>
          <w:t>ofertas_nuevas</w:t>
        </w:r>
      </w:ins>
    </w:p>
    <w:p w14:paraId="78BAB1A4" w14:textId="6E94A233" w:rsidR="00FD561B" w:rsidRDefault="00FD561B" w:rsidP="000F01E8">
      <w:pPr>
        <w:jc w:val="center"/>
        <w:rPr>
          <w:ins w:id="1374" w:author="Soler Martin, Carlos" w:date="2022-06-19T13:43:00Z"/>
          <w:i/>
          <w:iCs/>
        </w:rPr>
      </w:pPr>
    </w:p>
    <w:p w14:paraId="571F6F5E" w14:textId="6F439B0B" w:rsidR="003951E4" w:rsidRDefault="003951E4" w:rsidP="000F01E8">
      <w:pPr>
        <w:jc w:val="center"/>
        <w:rPr>
          <w:ins w:id="1375" w:author="Soler Martin, Carlos" w:date="2022-06-19T13:43:00Z"/>
          <w:i/>
          <w:iCs/>
        </w:rPr>
      </w:pPr>
    </w:p>
    <w:p w14:paraId="0F9FE1CC" w14:textId="54F1795E" w:rsidR="003951E4" w:rsidRDefault="003951E4" w:rsidP="000F01E8">
      <w:pPr>
        <w:jc w:val="center"/>
        <w:rPr>
          <w:ins w:id="1376" w:author="Soler Martin, Carlos" w:date="2022-06-19T13:43:00Z"/>
          <w:i/>
          <w:iCs/>
        </w:rPr>
      </w:pPr>
    </w:p>
    <w:p w14:paraId="4ECA013D" w14:textId="0332EF8D" w:rsidR="003951E4" w:rsidRDefault="003951E4" w:rsidP="000F01E8">
      <w:pPr>
        <w:jc w:val="center"/>
        <w:rPr>
          <w:ins w:id="1377" w:author="Soler Martin, Carlos" w:date="2022-06-19T13:43:00Z"/>
          <w:i/>
          <w:iCs/>
        </w:rPr>
      </w:pPr>
    </w:p>
    <w:p w14:paraId="541CAA05" w14:textId="77777777" w:rsidR="003951E4" w:rsidRDefault="003951E4" w:rsidP="000F01E8">
      <w:pPr>
        <w:jc w:val="center"/>
        <w:rPr>
          <w:ins w:id="1378" w:author="Soler Martin, Carlos" w:date="2022-06-19T13:42:00Z"/>
          <w:i/>
          <w:iCs/>
        </w:rPr>
      </w:pPr>
    </w:p>
    <w:tbl>
      <w:tblPr>
        <w:tblStyle w:val="Tablaconcuadrcula7concolores-nfasis1"/>
        <w:tblW w:w="9399" w:type="dxa"/>
        <w:tblLook w:val="04A0" w:firstRow="1" w:lastRow="0" w:firstColumn="1" w:lastColumn="0" w:noHBand="0" w:noVBand="1"/>
      </w:tblPr>
      <w:tblGrid>
        <w:gridCol w:w="1007"/>
        <w:gridCol w:w="3393"/>
        <w:gridCol w:w="1440"/>
        <w:gridCol w:w="1254"/>
        <w:gridCol w:w="1110"/>
        <w:gridCol w:w="1195"/>
        <w:tblGridChange w:id="1379">
          <w:tblGrid>
            <w:gridCol w:w="1007"/>
            <w:gridCol w:w="3393"/>
            <w:gridCol w:w="1440"/>
            <w:gridCol w:w="1254"/>
            <w:gridCol w:w="1110"/>
            <w:gridCol w:w="1195"/>
          </w:tblGrid>
        </w:tblGridChange>
      </w:tblGrid>
      <w:tr w:rsidR="003951E4" w14:paraId="7530A163" w14:textId="77777777" w:rsidTr="00B94B9F">
        <w:trPr>
          <w:cnfStyle w:val="100000000000" w:firstRow="1" w:lastRow="0" w:firstColumn="0" w:lastColumn="0" w:oddVBand="0" w:evenVBand="0" w:oddHBand="0" w:evenHBand="0" w:firstRowFirstColumn="0" w:firstRowLastColumn="0" w:lastRowFirstColumn="0" w:lastRowLastColumn="0"/>
          <w:trHeight w:val="759"/>
          <w:ins w:id="1380" w:author="Soler Martin, Carlos" w:date="2022-06-19T13:42:00Z"/>
        </w:trPr>
        <w:tc>
          <w:tcPr>
            <w:cnfStyle w:val="001000000100" w:firstRow="0" w:lastRow="0" w:firstColumn="1" w:lastColumn="0" w:oddVBand="0" w:evenVBand="0" w:oddHBand="0" w:evenHBand="0" w:firstRowFirstColumn="1" w:firstRowLastColumn="0" w:lastRowFirstColumn="0" w:lastRowLastColumn="0"/>
            <w:tcW w:w="1008" w:type="dxa"/>
          </w:tcPr>
          <w:p w14:paraId="286787BA" w14:textId="77777777" w:rsidR="003951E4" w:rsidRDefault="003951E4" w:rsidP="00B94B9F">
            <w:pPr>
              <w:rPr>
                <w:ins w:id="1381" w:author="Soler Martin, Carlos" w:date="2022-06-19T13:42:00Z"/>
              </w:rPr>
            </w:pPr>
            <w:ins w:id="1382" w:author="Soler Martin, Carlos" w:date="2022-06-19T13:42:00Z">
              <w:r>
                <w:lastRenderedPageBreak/>
                <w:t>Método</w:t>
              </w:r>
            </w:ins>
          </w:p>
        </w:tc>
        <w:tc>
          <w:tcPr>
            <w:tcW w:w="3119" w:type="dxa"/>
          </w:tcPr>
          <w:p w14:paraId="26CEA83D"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383" w:author="Soler Martin, Carlos" w:date="2022-06-19T13:42:00Z"/>
              </w:rPr>
            </w:pPr>
            <w:ins w:id="1384" w:author="Soler Martin, Carlos" w:date="2022-06-19T13:42:00Z">
              <w:r>
                <w:t>URI</w:t>
              </w:r>
            </w:ins>
          </w:p>
        </w:tc>
        <w:tc>
          <w:tcPr>
            <w:tcW w:w="1682" w:type="dxa"/>
          </w:tcPr>
          <w:p w14:paraId="6118F271"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385" w:author="Soler Martin, Carlos" w:date="2022-06-19T13:42:00Z"/>
              </w:rPr>
            </w:pPr>
            <w:ins w:id="1386" w:author="Soler Martin, Carlos" w:date="2022-06-19T13:42:00Z">
              <w:r>
                <w:t>Utilidad</w:t>
              </w:r>
            </w:ins>
          </w:p>
        </w:tc>
        <w:tc>
          <w:tcPr>
            <w:tcW w:w="1254" w:type="dxa"/>
          </w:tcPr>
          <w:p w14:paraId="1519C16E"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387" w:author="Soler Martin, Carlos" w:date="2022-06-19T13:42:00Z"/>
              </w:rPr>
            </w:pPr>
            <w:ins w:id="1388" w:author="Soler Martin, Carlos" w:date="2022-06-19T13:42:00Z">
              <w:r>
                <w:t>Semántica</w:t>
              </w:r>
            </w:ins>
          </w:p>
        </w:tc>
        <w:tc>
          <w:tcPr>
            <w:tcW w:w="1141" w:type="dxa"/>
          </w:tcPr>
          <w:p w14:paraId="181E4D6A"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389" w:author="Soler Martin, Carlos" w:date="2022-06-19T13:42:00Z"/>
              </w:rPr>
            </w:pPr>
            <w:ins w:id="1390" w:author="Soler Martin, Carlos" w:date="2022-06-19T13:42:00Z">
              <w:r>
                <w:t>Cuerpo Solicitud</w:t>
              </w:r>
            </w:ins>
          </w:p>
        </w:tc>
        <w:tc>
          <w:tcPr>
            <w:tcW w:w="1195" w:type="dxa"/>
          </w:tcPr>
          <w:p w14:paraId="5D8C94AD" w14:textId="77777777" w:rsidR="003951E4" w:rsidRDefault="003951E4" w:rsidP="00B94B9F">
            <w:pPr>
              <w:jc w:val="left"/>
              <w:cnfStyle w:val="100000000000" w:firstRow="1" w:lastRow="0" w:firstColumn="0" w:lastColumn="0" w:oddVBand="0" w:evenVBand="0" w:oddHBand="0" w:evenHBand="0" w:firstRowFirstColumn="0" w:firstRowLastColumn="0" w:lastRowFirstColumn="0" w:lastRowLastColumn="0"/>
              <w:rPr>
                <w:ins w:id="1391" w:author="Soler Martin, Carlos" w:date="2022-06-19T13:42:00Z"/>
              </w:rPr>
            </w:pPr>
            <w:ins w:id="1392" w:author="Soler Martin, Carlos" w:date="2022-06-19T13:42:00Z">
              <w:r>
                <w:t>Códigos de respuesta</w:t>
              </w:r>
            </w:ins>
          </w:p>
        </w:tc>
      </w:tr>
      <w:tr w:rsidR="003951E4" w14:paraId="2D403672" w14:textId="77777777" w:rsidTr="00B94B9F">
        <w:trPr>
          <w:cnfStyle w:val="000000100000" w:firstRow="0" w:lastRow="0" w:firstColumn="0" w:lastColumn="0" w:oddVBand="0" w:evenVBand="0" w:oddHBand="1" w:evenHBand="0" w:firstRowFirstColumn="0" w:firstRowLastColumn="0" w:lastRowFirstColumn="0" w:lastRowLastColumn="0"/>
          <w:trHeight w:val="759"/>
          <w:ins w:id="1393" w:author="Soler Martin, Carlos" w:date="2022-06-19T13:42:00Z"/>
        </w:trPr>
        <w:tc>
          <w:tcPr>
            <w:cnfStyle w:val="001000000000" w:firstRow="0" w:lastRow="0" w:firstColumn="1" w:lastColumn="0" w:oddVBand="0" w:evenVBand="0" w:oddHBand="0" w:evenHBand="0" w:firstRowFirstColumn="0" w:firstRowLastColumn="0" w:lastRowFirstColumn="0" w:lastRowLastColumn="0"/>
            <w:tcW w:w="1008" w:type="dxa"/>
          </w:tcPr>
          <w:p w14:paraId="65AC4C6C" w14:textId="77777777" w:rsidR="003951E4" w:rsidRPr="0071131E" w:rsidRDefault="003951E4" w:rsidP="00B94B9F">
            <w:pPr>
              <w:rPr>
                <w:ins w:id="1394" w:author="Soler Martin, Carlos" w:date="2022-06-19T13:42:00Z"/>
              </w:rPr>
            </w:pPr>
            <w:ins w:id="1395" w:author="Soler Martin, Carlos" w:date="2022-06-19T13:42:00Z">
              <w:r>
                <w:t>POST</w:t>
              </w:r>
            </w:ins>
          </w:p>
        </w:tc>
        <w:tc>
          <w:tcPr>
            <w:tcW w:w="3119" w:type="dxa"/>
          </w:tcPr>
          <w:p w14:paraId="1DFCB602" w14:textId="38611665" w:rsidR="003951E4" w:rsidRDefault="003951E4" w:rsidP="00B94B9F">
            <w:pPr>
              <w:cnfStyle w:val="000000100000" w:firstRow="0" w:lastRow="0" w:firstColumn="0" w:lastColumn="0" w:oddVBand="0" w:evenVBand="0" w:oddHBand="1" w:evenHBand="0" w:firstRowFirstColumn="0" w:firstRowLastColumn="0" w:lastRowFirstColumn="0" w:lastRowLastColumn="0"/>
              <w:rPr>
                <w:ins w:id="1396" w:author="Soler Martin, Carlos" w:date="2022-06-19T13:42:00Z"/>
              </w:rPr>
            </w:pPr>
            <w:ins w:id="1397" w:author="Soler Martin, Carlos" w:date="2022-06-19T13:43:00Z">
              <w:r>
                <w:t>-</w:t>
              </w:r>
            </w:ins>
          </w:p>
        </w:tc>
        <w:tc>
          <w:tcPr>
            <w:tcW w:w="1682" w:type="dxa"/>
          </w:tcPr>
          <w:p w14:paraId="02DF3E5A" w14:textId="1EFD030C"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398" w:author="Soler Martin, Carlos" w:date="2022-06-19T13:42:00Z"/>
              </w:rPr>
            </w:pPr>
            <w:ins w:id="1399" w:author="Soler Martin, Carlos" w:date="2022-06-19T13:43:00Z">
              <w:r>
                <w:t>-</w:t>
              </w:r>
            </w:ins>
          </w:p>
        </w:tc>
        <w:tc>
          <w:tcPr>
            <w:tcW w:w="1254" w:type="dxa"/>
          </w:tcPr>
          <w:p w14:paraId="4967AB15" w14:textId="1482C10F" w:rsidR="003951E4" w:rsidRDefault="003951E4" w:rsidP="00B94B9F">
            <w:pPr>
              <w:cnfStyle w:val="000000100000" w:firstRow="0" w:lastRow="0" w:firstColumn="0" w:lastColumn="0" w:oddVBand="0" w:evenVBand="0" w:oddHBand="1" w:evenHBand="0" w:firstRowFirstColumn="0" w:firstRowLastColumn="0" w:lastRowFirstColumn="0" w:lastRowLastColumn="0"/>
              <w:rPr>
                <w:ins w:id="1400" w:author="Soler Martin, Carlos" w:date="2022-06-19T13:42:00Z"/>
              </w:rPr>
            </w:pPr>
            <w:ins w:id="1401" w:author="Soler Martin, Carlos" w:date="2022-06-19T13:43:00Z">
              <w:r>
                <w:t>-</w:t>
              </w:r>
            </w:ins>
          </w:p>
        </w:tc>
        <w:tc>
          <w:tcPr>
            <w:tcW w:w="1141" w:type="dxa"/>
          </w:tcPr>
          <w:p w14:paraId="291B1ACD" w14:textId="07E1B52B"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402" w:author="Soler Martin, Carlos" w:date="2022-06-19T13:42:00Z"/>
              </w:rPr>
            </w:pPr>
            <w:ins w:id="1403" w:author="Soler Martin, Carlos" w:date="2022-06-19T13:43:00Z">
              <w:r>
                <w:t>-</w:t>
              </w:r>
            </w:ins>
          </w:p>
        </w:tc>
        <w:tc>
          <w:tcPr>
            <w:tcW w:w="1195" w:type="dxa"/>
          </w:tcPr>
          <w:p w14:paraId="1D1E44C0" w14:textId="4986D74E"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404" w:author="Soler Martin, Carlos" w:date="2022-06-19T13:42:00Z"/>
              </w:rPr>
            </w:pPr>
            <w:ins w:id="1405" w:author="Soler Martin, Carlos" w:date="2022-06-19T13:43:00Z">
              <w:r>
                <w:t>405 – Method not Allowed</w:t>
              </w:r>
            </w:ins>
          </w:p>
        </w:tc>
      </w:tr>
      <w:tr w:rsidR="003951E4" w:rsidRPr="00E962DB" w14:paraId="0DCC2F33" w14:textId="77777777" w:rsidTr="00B94B9F">
        <w:trPr>
          <w:trHeight w:val="759"/>
          <w:ins w:id="1406" w:author="Soler Martin, Carlos" w:date="2022-06-19T13:42:00Z"/>
        </w:trPr>
        <w:tc>
          <w:tcPr>
            <w:cnfStyle w:val="001000000000" w:firstRow="0" w:lastRow="0" w:firstColumn="1" w:lastColumn="0" w:oddVBand="0" w:evenVBand="0" w:oddHBand="0" w:evenHBand="0" w:firstRowFirstColumn="0" w:firstRowLastColumn="0" w:lastRowFirstColumn="0" w:lastRowLastColumn="0"/>
            <w:tcW w:w="1008" w:type="dxa"/>
          </w:tcPr>
          <w:p w14:paraId="13756BD7" w14:textId="77777777" w:rsidR="003951E4" w:rsidRPr="0071131E" w:rsidRDefault="003951E4" w:rsidP="00B94B9F">
            <w:pPr>
              <w:rPr>
                <w:ins w:id="1407" w:author="Soler Martin, Carlos" w:date="2022-06-19T13:42:00Z"/>
              </w:rPr>
            </w:pPr>
            <w:ins w:id="1408" w:author="Soler Martin, Carlos" w:date="2022-06-19T13:42:00Z">
              <w:r>
                <w:t>GET</w:t>
              </w:r>
            </w:ins>
          </w:p>
        </w:tc>
        <w:tc>
          <w:tcPr>
            <w:tcW w:w="3119" w:type="dxa"/>
          </w:tcPr>
          <w:p w14:paraId="1AB6C1F8" w14:textId="62DD88EC" w:rsidR="003951E4" w:rsidRDefault="003951E4" w:rsidP="00B94B9F">
            <w:pPr>
              <w:cnfStyle w:val="000000000000" w:firstRow="0" w:lastRow="0" w:firstColumn="0" w:lastColumn="0" w:oddVBand="0" w:evenVBand="0" w:oddHBand="0" w:evenHBand="0" w:firstRowFirstColumn="0" w:firstRowLastColumn="0" w:lastRowFirstColumn="0" w:lastRowLastColumn="0"/>
              <w:rPr>
                <w:ins w:id="1409" w:author="Soler Martin, Carlos" w:date="2022-06-19T13:42:00Z"/>
              </w:rPr>
            </w:pPr>
            <w:ins w:id="1410" w:author="Soler Martin, Carlos" w:date="2022-06-19T13:42:00Z">
              <w:r>
                <w:t>/empresas/id/ofertas_nuevas</w:t>
              </w:r>
            </w:ins>
            <w:ins w:id="1411" w:author="Soler Martin, Carlos" w:date="2022-06-19T13:43:00Z">
              <w:r>
                <w:t>/id</w:t>
              </w:r>
            </w:ins>
          </w:p>
        </w:tc>
        <w:tc>
          <w:tcPr>
            <w:tcW w:w="1682" w:type="dxa"/>
          </w:tcPr>
          <w:p w14:paraId="703BF6AC" w14:textId="388ECE49" w:rsidR="003951E4" w:rsidRDefault="003951E4" w:rsidP="00B94B9F">
            <w:pPr>
              <w:jc w:val="left"/>
              <w:cnfStyle w:val="000000000000" w:firstRow="0" w:lastRow="0" w:firstColumn="0" w:lastColumn="0" w:oddVBand="0" w:evenVBand="0" w:oddHBand="0" w:evenHBand="0" w:firstRowFirstColumn="0" w:firstRowLastColumn="0" w:lastRowFirstColumn="0" w:lastRowLastColumn="0"/>
              <w:rPr>
                <w:ins w:id="1412" w:author="Soler Martin, Carlos" w:date="2022-06-19T13:42:00Z"/>
              </w:rPr>
            </w:pPr>
            <w:ins w:id="1413" w:author="Soler Martin, Carlos" w:date="2022-06-19T13:42:00Z">
              <w:r>
                <w:t xml:space="preserve">Se obtiene un </w:t>
              </w:r>
            </w:ins>
            <w:ins w:id="1414" w:author="Soler Martin, Carlos" w:date="2022-06-19T13:43:00Z">
              <w:r>
                <w:t>una oferta nueva especifica de una empresa especifica</w:t>
              </w:r>
            </w:ins>
          </w:p>
        </w:tc>
        <w:tc>
          <w:tcPr>
            <w:tcW w:w="1254" w:type="dxa"/>
          </w:tcPr>
          <w:p w14:paraId="47730B70"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415" w:author="Soler Martin, Carlos" w:date="2022-06-19T13:42:00Z"/>
              </w:rPr>
            </w:pPr>
            <w:ins w:id="1416" w:author="Soler Martin, Carlos" w:date="2022-06-19T13:42:00Z">
              <w:r>
                <w:t>JSON</w:t>
              </w:r>
            </w:ins>
          </w:p>
        </w:tc>
        <w:tc>
          <w:tcPr>
            <w:tcW w:w="1141" w:type="dxa"/>
          </w:tcPr>
          <w:p w14:paraId="238A9158"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417" w:author="Soler Martin, Carlos" w:date="2022-06-19T13:42:00Z"/>
              </w:rPr>
            </w:pPr>
          </w:p>
        </w:tc>
        <w:tc>
          <w:tcPr>
            <w:tcW w:w="1195" w:type="dxa"/>
          </w:tcPr>
          <w:p w14:paraId="15F6A5A7"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418" w:author="Soler Martin, Carlos" w:date="2022-06-19T13:42:00Z"/>
                <w:lang w:val="en-US"/>
              </w:rPr>
            </w:pPr>
            <w:ins w:id="1419" w:author="Soler Martin, Carlos" w:date="2022-06-19T13:42:00Z">
              <w:r w:rsidRPr="00B94B9F">
                <w:rPr>
                  <w:lang w:val="en-US"/>
                </w:rPr>
                <w:t>200 – OK</w:t>
              </w:r>
            </w:ins>
          </w:p>
          <w:p w14:paraId="323DB27D"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420" w:author="Soler Martin, Carlos" w:date="2022-06-19T13:42:00Z"/>
                <w:lang w:val="en-US"/>
              </w:rPr>
            </w:pPr>
            <w:ins w:id="1421" w:author="Soler Martin, Carlos" w:date="2022-06-19T13:42:00Z">
              <w:r w:rsidRPr="00B94B9F">
                <w:rPr>
                  <w:lang w:val="en-US"/>
                </w:rPr>
                <w:t>404 – Not Found</w:t>
              </w:r>
            </w:ins>
          </w:p>
          <w:p w14:paraId="03F52F71"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422" w:author="Soler Martin, Carlos" w:date="2022-06-19T13:42:00Z"/>
                <w:lang w:val="en-US"/>
              </w:rPr>
            </w:pPr>
            <w:ins w:id="1423" w:author="Soler Martin, Carlos" w:date="2022-06-19T13:42:00Z">
              <w:r w:rsidRPr="00B94B9F">
                <w:rPr>
                  <w:lang w:val="en-US"/>
                </w:rPr>
                <w:t>400 – Bad request</w:t>
              </w:r>
            </w:ins>
          </w:p>
          <w:p w14:paraId="7029C735"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424" w:author="Soler Martin, Carlos" w:date="2022-06-19T13:42:00Z"/>
                <w:lang w:val="en-US"/>
              </w:rPr>
            </w:pPr>
            <w:ins w:id="1425" w:author="Soler Martin, Carlos" w:date="2022-06-19T13:42:00Z">
              <w:r w:rsidRPr="00B94B9F">
                <w:rPr>
                  <w:lang w:val="en-US"/>
                </w:rPr>
                <w:t>500 – Internal Server Error</w:t>
              </w:r>
            </w:ins>
          </w:p>
        </w:tc>
      </w:tr>
      <w:tr w:rsidR="003951E4" w14:paraId="176DDDAA" w14:textId="77777777" w:rsidTr="00B94B9F">
        <w:trPr>
          <w:cnfStyle w:val="000000100000" w:firstRow="0" w:lastRow="0" w:firstColumn="0" w:lastColumn="0" w:oddVBand="0" w:evenVBand="0" w:oddHBand="1" w:evenHBand="0" w:firstRowFirstColumn="0" w:firstRowLastColumn="0" w:lastRowFirstColumn="0" w:lastRowLastColumn="0"/>
          <w:trHeight w:val="759"/>
          <w:ins w:id="1426" w:author="Soler Martin, Carlos" w:date="2022-06-19T13:42:00Z"/>
        </w:trPr>
        <w:tc>
          <w:tcPr>
            <w:cnfStyle w:val="001000000000" w:firstRow="0" w:lastRow="0" w:firstColumn="1" w:lastColumn="0" w:oddVBand="0" w:evenVBand="0" w:oddHBand="0" w:evenHBand="0" w:firstRowFirstColumn="0" w:firstRowLastColumn="0" w:lastRowFirstColumn="0" w:lastRowLastColumn="0"/>
            <w:tcW w:w="1008" w:type="dxa"/>
          </w:tcPr>
          <w:p w14:paraId="6D3B5D37" w14:textId="77777777" w:rsidR="003951E4" w:rsidRDefault="003951E4" w:rsidP="00B94B9F">
            <w:pPr>
              <w:rPr>
                <w:ins w:id="1427" w:author="Soler Martin, Carlos" w:date="2022-06-19T13:42:00Z"/>
              </w:rPr>
            </w:pPr>
            <w:ins w:id="1428" w:author="Soler Martin, Carlos" w:date="2022-06-19T13:42:00Z">
              <w:r>
                <w:t>PUT</w:t>
              </w:r>
            </w:ins>
          </w:p>
        </w:tc>
        <w:tc>
          <w:tcPr>
            <w:tcW w:w="3119" w:type="dxa"/>
          </w:tcPr>
          <w:p w14:paraId="1973EED5"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29" w:author="Soler Martin, Carlos" w:date="2022-06-19T13:42:00Z"/>
              </w:rPr>
            </w:pPr>
            <w:ins w:id="1430" w:author="Soler Martin, Carlos" w:date="2022-06-19T13:42:00Z">
              <w:r>
                <w:t>-</w:t>
              </w:r>
            </w:ins>
          </w:p>
        </w:tc>
        <w:tc>
          <w:tcPr>
            <w:tcW w:w="1682" w:type="dxa"/>
          </w:tcPr>
          <w:p w14:paraId="0F9E31EE"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31" w:author="Soler Martin, Carlos" w:date="2022-06-19T13:42:00Z"/>
              </w:rPr>
            </w:pPr>
            <w:ins w:id="1432" w:author="Soler Martin, Carlos" w:date="2022-06-19T13:42:00Z">
              <w:r>
                <w:t>-</w:t>
              </w:r>
            </w:ins>
          </w:p>
        </w:tc>
        <w:tc>
          <w:tcPr>
            <w:tcW w:w="1254" w:type="dxa"/>
          </w:tcPr>
          <w:p w14:paraId="42EE350D"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33" w:author="Soler Martin, Carlos" w:date="2022-06-19T13:42:00Z"/>
              </w:rPr>
            </w:pPr>
            <w:ins w:id="1434" w:author="Soler Martin, Carlos" w:date="2022-06-19T13:42:00Z">
              <w:r>
                <w:t>-</w:t>
              </w:r>
            </w:ins>
          </w:p>
        </w:tc>
        <w:tc>
          <w:tcPr>
            <w:tcW w:w="1141" w:type="dxa"/>
          </w:tcPr>
          <w:p w14:paraId="47761966"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35" w:author="Soler Martin, Carlos" w:date="2022-06-19T13:42:00Z"/>
              </w:rPr>
            </w:pPr>
            <w:ins w:id="1436" w:author="Soler Martin, Carlos" w:date="2022-06-19T13:42:00Z">
              <w:r>
                <w:t>-</w:t>
              </w:r>
            </w:ins>
          </w:p>
        </w:tc>
        <w:tc>
          <w:tcPr>
            <w:tcW w:w="1195" w:type="dxa"/>
          </w:tcPr>
          <w:p w14:paraId="18B94A8E"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37" w:author="Soler Martin, Carlos" w:date="2022-06-19T13:42:00Z"/>
              </w:rPr>
            </w:pPr>
            <w:ins w:id="1438" w:author="Soler Martin, Carlos" w:date="2022-06-19T13:42:00Z">
              <w:r>
                <w:t>405 – Method not Allowed</w:t>
              </w:r>
              <w:r>
                <w:t xml:space="preserve"> </w:t>
              </w:r>
            </w:ins>
          </w:p>
        </w:tc>
      </w:tr>
      <w:tr w:rsidR="003951E4" w:rsidRPr="003951E4" w14:paraId="3285BCC7" w14:textId="77777777" w:rsidTr="00B94B9F">
        <w:trPr>
          <w:trHeight w:val="759"/>
          <w:ins w:id="1439" w:author="Soler Martin, Carlos" w:date="2022-06-19T13:42:00Z"/>
        </w:trPr>
        <w:tc>
          <w:tcPr>
            <w:cnfStyle w:val="001000000000" w:firstRow="0" w:lastRow="0" w:firstColumn="1" w:lastColumn="0" w:oddVBand="0" w:evenVBand="0" w:oddHBand="0" w:evenHBand="0" w:firstRowFirstColumn="0" w:firstRowLastColumn="0" w:lastRowFirstColumn="0" w:lastRowLastColumn="0"/>
            <w:tcW w:w="1008" w:type="dxa"/>
          </w:tcPr>
          <w:p w14:paraId="6CDD7F73" w14:textId="77777777" w:rsidR="003951E4" w:rsidRDefault="003951E4" w:rsidP="00B94B9F">
            <w:pPr>
              <w:rPr>
                <w:ins w:id="1440" w:author="Soler Martin, Carlos" w:date="2022-06-19T13:42:00Z"/>
              </w:rPr>
            </w:pPr>
            <w:ins w:id="1441" w:author="Soler Martin, Carlos" w:date="2022-06-19T13:42:00Z">
              <w:r>
                <w:t>DELETE</w:t>
              </w:r>
            </w:ins>
          </w:p>
        </w:tc>
        <w:tc>
          <w:tcPr>
            <w:tcW w:w="3119" w:type="dxa"/>
          </w:tcPr>
          <w:p w14:paraId="086F3D91" w14:textId="60CBB15A" w:rsidR="003951E4" w:rsidRDefault="003951E4" w:rsidP="00B94B9F">
            <w:pPr>
              <w:cnfStyle w:val="000000000000" w:firstRow="0" w:lastRow="0" w:firstColumn="0" w:lastColumn="0" w:oddVBand="0" w:evenVBand="0" w:oddHBand="0" w:evenHBand="0" w:firstRowFirstColumn="0" w:firstRowLastColumn="0" w:lastRowFirstColumn="0" w:lastRowLastColumn="0"/>
              <w:rPr>
                <w:ins w:id="1442" w:author="Soler Martin, Carlos" w:date="2022-06-19T13:42:00Z"/>
              </w:rPr>
            </w:pPr>
            <w:ins w:id="1443" w:author="Soler Martin, Carlos" w:date="2022-06-19T13:43:00Z">
              <w:r>
                <w:t>/empresas/id/ofertas_nuevas</w:t>
              </w:r>
              <w:r>
                <w:t>/id</w:t>
              </w:r>
            </w:ins>
          </w:p>
        </w:tc>
        <w:tc>
          <w:tcPr>
            <w:tcW w:w="1682" w:type="dxa"/>
          </w:tcPr>
          <w:p w14:paraId="2E998E9C" w14:textId="4240243F" w:rsidR="003951E4" w:rsidRDefault="003951E4" w:rsidP="00B94B9F">
            <w:pPr>
              <w:cnfStyle w:val="000000000000" w:firstRow="0" w:lastRow="0" w:firstColumn="0" w:lastColumn="0" w:oddVBand="0" w:evenVBand="0" w:oddHBand="0" w:evenHBand="0" w:firstRowFirstColumn="0" w:firstRowLastColumn="0" w:lastRowFirstColumn="0" w:lastRowLastColumn="0"/>
              <w:rPr>
                <w:ins w:id="1444" w:author="Soler Martin, Carlos" w:date="2022-06-19T13:42:00Z"/>
              </w:rPr>
            </w:pPr>
            <w:ins w:id="1445" w:author="Soler Martin, Carlos" w:date="2022-06-19T13:43:00Z">
              <w:r>
                <w:t>Se elimina un</w:t>
              </w:r>
            </w:ins>
            <w:ins w:id="1446" w:author="Soler Martin, Carlos" w:date="2022-06-19T13:44:00Z">
              <w:r>
                <w:t xml:space="preserve">a oferta nueva de </w:t>
              </w:r>
              <w:r>
                <w:lastRenderedPageBreak/>
                <w:t>una empresa</w:t>
              </w:r>
            </w:ins>
          </w:p>
        </w:tc>
        <w:tc>
          <w:tcPr>
            <w:tcW w:w="1254" w:type="dxa"/>
          </w:tcPr>
          <w:p w14:paraId="5400D395" w14:textId="78038730" w:rsidR="003951E4" w:rsidRDefault="003951E4" w:rsidP="00B94B9F">
            <w:pPr>
              <w:cnfStyle w:val="000000000000" w:firstRow="0" w:lastRow="0" w:firstColumn="0" w:lastColumn="0" w:oddVBand="0" w:evenVBand="0" w:oddHBand="0" w:evenHBand="0" w:firstRowFirstColumn="0" w:firstRowLastColumn="0" w:lastRowFirstColumn="0" w:lastRowLastColumn="0"/>
              <w:rPr>
                <w:ins w:id="1447" w:author="Soler Martin, Carlos" w:date="2022-06-19T13:42:00Z"/>
              </w:rPr>
            </w:pPr>
            <w:ins w:id="1448" w:author="Soler Martin, Carlos" w:date="2022-06-19T13:44:00Z">
              <w:r>
                <w:lastRenderedPageBreak/>
                <w:t>JSON</w:t>
              </w:r>
            </w:ins>
          </w:p>
        </w:tc>
        <w:tc>
          <w:tcPr>
            <w:tcW w:w="1141" w:type="dxa"/>
          </w:tcPr>
          <w:p w14:paraId="3EC1DDF6"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449" w:author="Soler Martin, Carlos" w:date="2022-06-19T13:42:00Z"/>
              </w:rPr>
            </w:pPr>
            <w:ins w:id="1450" w:author="Soler Martin, Carlos" w:date="2022-06-19T13:42:00Z">
              <w:r>
                <w:t>-</w:t>
              </w:r>
            </w:ins>
          </w:p>
        </w:tc>
        <w:tc>
          <w:tcPr>
            <w:tcW w:w="1195" w:type="dxa"/>
          </w:tcPr>
          <w:p w14:paraId="452F1E80" w14:textId="77777777" w:rsidR="003951E4" w:rsidRPr="00B94B9F" w:rsidRDefault="003951E4" w:rsidP="003951E4">
            <w:pPr>
              <w:cnfStyle w:val="000000000000" w:firstRow="0" w:lastRow="0" w:firstColumn="0" w:lastColumn="0" w:oddVBand="0" w:evenVBand="0" w:oddHBand="0" w:evenHBand="0" w:firstRowFirstColumn="0" w:firstRowLastColumn="0" w:lastRowFirstColumn="0" w:lastRowLastColumn="0"/>
              <w:rPr>
                <w:ins w:id="1451" w:author="Soler Martin, Carlos" w:date="2022-06-19T13:44:00Z"/>
                <w:lang w:val="en-US"/>
              </w:rPr>
            </w:pPr>
            <w:ins w:id="1452" w:author="Soler Martin, Carlos" w:date="2022-06-19T13:44:00Z">
              <w:r w:rsidRPr="00B94B9F">
                <w:rPr>
                  <w:lang w:val="en-US"/>
                </w:rPr>
                <w:t>200 – OK</w:t>
              </w:r>
            </w:ins>
          </w:p>
          <w:p w14:paraId="3BB1FBC0" w14:textId="77777777" w:rsidR="003951E4" w:rsidRPr="00B94B9F" w:rsidRDefault="003951E4" w:rsidP="003951E4">
            <w:pPr>
              <w:cnfStyle w:val="000000000000" w:firstRow="0" w:lastRow="0" w:firstColumn="0" w:lastColumn="0" w:oddVBand="0" w:evenVBand="0" w:oddHBand="0" w:evenHBand="0" w:firstRowFirstColumn="0" w:firstRowLastColumn="0" w:lastRowFirstColumn="0" w:lastRowLastColumn="0"/>
              <w:rPr>
                <w:ins w:id="1453" w:author="Soler Martin, Carlos" w:date="2022-06-19T13:44:00Z"/>
                <w:lang w:val="en-US"/>
              </w:rPr>
            </w:pPr>
            <w:ins w:id="1454" w:author="Soler Martin, Carlos" w:date="2022-06-19T13:44:00Z">
              <w:r w:rsidRPr="00B94B9F">
                <w:rPr>
                  <w:lang w:val="en-US"/>
                </w:rPr>
                <w:t>404 – Not Found</w:t>
              </w:r>
            </w:ins>
          </w:p>
          <w:p w14:paraId="3613DA21" w14:textId="77777777" w:rsidR="003951E4" w:rsidRPr="00B94B9F" w:rsidRDefault="003951E4" w:rsidP="003951E4">
            <w:pPr>
              <w:cnfStyle w:val="000000000000" w:firstRow="0" w:lastRow="0" w:firstColumn="0" w:lastColumn="0" w:oddVBand="0" w:evenVBand="0" w:oddHBand="0" w:evenHBand="0" w:firstRowFirstColumn="0" w:firstRowLastColumn="0" w:lastRowFirstColumn="0" w:lastRowLastColumn="0"/>
              <w:rPr>
                <w:ins w:id="1455" w:author="Soler Martin, Carlos" w:date="2022-06-19T13:44:00Z"/>
                <w:lang w:val="en-US"/>
              </w:rPr>
            </w:pPr>
            <w:ins w:id="1456" w:author="Soler Martin, Carlos" w:date="2022-06-19T13:44:00Z">
              <w:r w:rsidRPr="00B94B9F">
                <w:rPr>
                  <w:lang w:val="en-US"/>
                </w:rPr>
                <w:lastRenderedPageBreak/>
                <w:t>400 – Bad request</w:t>
              </w:r>
            </w:ins>
          </w:p>
          <w:p w14:paraId="24497E79" w14:textId="56EBEF98" w:rsidR="003951E4" w:rsidRPr="003951E4" w:rsidRDefault="003951E4" w:rsidP="003951E4">
            <w:pPr>
              <w:cnfStyle w:val="000000000000" w:firstRow="0" w:lastRow="0" w:firstColumn="0" w:lastColumn="0" w:oddVBand="0" w:evenVBand="0" w:oddHBand="0" w:evenHBand="0" w:firstRowFirstColumn="0" w:firstRowLastColumn="0" w:lastRowFirstColumn="0" w:lastRowLastColumn="0"/>
              <w:rPr>
                <w:ins w:id="1457" w:author="Soler Martin, Carlos" w:date="2022-06-19T13:42:00Z"/>
                <w:lang w:val="en-US"/>
                <w:rPrChange w:id="1458" w:author="Soler Martin, Carlos" w:date="2022-06-19T13:45:00Z">
                  <w:rPr>
                    <w:ins w:id="1459" w:author="Soler Martin, Carlos" w:date="2022-06-19T13:42:00Z"/>
                  </w:rPr>
                </w:rPrChange>
              </w:rPr>
            </w:pPr>
            <w:ins w:id="1460" w:author="Soler Martin, Carlos" w:date="2022-06-19T13:44:00Z">
              <w:r w:rsidRPr="00B94B9F">
                <w:rPr>
                  <w:lang w:val="en-US"/>
                </w:rPr>
                <w:t>500 – Internal Server Error</w:t>
              </w:r>
              <w:r w:rsidRPr="003951E4">
                <w:rPr>
                  <w:lang w:val="en-US"/>
                  <w:rPrChange w:id="1461" w:author="Soler Martin, Carlos" w:date="2022-06-19T13:45:00Z">
                    <w:rPr/>
                  </w:rPrChange>
                </w:rPr>
                <w:t xml:space="preserve"> </w:t>
              </w:r>
            </w:ins>
          </w:p>
        </w:tc>
      </w:tr>
      <w:tr w:rsidR="003951E4" w14:paraId="49ED5882" w14:textId="77777777" w:rsidTr="00B94B9F">
        <w:trPr>
          <w:cnfStyle w:val="000000100000" w:firstRow="0" w:lastRow="0" w:firstColumn="0" w:lastColumn="0" w:oddVBand="0" w:evenVBand="0" w:oddHBand="1" w:evenHBand="0" w:firstRowFirstColumn="0" w:firstRowLastColumn="0" w:lastRowFirstColumn="0" w:lastRowLastColumn="0"/>
          <w:trHeight w:val="759"/>
          <w:ins w:id="1462" w:author="Soler Martin, Carlos" w:date="2022-06-19T13:42:00Z"/>
        </w:trPr>
        <w:tc>
          <w:tcPr>
            <w:cnfStyle w:val="001000000000" w:firstRow="0" w:lastRow="0" w:firstColumn="1" w:lastColumn="0" w:oddVBand="0" w:evenVBand="0" w:oddHBand="0" w:evenHBand="0" w:firstRowFirstColumn="0" w:firstRowLastColumn="0" w:lastRowFirstColumn="0" w:lastRowLastColumn="0"/>
            <w:tcW w:w="1008" w:type="dxa"/>
          </w:tcPr>
          <w:p w14:paraId="4FA7E972" w14:textId="77777777" w:rsidR="003951E4" w:rsidRDefault="003951E4" w:rsidP="00B94B9F">
            <w:pPr>
              <w:rPr>
                <w:ins w:id="1463" w:author="Soler Martin, Carlos" w:date="2022-06-19T13:42:00Z"/>
              </w:rPr>
            </w:pPr>
            <w:ins w:id="1464" w:author="Soler Martin, Carlos" w:date="2022-06-19T13:42:00Z">
              <w:r>
                <w:lastRenderedPageBreak/>
                <w:t>PATCH</w:t>
              </w:r>
            </w:ins>
          </w:p>
        </w:tc>
        <w:tc>
          <w:tcPr>
            <w:tcW w:w="3119" w:type="dxa"/>
          </w:tcPr>
          <w:p w14:paraId="77B39B5E"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65" w:author="Soler Martin, Carlos" w:date="2022-06-19T13:42:00Z"/>
              </w:rPr>
            </w:pPr>
            <w:ins w:id="1466" w:author="Soler Martin, Carlos" w:date="2022-06-19T13:42:00Z">
              <w:r>
                <w:t>-</w:t>
              </w:r>
            </w:ins>
          </w:p>
        </w:tc>
        <w:tc>
          <w:tcPr>
            <w:tcW w:w="1682" w:type="dxa"/>
          </w:tcPr>
          <w:p w14:paraId="405C6700"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67" w:author="Soler Martin, Carlos" w:date="2022-06-19T13:42:00Z"/>
              </w:rPr>
            </w:pPr>
            <w:ins w:id="1468" w:author="Soler Martin, Carlos" w:date="2022-06-19T13:42:00Z">
              <w:r>
                <w:t>-</w:t>
              </w:r>
            </w:ins>
          </w:p>
        </w:tc>
        <w:tc>
          <w:tcPr>
            <w:tcW w:w="1254" w:type="dxa"/>
          </w:tcPr>
          <w:p w14:paraId="33E83C99"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69" w:author="Soler Martin, Carlos" w:date="2022-06-19T13:42:00Z"/>
              </w:rPr>
            </w:pPr>
            <w:ins w:id="1470" w:author="Soler Martin, Carlos" w:date="2022-06-19T13:42:00Z">
              <w:r>
                <w:t>-</w:t>
              </w:r>
            </w:ins>
          </w:p>
        </w:tc>
        <w:tc>
          <w:tcPr>
            <w:tcW w:w="1141" w:type="dxa"/>
          </w:tcPr>
          <w:p w14:paraId="6F698C00"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71" w:author="Soler Martin, Carlos" w:date="2022-06-19T13:42:00Z"/>
              </w:rPr>
            </w:pPr>
            <w:ins w:id="1472" w:author="Soler Martin, Carlos" w:date="2022-06-19T13:42:00Z">
              <w:r>
                <w:t>-</w:t>
              </w:r>
            </w:ins>
          </w:p>
        </w:tc>
        <w:tc>
          <w:tcPr>
            <w:tcW w:w="1195" w:type="dxa"/>
          </w:tcPr>
          <w:p w14:paraId="3F2CD4B6" w14:textId="77777777" w:rsidR="003951E4" w:rsidRPr="00B94B9F" w:rsidRDefault="003951E4" w:rsidP="00B94B9F">
            <w:pPr>
              <w:cnfStyle w:val="000000100000" w:firstRow="0" w:lastRow="0" w:firstColumn="0" w:lastColumn="0" w:oddVBand="0" w:evenVBand="0" w:oddHBand="1" w:evenHBand="0" w:firstRowFirstColumn="0" w:firstRowLastColumn="0" w:lastRowFirstColumn="0" w:lastRowLastColumn="0"/>
              <w:rPr>
                <w:ins w:id="1473" w:author="Soler Martin, Carlos" w:date="2022-06-19T13:42:00Z"/>
                <w:lang w:val="en-US"/>
              </w:rPr>
            </w:pPr>
            <w:ins w:id="1474" w:author="Soler Martin, Carlos" w:date="2022-06-19T13:42:00Z">
              <w:r>
                <w:t>405 – Method not Allowed</w:t>
              </w:r>
            </w:ins>
          </w:p>
          <w:p w14:paraId="35E91592"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475" w:author="Soler Martin, Carlos" w:date="2022-06-19T13:42:00Z"/>
              </w:rPr>
            </w:pPr>
          </w:p>
        </w:tc>
      </w:tr>
    </w:tbl>
    <w:p w14:paraId="31693E3B" w14:textId="7050B3D0" w:rsidR="003951E4" w:rsidRDefault="003951E4" w:rsidP="003951E4">
      <w:pPr>
        <w:jc w:val="center"/>
        <w:rPr>
          <w:ins w:id="1476" w:author="Soler Martin, Carlos" w:date="2022-06-19T13:46:00Z"/>
          <w:i/>
          <w:iCs/>
        </w:rPr>
      </w:pPr>
      <w:ins w:id="1477" w:author="Soler Martin, Carlos" w:date="2022-06-19T13:42:00Z">
        <w:r>
          <w:rPr>
            <w:i/>
            <w:iCs/>
          </w:rPr>
          <w:t xml:space="preserve">Tabla </w:t>
        </w:r>
        <w:r>
          <w:rPr>
            <w:i/>
            <w:iCs/>
          </w:rPr>
          <w:t>6</w:t>
        </w:r>
        <w:r w:rsidRPr="00CE5888">
          <w:rPr>
            <w:i/>
            <w:iCs/>
          </w:rPr>
          <w:t xml:space="preserve">: </w:t>
        </w:r>
        <w:r>
          <w:rPr>
            <w:i/>
            <w:iCs/>
          </w:rPr>
          <w:t>Recurso /</w:t>
        </w:r>
      </w:ins>
      <w:ins w:id="1478" w:author="Soler Martin, Carlos" w:date="2022-06-19T13:46:00Z">
        <w:r w:rsidR="00906FD0">
          <w:rPr>
            <w:i/>
            <w:iCs/>
          </w:rPr>
          <w:t>empresas</w:t>
        </w:r>
      </w:ins>
      <w:ins w:id="1479" w:author="Soler Martin, Carlos" w:date="2022-06-19T13:42:00Z">
        <w:r>
          <w:rPr>
            <w:i/>
            <w:iCs/>
          </w:rPr>
          <w:t>/id/ofertas_nuevas</w:t>
        </w:r>
        <w:r>
          <w:rPr>
            <w:i/>
            <w:iCs/>
          </w:rPr>
          <w:t>/id</w:t>
        </w:r>
      </w:ins>
    </w:p>
    <w:p w14:paraId="0D47CEF3" w14:textId="70AA961A" w:rsidR="003951E4" w:rsidRDefault="003951E4" w:rsidP="003951E4">
      <w:pPr>
        <w:jc w:val="center"/>
        <w:rPr>
          <w:ins w:id="1480" w:author="Soler Martin, Carlos" w:date="2022-06-19T13:46:00Z"/>
          <w:i/>
          <w:iCs/>
        </w:rPr>
      </w:pPr>
    </w:p>
    <w:p w14:paraId="5B4D5E7A" w14:textId="08BE17A1" w:rsidR="003951E4" w:rsidRDefault="003951E4" w:rsidP="003951E4">
      <w:pPr>
        <w:jc w:val="center"/>
        <w:rPr>
          <w:ins w:id="1481" w:author="Soler Martin, Carlos" w:date="2022-06-19T13:46:00Z"/>
          <w:i/>
          <w:iCs/>
        </w:rPr>
      </w:pPr>
    </w:p>
    <w:p w14:paraId="7F9D22D2" w14:textId="2734073F" w:rsidR="003951E4" w:rsidRDefault="003951E4" w:rsidP="003951E4">
      <w:pPr>
        <w:jc w:val="center"/>
        <w:rPr>
          <w:ins w:id="1482" w:author="Soler Martin, Carlos" w:date="2022-06-19T13:46:00Z"/>
          <w:i/>
          <w:iCs/>
        </w:rPr>
      </w:pPr>
    </w:p>
    <w:p w14:paraId="1206D5A7" w14:textId="383461D1" w:rsidR="003951E4" w:rsidRDefault="003951E4" w:rsidP="003951E4">
      <w:pPr>
        <w:jc w:val="center"/>
        <w:rPr>
          <w:ins w:id="1483" w:author="Soler Martin, Carlos" w:date="2022-06-19T13:46:00Z"/>
          <w:i/>
          <w:iCs/>
        </w:rPr>
      </w:pPr>
    </w:p>
    <w:p w14:paraId="4C99616C" w14:textId="3692B751" w:rsidR="003951E4" w:rsidRDefault="003951E4" w:rsidP="003951E4">
      <w:pPr>
        <w:jc w:val="center"/>
        <w:rPr>
          <w:ins w:id="1484" w:author="Soler Martin, Carlos" w:date="2022-06-19T13:46:00Z"/>
          <w:i/>
          <w:iCs/>
        </w:rPr>
      </w:pPr>
    </w:p>
    <w:p w14:paraId="358F7280" w14:textId="15990C7A" w:rsidR="003951E4" w:rsidRDefault="003951E4" w:rsidP="003951E4">
      <w:pPr>
        <w:jc w:val="center"/>
        <w:rPr>
          <w:ins w:id="1485" w:author="Soler Martin, Carlos" w:date="2022-06-19T13:46:00Z"/>
          <w:i/>
          <w:iCs/>
        </w:rPr>
      </w:pPr>
    </w:p>
    <w:p w14:paraId="2B806715" w14:textId="4E9BB17A" w:rsidR="003951E4" w:rsidRDefault="003951E4" w:rsidP="003951E4">
      <w:pPr>
        <w:jc w:val="center"/>
        <w:rPr>
          <w:ins w:id="1486" w:author="Soler Martin, Carlos" w:date="2022-06-19T13:46:00Z"/>
          <w:i/>
          <w:iCs/>
        </w:rPr>
      </w:pPr>
    </w:p>
    <w:p w14:paraId="45F463EC" w14:textId="77777777" w:rsidR="003951E4" w:rsidRDefault="003951E4" w:rsidP="003951E4">
      <w:pPr>
        <w:jc w:val="center"/>
        <w:rPr>
          <w:ins w:id="1487" w:author="Soler Martin, Carlos" w:date="2022-06-19T13:46:00Z"/>
          <w:i/>
          <w:iCs/>
        </w:rPr>
      </w:pPr>
    </w:p>
    <w:tbl>
      <w:tblPr>
        <w:tblStyle w:val="Tablaconcuadrcula7concolores-nfasis1"/>
        <w:tblW w:w="9399" w:type="dxa"/>
        <w:tblLook w:val="04A0" w:firstRow="1" w:lastRow="0" w:firstColumn="1" w:lastColumn="0" w:noHBand="0" w:noVBand="1"/>
      </w:tblPr>
      <w:tblGrid>
        <w:gridCol w:w="1008"/>
        <w:gridCol w:w="3383"/>
        <w:gridCol w:w="1426"/>
        <w:gridCol w:w="1254"/>
        <w:gridCol w:w="1134"/>
        <w:gridCol w:w="1194"/>
        <w:tblGridChange w:id="1488">
          <w:tblGrid>
            <w:gridCol w:w="1008"/>
            <w:gridCol w:w="3383"/>
            <w:gridCol w:w="1426"/>
            <w:gridCol w:w="1254"/>
            <w:gridCol w:w="1134"/>
            <w:gridCol w:w="1194"/>
          </w:tblGrid>
        </w:tblGridChange>
      </w:tblGrid>
      <w:tr w:rsidR="003951E4" w14:paraId="011FB6C1" w14:textId="77777777" w:rsidTr="00B94B9F">
        <w:trPr>
          <w:cnfStyle w:val="100000000000" w:firstRow="1" w:lastRow="0" w:firstColumn="0" w:lastColumn="0" w:oddVBand="0" w:evenVBand="0" w:oddHBand="0" w:evenHBand="0" w:firstRowFirstColumn="0" w:firstRowLastColumn="0" w:lastRowFirstColumn="0" w:lastRowLastColumn="0"/>
          <w:trHeight w:val="759"/>
          <w:ins w:id="1489" w:author="Soler Martin, Carlos" w:date="2022-06-19T13:46:00Z"/>
        </w:trPr>
        <w:tc>
          <w:tcPr>
            <w:cnfStyle w:val="001000000100" w:firstRow="0" w:lastRow="0" w:firstColumn="1" w:lastColumn="0" w:oddVBand="0" w:evenVBand="0" w:oddHBand="0" w:evenHBand="0" w:firstRowFirstColumn="1" w:firstRowLastColumn="0" w:lastRowFirstColumn="0" w:lastRowLastColumn="0"/>
            <w:tcW w:w="1008" w:type="dxa"/>
          </w:tcPr>
          <w:p w14:paraId="169B714A" w14:textId="77777777" w:rsidR="003951E4" w:rsidRDefault="003951E4" w:rsidP="00B94B9F">
            <w:pPr>
              <w:rPr>
                <w:ins w:id="1490" w:author="Soler Martin, Carlos" w:date="2022-06-19T13:46:00Z"/>
              </w:rPr>
            </w:pPr>
            <w:ins w:id="1491" w:author="Soler Martin, Carlos" w:date="2022-06-19T13:46:00Z">
              <w:r>
                <w:lastRenderedPageBreak/>
                <w:t>Método</w:t>
              </w:r>
            </w:ins>
          </w:p>
        </w:tc>
        <w:tc>
          <w:tcPr>
            <w:tcW w:w="3119" w:type="dxa"/>
          </w:tcPr>
          <w:p w14:paraId="6455D628"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492" w:author="Soler Martin, Carlos" w:date="2022-06-19T13:46:00Z"/>
              </w:rPr>
            </w:pPr>
            <w:ins w:id="1493" w:author="Soler Martin, Carlos" w:date="2022-06-19T13:46:00Z">
              <w:r>
                <w:t>URI</w:t>
              </w:r>
            </w:ins>
          </w:p>
        </w:tc>
        <w:tc>
          <w:tcPr>
            <w:tcW w:w="1682" w:type="dxa"/>
          </w:tcPr>
          <w:p w14:paraId="4C05B82A"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494" w:author="Soler Martin, Carlos" w:date="2022-06-19T13:46:00Z"/>
              </w:rPr>
            </w:pPr>
            <w:ins w:id="1495" w:author="Soler Martin, Carlos" w:date="2022-06-19T13:46:00Z">
              <w:r>
                <w:t>Utilidad</w:t>
              </w:r>
            </w:ins>
          </w:p>
        </w:tc>
        <w:tc>
          <w:tcPr>
            <w:tcW w:w="1254" w:type="dxa"/>
          </w:tcPr>
          <w:p w14:paraId="1276F1DC"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496" w:author="Soler Martin, Carlos" w:date="2022-06-19T13:46:00Z"/>
              </w:rPr>
            </w:pPr>
            <w:ins w:id="1497" w:author="Soler Martin, Carlos" w:date="2022-06-19T13:46:00Z">
              <w:r>
                <w:t>Semántica</w:t>
              </w:r>
            </w:ins>
          </w:p>
        </w:tc>
        <w:tc>
          <w:tcPr>
            <w:tcW w:w="1141" w:type="dxa"/>
          </w:tcPr>
          <w:p w14:paraId="78294D26" w14:textId="77777777" w:rsidR="003951E4" w:rsidRDefault="003951E4" w:rsidP="00B94B9F">
            <w:pPr>
              <w:cnfStyle w:val="100000000000" w:firstRow="1" w:lastRow="0" w:firstColumn="0" w:lastColumn="0" w:oddVBand="0" w:evenVBand="0" w:oddHBand="0" w:evenHBand="0" w:firstRowFirstColumn="0" w:firstRowLastColumn="0" w:lastRowFirstColumn="0" w:lastRowLastColumn="0"/>
              <w:rPr>
                <w:ins w:id="1498" w:author="Soler Martin, Carlos" w:date="2022-06-19T13:46:00Z"/>
              </w:rPr>
            </w:pPr>
            <w:ins w:id="1499" w:author="Soler Martin, Carlos" w:date="2022-06-19T13:46:00Z">
              <w:r>
                <w:t>Cuerpo Solicitud</w:t>
              </w:r>
            </w:ins>
          </w:p>
        </w:tc>
        <w:tc>
          <w:tcPr>
            <w:tcW w:w="1195" w:type="dxa"/>
          </w:tcPr>
          <w:p w14:paraId="6381AEE7" w14:textId="77777777" w:rsidR="003951E4" w:rsidRDefault="003951E4" w:rsidP="00B94B9F">
            <w:pPr>
              <w:jc w:val="left"/>
              <w:cnfStyle w:val="100000000000" w:firstRow="1" w:lastRow="0" w:firstColumn="0" w:lastColumn="0" w:oddVBand="0" w:evenVBand="0" w:oddHBand="0" w:evenHBand="0" w:firstRowFirstColumn="0" w:firstRowLastColumn="0" w:lastRowFirstColumn="0" w:lastRowLastColumn="0"/>
              <w:rPr>
                <w:ins w:id="1500" w:author="Soler Martin, Carlos" w:date="2022-06-19T13:46:00Z"/>
              </w:rPr>
            </w:pPr>
            <w:ins w:id="1501" w:author="Soler Martin, Carlos" w:date="2022-06-19T13:46:00Z">
              <w:r>
                <w:t>Códigos de respuesta</w:t>
              </w:r>
            </w:ins>
          </w:p>
        </w:tc>
      </w:tr>
      <w:tr w:rsidR="003951E4" w14:paraId="74AE6FDB" w14:textId="77777777" w:rsidTr="00B94B9F">
        <w:trPr>
          <w:cnfStyle w:val="000000100000" w:firstRow="0" w:lastRow="0" w:firstColumn="0" w:lastColumn="0" w:oddVBand="0" w:evenVBand="0" w:oddHBand="1" w:evenHBand="0" w:firstRowFirstColumn="0" w:firstRowLastColumn="0" w:lastRowFirstColumn="0" w:lastRowLastColumn="0"/>
          <w:trHeight w:val="759"/>
          <w:ins w:id="1502" w:author="Soler Martin, Carlos" w:date="2022-06-19T13:46:00Z"/>
        </w:trPr>
        <w:tc>
          <w:tcPr>
            <w:cnfStyle w:val="001000000000" w:firstRow="0" w:lastRow="0" w:firstColumn="1" w:lastColumn="0" w:oddVBand="0" w:evenVBand="0" w:oddHBand="0" w:evenHBand="0" w:firstRowFirstColumn="0" w:firstRowLastColumn="0" w:lastRowFirstColumn="0" w:lastRowLastColumn="0"/>
            <w:tcW w:w="1008" w:type="dxa"/>
          </w:tcPr>
          <w:p w14:paraId="38B2ADA1" w14:textId="77777777" w:rsidR="003951E4" w:rsidRPr="0071131E" w:rsidRDefault="003951E4" w:rsidP="00B94B9F">
            <w:pPr>
              <w:rPr>
                <w:ins w:id="1503" w:author="Soler Martin, Carlos" w:date="2022-06-19T13:46:00Z"/>
              </w:rPr>
            </w:pPr>
            <w:ins w:id="1504" w:author="Soler Martin, Carlos" w:date="2022-06-19T13:46:00Z">
              <w:r>
                <w:t>POST</w:t>
              </w:r>
            </w:ins>
          </w:p>
        </w:tc>
        <w:tc>
          <w:tcPr>
            <w:tcW w:w="3119" w:type="dxa"/>
          </w:tcPr>
          <w:p w14:paraId="39BBD713" w14:textId="224098C8" w:rsidR="003951E4" w:rsidRDefault="003951E4" w:rsidP="00B94B9F">
            <w:pPr>
              <w:cnfStyle w:val="000000100000" w:firstRow="0" w:lastRow="0" w:firstColumn="0" w:lastColumn="0" w:oddVBand="0" w:evenVBand="0" w:oddHBand="1" w:evenHBand="0" w:firstRowFirstColumn="0" w:firstRowLastColumn="0" w:lastRowFirstColumn="0" w:lastRowLastColumn="0"/>
              <w:rPr>
                <w:ins w:id="1505" w:author="Soler Martin, Carlos" w:date="2022-06-19T13:46:00Z"/>
              </w:rPr>
            </w:pPr>
            <w:ins w:id="1506" w:author="Soler Martin, Carlos" w:date="2022-06-19T13:46:00Z">
              <w:r>
                <w:t>/empresas/id/ofertas_</w:t>
              </w:r>
            </w:ins>
            <w:ins w:id="1507" w:author="Soler Martin, Carlos" w:date="2022-06-19T13:47:00Z">
              <w:r w:rsidR="001F6AE4">
                <w:t>asignadas</w:t>
              </w:r>
            </w:ins>
          </w:p>
        </w:tc>
        <w:tc>
          <w:tcPr>
            <w:tcW w:w="1682" w:type="dxa"/>
          </w:tcPr>
          <w:p w14:paraId="7636D42F" w14:textId="7F26D523" w:rsidR="003951E4" w:rsidRDefault="001F6AE4" w:rsidP="00B94B9F">
            <w:pPr>
              <w:jc w:val="left"/>
              <w:cnfStyle w:val="000000100000" w:firstRow="0" w:lastRow="0" w:firstColumn="0" w:lastColumn="0" w:oddVBand="0" w:evenVBand="0" w:oddHBand="1" w:evenHBand="0" w:firstRowFirstColumn="0" w:firstRowLastColumn="0" w:lastRowFirstColumn="0" w:lastRowLastColumn="0"/>
              <w:rPr>
                <w:ins w:id="1508" w:author="Soler Martin, Carlos" w:date="2022-06-19T13:46:00Z"/>
              </w:rPr>
            </w:pPr>
            <w:ins w:id="1509" w:author="Soler Martin, Carlos" w:date="2022-06-19T13:47:00Z">
              <w:r>
                <w:t>Se le asigna una oferta nueva a un alumno</w:t>
              </w:r>
            </w:ins>
          </w:p>
        </w:tc>
        <w:tc>
          <w:tcPr>
            <w:tcW w:w="1254" w:type="dxa"/>
          </w:tcPr>
          <w:p w14:paraId="3076F893"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10" w:author="Soler Martin, Carlos" w:date="2022-06-19T13:46:00Z"/>
              </w:rPr>
            </w:pPr>
            <w:ins w:id="1511" w:author="Soler Martin, Carlos" w:date="2022-06-19T13:46:00Z">
              <w:r>
                <w:t>JSON</w:t>
              </w:r>
            </w:ins>
          </w:p>
        </w:tc>
        <w:tc>
          <w:tcPr>
            <w:tcW w:w="1141" w:type="dxa"/>
          </w:tcPr>
          <w:p w14:paraId="5F2AEFA6" w14:textId="46D2BDFA"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512" w:author="Soler Martin, Carlos" w:date="2022-06-19T13:46:00Z"/>
              </w:rPr>
            </w:pPr>
            <w:ins w:id="1513" w:author="Soler Martin, Carlos" w:date="2022-06-19T13:46:00Z">
              <w:r>
                <w:t>Atributos de una nueva oferta</w:t>
              </w:r>
            </w:ins>
            <w:ins w:id="1514" w:author="Soler Martin, Carlos" w:date="2022-06-19T13:47:00Z">
              <w:r w:rsidR="001F6AE4">
                <w:t xml:space="preserve"> y id del alumno al que se le ha asignado</w:t>
              </w:r>
            </w:ins>
          </w:p>
        </w:tc>
        <w:tc>
          <w:tcPr>
            <w:tcW w:w="1195" w:type="dxa"/>
          </w:tcPr>
          <w:p w14:paraId="0D38A1C1" w14:textId="77777777"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515" w:author="Soler Martin, Carlos" w:date="2022-06-19T13:46:00Z"/>
              </w:rPr>
            </w:pPr>
            <w:ins w:id="1516" w:author="Soler Martin, Carlos" w:date="2022-06-19T13:46:00Z">
              <w:r>
                <w:t>201 – Created</w:t>
              </w:r>
            </w:ins>
          </w:p>
          <w:p w14:paraId="50A2128C" w14:textId="77777777" w:rsidR="003951E4" w:rsidRDefault="003951E4" w:rsidP="00B94B9F">
            <w:pPr>
              <w:jc w:val="left"/>
              <w:cnfStyle w:val="000000100000" w:firstRow="0" w:lastRow="0" w:firstColumn="0" w:lastColumn="0" w:oddVBand="0" w:evenVBand="0" w:oddHBand="1" w:evenHBand="0" w:firstRowFirstColumn="0" w:firstRowLastColumn="0" w:lastRowFirstColumn="0" w:lastRowLastColumn="0"/>
              <w:rPr>
                <w:ins w:id="1517" w:author="Soler Martin, Carlos" w:date="2022-06-19T13:46:00Z"/>
              </w:rPr>
            </w:pPr>
            <w:ins w:id="1518" w:author="Soler Martin, Carlos" w:date="2022-06-19T13:46:00Z">
              <w:r>
                <w:t>400 – Bad Request</w:t>
              </w:r>
            </w:ins>
          </w:p>
        </w:tc>
      </w:tr>
      <w:tr w:rsidR="003951E4" w:rsidRPr="00E962DB" w14:paraId="0AC90FC5" w14:textId="77777777" w:rsidTr="00B94B9F">
        <w:trPr>
          <w:trHeight w:val="759"/>
          <w:ins w:id="1519" w:author="Soler Martin, Carlos" w:date="2022-06-19T13:46:00Z"/>
        </w:trPr>
        <w:tc>
          <w:tcPr>
            <w:cnfStyle w:val="001000000000" w:firstRow="0" w:lastRow="0" w:firstColumn="1" w:lastColumn="0" w:oddVBand="0" w:evenVBand="0" w:oddHBand="0" w:evenHBand="0" w:firstRowFirstColumn="0" w:firstRowLastColumn="0" w:lastRowFirstColumn="0" w:lastRowLastColumn="0"/>
            <w:tcW w:w="1008" w:type="dxa"/>
          </w:tcPr>
          <w:p w14:paraId="63060D15" w14:textId="77777777" w:rsidR="003951E4" w:rsidRPr="0071131E" w:rsidRDefault="003951E4" w:rsidP="00B94B9F">
            <w:pPr>
              <w:rPr>
                <w:ins w:id="1520" w:author="Soler Martin, Carlos" w:date="2022-06-19T13:46:00Z"/>
              </w:rPr>
            </w:pPr>
            <w:ins w:id="1521" w:author="Soler Martin, Carlos" w:date="2022-06-19T13:46:00Z">
              <w:r>
                <w:t>GET</w:t>
              </w:r>
            </w:ins>
          </w:p>
        </w:tc>
        <w:tc>
          <w:tcPr>
            <w:tcW w:w="3119" w:type="dxa"/>
          </w:tcPr>
          <w:p w14:paraId="7A30C773" w14:textId="331061CC" w:rsidR="003951E4" w:rsidRDefault="001F6AE4" w:rsidP="00B94B9F">
            <w:pPr>
              <w:cnfStyle w:val="000000000000" w:firstRow="0" w:lastRow="0" w:firstColumn="0" w:lastColumn="0" w:oddVBand="0" w:evenVBand="0" w:oddHBand="0" w:evenHBand="0" w:firstRowFirstColumn="0" w:firstRowLastColumn="0" w:lastRowFirstColumn="0" w:lastRowLastColumn="0"/>
              <w:rPr>
                <w:ins w:id="1522" w:author="Soler Martin, Carlos" w:date="2022-06-19T13:46:00Z"/>
              </w:rPr>
            </w:pPr>
            <w:ins w:id="1523" w:author="Soler Martin, Carlos" w:date="2022-06-19T13:47:00Z">
              <w:r>
                <w:t>/empresas/id/ofertas_asignadas</w:t>
              </w:r>
            </w:ins>
          </w:p>
        </w:tc>
        <w:tc>
          <w:tcPr>
            <w:tcW w:w="1682" w:type="dxa"/>
          </w:tcPr>
          <w:p w14:paraId="3C608B67" w14:textId="4A73FE07" w:rsidR="003951E4" w:rsidRDefault="003951E4" w:rsidP="00B94B9F">
            <w:pPr>
              <w:jc w:val="left"/>
              <w:cnfStyle w:val="000000000000" w:firstRow="0" w:lastRow="0" w:firstColumn="0" w:lastColumn="0" w:oddVBand="0" w:evenVBand="0" w:oddHBand="0" w:evenHBand="0" w:firstRowFirstColumn="0" w:firstRowLastColumn="0" w:lastRowFirstColumn="0" w:lastRowLastColumn="0"/>
              <w:rPr>
                <w:ins w:id="1524" w:author="Soler Martin, Carlos" w:date="2022-06-19T13:46:00Z"/>
              </w:rPr>
            </w:pPr>
            <w:ins w:id="1525" w:author="Soler Martin, Carlos" w:date="2022-06-19T13:46:00Z">
              <w:r>
                <w:t xml:space="preserve">Se obtiene un listado de todas las ofertas </w:t>
              </w:r>
            </w:ins>
            <w:ins w:id="1526" w:author="Soler Martin, Carlos" w:date="2022-06-19T13:47:00Z">
              <w:r w:rsidR="001F6AE4">
                <w:t xml:space="preserve">asignadas </w:t>
              </w:r>
            </w:ins>
            <w:ins w:id="1527" w:author="Soler Martin, Carlos" w:date="2022-06-19T13:46:00Z">
              <w:r>
                <w:t>de una empresa especifica</w:t>
              </w:r>
            </w:ins>
          </w:p>
        </w:tc>
        <w:tc>
          <w:tcPr>
            <w:tcW w:w="1254" w:type="dxa"/>
          </w:tcPr>
          <w:p w14:paraId="5ED0B560"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528" w:author="Soler Martin, Carlos" w:date="2022-06-19T13:46:00Z"/>
              </w:rPr>
            </w:pPr>
            <w:ins w:id="1529" w:author="Soler Martin, Carlos" w:date="2022-06-19T13:46:00Z">
              <w:r>
                <w:t>JSON</w:t>
              </w:r>
            </w:ins>
          </w:p>
        </w:tc>
        <w:tc>
          <w:tcPr>
            <w:tcW w:w="1141" w:type="dxa"/>
          </w:tcPr>
          <w:p w14:paraId="07CAFE3E"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530" w:author="Soler Martin, Carlos" w:date="2022-06-19T13:46:00Z"/>
              </w:rPr>
            </w:pPr>
          </w:p>
        </w:tc>
        <w:tc>
          <w:tcPr>
            <w:tcW w:w="1195" w:type="dxa"/>
          </w:tcPr>
          <w:p w14:paraId="11884640"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531" w:author="Soler Martin, Carlos" w:date="2022-06-19T13:46:00Z"/>
                <w:lang w:val="en-US"/>
              </w:rPr>
            </w:pPr>
            <w:ins w:id="1532" w:author="Soler Martin, Carlos" w:date="2022-06-19T13:46:00Z">
              <w:r w:rsidRPr="00B94B9F">
                <w:rPr>
                  <w:lang w:val="en-US"/>
                </w:rPr>
                <w:t>200 – OK</w:t>
              </w:r>
            </w:ins>
          </w:p>
          <w:p w14:paraId="33FBC1CB"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533" w:author="Soler Martin, Carlos" w:date="2022-06-19T13:46:00Z"/>
                <w:lang w:val="en-US"/>
              </w:rPr>
            </w:pPr>
            <w:ins w:id="1534" w:author="Soler Martin, Carlos" w:date="2022-06-19T13:46:00Z">
              <w:r w:rsidRPr="00B94B9F">
                <w:rPr>
                  <w:lang w:val="en-US"/>
                </w:rPr>
                <w:t>404 – Not Found</w:t>
              </w:r>
            </w:ins>
          </w:p>
          <w:p w14:paraId="5C465998"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535" w:author="Soler Martin, Carlos" w:date="2022-06-19T13:46:00Z"/>
                <w:lang w:val="en-US"/>
              </w:rPr>
            </w:pPr>
            <w:ins w:id="1536" w:author="Soler Martin, Carlos" w:date="2022-06-19T13:46:00Z">
              <w:r w:rsidRPr="00B94B9F">
                <w:rPr>
                  <w:lang w:val="en-US"/>
                </w:rPr>
                <w:t>400 – Bad request</w:t>
              </w:r>
            </w:ins>
          </w:p>
          <w:p w14:paraId="11E7F5B0"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537" w:author="Soler Martin, Carlos" w:date="2022-06-19T13:46:00Z"/>
                <w:lang w:val="en-US"/>
              </w:rPr>
            </w:pPr>
            <w:ins w:id="1538" w:author="Soler Martin, Carlos" w:date="2022-06-19T13:46:00Z">
              <w:r w:rsidRPr="00B94B9F">
                <w:rPr>
                  <w:lang w:val="en-US"/>
                </w:rPr>
                <w:t>500 – Internal Server Error</w:t>
              </w:r>
            </w:ins>
          </w:p>
        </w:tc>
      </w:tr>
      <w:tr w:rsidR="003951E4" w14:paraId="4AEFAEDE" w14:textId="77777777" w:rsidTr="00B94B9F">
        <w:trPr>
          <w:cnfStyle w:val="000000100000" w:firstRow="0" w:lastRow="0" w:firstColumn="0" w:lastColumn="0" w:oddVBand="0" w:evenVBand="0" w:oddHBand="1" w:evenHBand="0" w:firstRowFirstColumn="0" w:firstRowLastColumn="0" w:lastRowFirstColumn="0" w:lastRowLastColumn="0"/>
          <w:trHeight w:val="759"/>
          <w:ins w:id="1539" w:author="Soler Martin, Carlos" w:date="2022-06-19T13:46:00Z"/>
        </w:trPr>
        <w:tc>
          <w:tcPr>
            <w:cnfStyle w:val="001000000000" w:firstRow="0" w:lastRow="0" w:firstColumn="1" w:lastColumn="0" w:oddVBand="0" w:evenVBand="0" w:oddHBand="0" w:evenHBand="0" w:firstRowFirstColumn="0" w:firstRowLastColumn="0" w:lastRowFirstColumn="0" w:lastRowLastColumn="0"/>
            <w:tcW w:w="1008" w:type="dxa"/>
          </w:tcPr>
          <w:p w14:paraId="5E6EC032" w14:textId="77777777" w:rsidR="003951E4" w:rsidRDefault="003951E4" w:rsidP="00B94B9F">
            <w:pPr>
              <w:rPr>
                <w:ins w:id="1540" w:author="Soler Martin, Carlos" w:date="2022-06-19T13:46:00Z"/>
              </w:rPr>
            </w:pPr>
            <w:ins w:id="1541" w:author="Soler Martin, Carlos" w:date="2022-06-19T13:46:00Z">
              <w:r>
                <w:t>PUT</w:t>
              </w:r>
            </w:ins>
          </w:p>
        </w:tc>
        <w:tc>
          <w:tcPr>
            <w:tcW w:w="3119" w:type="dxa"/>
          </w:tcPr>
          <w:p w14:paraId="59D030E1"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42" w:author="Soler Martin, Carlos" w:date="2022-06-19T13:46:00Z"/>
              </w:rPr>
            </w:pPr>
            <w:ins w:id="1543" w:author="Soler Martin, Carlos" w:date="2022-06-19T13:46:00Z">
              <w:r>
                <w:t>-</w:t>
              </w:r>
            </w:ins>
          </w:p>
        </w:tc>
        <w:tc>
          <w:tcPr>
            <w:tcW w:w="1682" w:type="dxa"/>
          </w:tcPr>
          <w:p w14:paraId="22F0051A"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44" w:author="Soler Martin, Carlos" w:date="2022-06-19T13:46:00Z"/>
              </w:rPr>
            </w:pPr>
            <w:ins w:id="1545" w:author="Soler Martin, Carlos" w:date="2022-06-19T13:46:00Z">
              <w:r>
                <w:t>-</w:t>
              </w:r>
            </w:ins>
          </w:p>
        </w:tc>
        <w:tc>
          <w:tcPr>
            <w:tcW w:w="1254" w:type="dxa"/>
          </w:tcPr>
          <w:p w14:paraId="6D00765B"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46" w:author="Soler Martin, Carlos" w:date="2022-06-19T13:46:00Z"/>
              </w:rPr>
            </w:pPr>
            <w:ins w:id="1547" w:author="Soler Martin, Carlos" w:date="2022-06-19T13:46:00Z">
              <w:r>
                <w:t>-</w:t>
              </w:r>
            </w:ins>
          </w:p>
        </w:tc>
        <w:tc>
          <w:tcPr>
            <w:tcW w:w="1141" w:type="dxa"/>
          </w:tcPr>
          <w:p w14:paraId="45C97EF0"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48" w:author="Soler Martin, Carlos" w:date="2022-06-19T13:46:00Z"/>
              </w:rPr>
            </w:pPr>
            <w:ins w:id="1549" w:author="Soler Martin, Carlos" w:date="2022-06-19T13:46:00Z">
              <w:r>
                <w:t>-</w:t>
              </w:r>
            </w:ins>
          </w:p>
        </w:tc>
        <w:tc>
          <w:tcPr>
            <w:tcW w:w="1195" w:type="dxa"/>
          </w:tcPr>
          <w:p w14:paraId="5E179D05"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50" w:author="Soler Martin, Carlos" w:date="2022-06-19T13:46:00Z"/>
              </w:rPr>
            </w:pPr>
            <w:ins w:id="1551" w:author="Soler Martin, Carlos" w:date="2022-06-19T13:46:00Z">
              <w:r>
                <w:t xml:space="preserve">405 – Method </w:t>
              </w:r>
              <w:r>
                <w:lastRenderedPageBreak/>
                <w:t>not Allowed</w:t>
              </w:r>
              <w:r>
                <w:t xml:space="preserve"> </w:t>
              </w:r>
            </w:ins>
          </w:p>
        </w:tc>
      </w:tr>
      <w:tr w:rsidR="003951E4" w14:paraId="2E2CF87F" w14:textId="77777777" w:rsidTr="00B94B9F">
        <w:trPr>
          <w:trHeight w:val="759"/>
          <w:ins w:id="1552" w:author="Soler Martin, Carlos" w:date="2022-06-19T13:46:00Z"/>
        </w:trPr>
        <w:tc>
          <w:tcPr>
            <w:cnfStyle w:val="001000000000" w:firstRow="0" w:lastRow="0" w:firstColumn="1" w:lastColumn="0" w:oddVBand="0" w:evenVBand="0" w:oddHBand="0" w:evenHBand="0" w:firstRowFirstColumn="0" w:firstRowLastColumn="0" w:lastRowFirstColumn="0" w:lastRowLastColumn="0"/>
            <w:tcW w:w="1008" w:type="dxa"/>
          </w:tcPr>
          <w:p w14:paraId="6814639F" w14:textId="77777777" w:rsidR="003951E4" w:rsidRDefault="003951E4" w:rsidP="00B94B9F">
            <w:pPr>
              <w:rPr>
                <w:ins w:id="1553" w:author="Soler Martin, Carlos" w:date="2022-06-19T13:46:00Z"/>
              </w:rPr>
            </w:pPr>
            <w:ins w:id="1554" w:author="Soler Martin, Carlos" w:date="2022-06-19T13:46:00Z">
              <w:r>
                <w:lastRenderedPageBreak/>
                <w:t>DELETE</w:t>
              </w:r>
            </w:ins>
          </w:p>
        </w:tc>
        <w:tc>
          <w:tcPr>
            <w:tcW w:w="3119" w:type="dxa"/>
          </w:tcPr>
          <w:p w14:paraId="713EB6F5"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555" w:author="Soler Martin, Carlos" w:date="2022-06-19T13:46:00Z"/>
              </w:rPr>
            </w:pPr>
            <w:ins w:id="1556" w:author="Soler Martin, Carlos" w:date="2022-06-19T13:46:00Z">
              <w:r>
                <w:t>-</w:t>
              </w:r>
            </w:ins>
          </w:p>
        </w:tc>
        <w:tc>
          <w:tcPr>
            <w:tcW w:w="1682" w:type="dxa"/>
          </w:tcPr>
          <w:p w14:paraId="0DFDB9F0"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557" w:author="Soler Martin, Carlos" w:date="2022-06-19T13:46:00Z"/>
              </w:rPr>
            </w:pPr>
          </w:p>
        </w:tc>
        <w:tc>
          <w:tcPr>
            <w:tcW w:w="1254" w:type="dxa"/>
          </w:tcPr>
          <w:p w14:paraId="59D2D313"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558" w:author="Soler Martin, Carlos" w:date="2022-06-19T13:46:00Z"/>
              </w:rPr>
            </w:pPr>
            <w:ins w:id="1559" w:author="Soler Martin, Carlos" w:date="2022-06-19T13:46:00Z">
              <w:r>
                <w:t>-</w:t>
              </w:r>
            </w:ins>
          </w:p>
        </w:tc>
        <w:tc>
          <w:tcPr>
            <w:tcW w:w="1141" w:type="dxa"/>
          </w:tcPr>
          <w:p w14:paraId="07F86429"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560" w:author="Soler Martin, Carlos" w:date="2022-06-19T13:46:00Z"/>
              </w:rPr>
            </w:pPr>
            <w:ins w:id="1561" w:author="Soler Martin, Carlos" w:date="2022-06-19T13:46:00Z">
              <w:r>
                <w:t>-</w:t>
              </w:r>
            </w:ins>
          </w:p>
        </w:tc>
        <w:tc>
          <w:tcPr>
            <w:tcW w:w="1195" w:type="dxa"/>
          </w:tcPr>
          <w:p w14:paraId="5F272DB8" w14:textId="77777777" w:rsidR="003951E4" w:rsidRPr="00B94B9F" w:rsidRDefault="003951E4" w:rsidP="00B94B9F">
            <w:pPr>
              <w:cnfStyle w:val="000000000000" w:firstRow="0" w:lastRow="0" w:firstColumn="0" w:lastColumn="0" w:oddVBand="0" w:evenVBand="0" w:oddHBand="0" w:evenHBand="0" w:firstRowFirstColumn="0" w:firstRowLastColumn="0" w:lastRowFirstColumn="0" w:lastRowLastColumn="0"/>
              <w:rPr>
                <w:ins w:id="1562" w:author="Soler Martin, Carlos" w:date="2022-06-19T13:46:00Z"/>
                <w:lang w:val="en-US"/>
              </w:rPr>
            </w:pPr>
            <w:ins w:id="1563" w:author="Soler Martin, Carlos" w:date="2022-06-19T13:46:00Z">
              <w:r>
                <w:t>405 – Method not Allowed</w:t>
              </w:r>
            </w:ins>
          </w:p>
          <w:p w14:paraId="7D11C7DA" w14:textId="77777777" w:rsidR="003951E4" w:rsidRDefault="003951E4" w:rsidP="00B94B9F">
            <w:pPr>
              <w:cnfStyle w:val="000000000000" w:firstRow="0" w:lastRow="0" w:firstColumn="0" w:lastColumn="0" w:oddVBand="0" w:evenVBand="0" w:oddHBand="0" w:evenHBand="0" w:firstRowFirstColumn="0" w:firstRowLastColumn="0" w:lastRowFirstColumn="0" w:lastRowLastColumn="0"/>
              <w:rPr>
                <w:ins w:id="1564" w:author="Soler Martin, Carlos" w:date="2022-06-19T13:46:00Z"/>
              </w:rPr>
            </w:pPr>
          </w:p>
        </w:tc>
      </w:tr>
      <w:tr w:rsidR="003951E4" w14:paraId="60EC5993" w14:textId="77777777" w:rsidTr="00B94B9F">
        <w:trPr>
          <w:cnfStyle w:val="000000100000" w:firstRow="0" w:lastRow="0" w:firstColumn="0" w:lastColumn="0" w:oddVBand="0" w:evenVBand="0" w:oddHBand="1" w:evenHBand="0" w:firstRowFirstColumn="0" w:firstRowLastColumn="0" w:lastRowFirstColumn="0" w:lastRowLastColumn="0"/>
          <w:trHeight w:val="759"/>
          <w:ins w:id="1565" w:author="Soler Martin, Carlos" w:date="2022-06-19T13:46:00Z"/>
        </w:trPr>
        <w:tc>
          <w:tcPr>
            <w:cnfStyle w:val="001000000000" w:firstRow="0" w:lastRow="0" w:firstColumn="1" w:lastColumn="0" w:oddVBand="0" w:evenVBand="0" w:oddHBand="0" w:evenHBand="0" w:firstRowFirstColumn="0" w:firstRowLastColumn="0" w:lastRowFirstColumn="0" w:lastRowLastColumn="0"/>
            <w:tcW w:w="1008" w:type="dxa"/>
          </w:tcPr>
          <w:p w14:paraId="0E45F52F" w14:textId="77777777" w:rsidR="003951E4" w:rsidRDefault="003951E4" w:rsidP="00B94B9F">
            <w:pPr>
              <w:rPr>
                <w:ins w:id="1566" w:author="Soler Martin, Carlos" w:date="2022-06-19T13:46:00Z"/>
              </w:rPr>
            </w:pPr>
            <w:ins w:id="1567" w:author="Soler Martin, Carlos" w:date="2022-06-19T13:46:00Z">
              <w:r>
                <w:t>PATCH</w:t>
              </w:r>
            </w:ins>
          </w:p>
        </w:tc>
        <w:tc>
          <w:tcPr>
            <w:tcW w:w="3119" w:type="dxa"/>
          </w:tcPr>
          <w:p w14:paraId="2CDBC5C5"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68" w:author="Soler Martin, Carlos" w:date="2022-06-19T13:46:00Z"/>
              </w:rPr>
            </w:pPr>
            <w:ins w:id="1569" w:author="Soler Martin, Carlos" w:date="2022-06-19T13:46:00Z">
              <w:r>
                <w:t>-</w:t>
              </w:r>
            </w:ins>
          </w:p>
        </w:tc>
        <w:tc>
          <w:tcPr>
            <w:tcW w:w="1682" w:type="dxa"/>
          </w:tcPr>
          <w:p w14:paraId="063EEB2A"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70" w:author="Soler Martin, Carlos" w:date="2022-06-19T13:46:00Z"/>
              </w:rPr>
            </w:pPr>
            <w:ins w:id="1571" w:author="Soler Martin, Carlos" w:date="2022-06-19T13:46:00Z">
              <w:r>
                <w:t>-</w:t>
              </w:r>
            </w:ins>
          </w:p>
        </w:tc>
        <w:tc>
          <w:tcPr>
            <w:tcW w:w="1254" w:type="dxa"/>
          </w:tcPr>
          <w:p w14:paraId="36D06082"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72" w:author="Soler Martin, Carlos" w:date="2022-06-19T13:46:00Z"/>
              </w:rPr>
            </w:pPr>
            <w:ins w:id="1573" w:author="Soler Martin, Carlos" w:date="2022-06-19T13:46:00Z">
              <w:r>
                <w:t>-</w:t>
              </w:r>
            </w:ins>
          </w:p>
        </w:tc>
        <w:tc>
          <w:tcPr>
            <w:tcW w:w="1141" w:type="dxa"/>
          </w:tcPr>
          <w:p w14:paraId="7313222E"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74" w:author="Soler Martin, Carlos" w:date="2022-06-19T13:46:00Z"/>
              </w:rPr>
            </w:pPr>
            <w:ins w:id="1575" w:author="Soler Martin, Carlos" w:date="2022-06-19T13:46:00Z">
              <w:r>
                <w:t>-</w:t>
              </w:r>
            </w:ins>
          </w:p>
        </w:tc>
        <w:tc>
          <w:tcPr>
            <w:tcW w:w="1195" w:type="dxa"/>
          </w:tcPr>
          <w:p w14:paraId="40133F70" w14:textId="77777777" w:rsidR="003951E4" w:rsidRPr="00B94B9F" w:rsidRDefault="003951E4" w:rsidP="00B94B9F">
            <w:pPr>
              <w:cnfStyle w:val="000000100000" w:firstRow="0" w:lastRow="0" w:firstColumn="0" w:lastColumn="0" w:oddVBand="0" w:evenVBand="0" w:oddHBand="1" w:evenHBand="0" w:firstRowFirstColumn="0" w:firstRowLastColumn="0" w:lastRowFirstColumn="0" w:lastRowLastColumn="0"/>
              <w:rPr>
                <w:ins w:id="1576" w:author="Soler Martin, Carlos" w:date="2022-06-19T13:46:00Z"/>
                <w:lang w:val="en-US"/>
              </w:rPr>
            </w:pPr>
            <w:ins w:id="1577" w:author="Soler Martin, Carlos" w:date="2022-06-19T13:46:00Z">
              <w:r>
                <w:t>405 – Method not Allowed</w:t>
              </w:r>
            </w:ins>
          </w:p>
          <w:p w14:paraId="3D7587ED" w14:textId="77777777" w:rsidR="003951E4" w:rsidRDefault="003951E4" w:rsidP="00B94B9F">
            <w:pPr>
              <w:cnfStyle w:val="000000100000" w:firstRow="0" w:lastRow="0" w:firstColumn="0" w:lastColumn="0" w:oddVBand="0" w:evenVBand="0" w:oddHBand="1" w:evenHBand="0" w:firstRowFirstColumn="0" w:firstRowLastColumn="0" w:lastRowFirstColumn="0" w:lastRowLastColumn="0"/>
              <w:rPr>
                <w:ins w:id="1578" w:author="Soler Martin, Carlos" w:date="2022-06-19T13:46:00Z"/>
              </w:rPr>
            </w:pPr>
          </w:p>
        </w:tc>
      </w:tr>
    </w:tbl>
    <w:p w14:paraId="66354B5E" w14:textId="4DA08D45" w:rsidR="003951E4" w:rsidRDefault="003951E4" w:rsidP="003951E4">
      <w:pPr>
        <w:jc w:val="center"/>
        <w:rPr>
          <w:ins w:id="1579" w:author="Soler Martin, Carlos" w:date="2022-06-19T13:48:00Z"/>
          <w:i/>
          <w:iCs/>
        </w:rPr>
      </w:pPr>
      <w:ins w:id="1580" w:author="Soler Martin, Carlos" w:date="2022-06-19T13:46:00Z">
        <w:r>
          <w:rPr>
            <w:i/>
            <w:iCs/>
          </w:rPr>
          <w:t xml:space="preserve">Tabla </w:t>
        </w:r>
        <w:r>
          <w:rPr>
            <w:i/>
            <w:iCs/>
          </w:rPr>
          <w:t>7</w:t>
        </w:r>
        <w:r w:rsidRPr="00CE5888">
          <w:rPr>
            <w:i/>
            <w:iCs/>
          </w:rPr>
          <w:t xml:space="preserve">: </w:t>
        </w:r>
        <w:r>
          <w:rPr>
            <w:i/>
            <w:iCs/>
          </w:rPr>
          <w:t>Recurso /</w:t>
        </w:r>
        <w:r w:rsidR="001F6AE4">
          <w:rPr>
            <w:i/>
            <w:iCs/>
          </w:rPr>
          <w:t>empresas</w:t>
        </w:r>
        <w:r>
          <w:rPr>
            <w:i/>
            <w:iCs/>
          </w:rPr>
          <w:t>/id/ofertas_</w:t>
        </w:r>
        <w:r w:rsidR="001F6AE4">
          <w:rPr>
            <w:i/>
            <w:iCs/>
          </w:rPr>
          <w:t>asignadas</w:t>
        </w:r>
      </w:ins>
    </w:p>
    <w:p w14:paraId="23586DB1" w14:textId="7AAC0166" w:rsidR="001F6AE4" w:rsidRDefault="001F6AE4" w:rsidP="003951E4">
      <w:pPr>
        <w:jc w:val="center"/>
        <w:rPr>
          <w:ins w:id="1581" w:author="Soler Martin, Carlos" w:date="2022-06-19T13:48:00Z"/>
          <w:i/>
          <w:iCs/>
        </w:rPr>
      </w:pPr>
    </w:p>
    <w:p w14:paraId="33BEA61C" w14:textId="3DF4CA9A" w:rsidR="001F6AE4" w:rsidRDefault="001F6AE4" w:rsidP="003951E4">
      <w:pPr>
        <w:jc w:val="center"/>
        <w:rPr>
          <w:ins w:id="1582" w:author="Soler Martin, Carlos" w:date="2022-06-19T13:48:00Z"/>
          <w:i/>
          <w:iCs/>
        </w:rPr>
      </w:pPr>
    </w:p>
    <w:p w14:paraId="730D5780" w14:textId="2FA440EE" w:rsidR="001F6AE4" w:rsidRDefault="001F6AE4" w:rsidP="003951E4">
      <w:pPr>
        <w:jc w:val="center"/>
        <w:rPr>
          <w:ins w:id="1583" w:author="Soler Martin, Carlos" w:date="2022-06-19T13:48:00Z"/>
          <w:i/>
          <w:iCs/>
        </w:rPr>
      </w:pPr>
    </w:p>
    <w:p w14:paraId="4B5BAF8B" w14:textId="08921909" w:rsidR="001F6AE4" w:rsidRDefault="001F6AE4" w:rsidP="003951E4">
      <w:pPr>
        <w:jc w:val="center"/>
        <w:rPr>
          <w:ins w:id="1584" w:author="Soler Martin, Carlos" w:date="2022-06-19T13:48:00Z"/>
          <w:i/>
          <w:iCs/>
        </w:rPr>
      </w:pPr>
    </w:p>
    <w:p w14:paraId="67D7232B" w14:textId="5D4CF78D" w:rsidR="001F6AE4" w:rsidRDefault="001F6AE4" w:rsidP="003951E4">
      <w:pPr>
        <w:jc w:val="center"/>
        <w:rPr>
          <w:ins w:id="1585" w:author="Soler Martin, Carlos" w:date="2022-06-19T13:48:00Z"/>
          <w:i/>
          <w:iCs/>
        </w:rPr>
      </w:pPr>
    </w:p>
    <w:p w14:paraId="6CC1CF76" w14:textId="0E713E65" w:rsidR="001F6AE4" w:rsidRDefault="001F6AE4" w:rsidP="003951E4">
      <w:pPr>
        <w:jc w:val="center"/>
        <w:rPr>
          <w:ins w:id="1586" w:author="Soler Martin, Carlos" w:date="2022-06-19T13:48:00Z"/>
          <w:i/>
          <w:iCs/>
        </w:rPr>
      </w:pPr>
    </w:p>
    <w:p w14:paraId="29736CE1" w14:textId="77777777" w:rsidR="001F6AE4" w:rsidRDefault="001F6AE4" w:rsidP="003951E4">
      <w:pPr>
        <w:jc w:val="center"/>
        <w:rPr>
          <w:ins w:id="1587" w:author="Soler Martin, Carlos" w:date="2022-06-19T13:48:00Z"/>
          <w:i/>
          <w:iCs/>
        </w:rPr>
      </w:pPr>
    </w:p>
    <w:tbl>
      <w:tblPr>
        <w:tblStyle w:val="Tablaconcuadrcula7concolores-nfasis1"/>
        <w:tblW w:w="9399" w:type="dxa"/>
        <w:tblLook w:val="04A0" w:firstRow="1" w:lastRow="0" w:firstColumn="1" w:lastColumn="0" w:noHBand="0" w:noVBand="1"/>
      </w:tblPr>
      <w:tblGrid>
        <w:gridCol w:w="1007"/>
        <w:gridCol w:w="3275"/>
        <w:gridCol w:w="1544"/>
        <w:gridCol w:w="1254"/>
        <w:gridCol w:w="1124"/>
        <w:gridCol w:w="1195"/>
        <w:tblGridChange w:id="1588">
          <w:tblGrid>
            <w:gridCol w:w="1007"/>
            <w:gridCol w:w="3275"/>
            <w:gridCol w:w="1544"/>
            <w:gridCol w:w="1254"/>
            <w:gridCol w:w="1124"/>
            <w:gridCol w:w="1195"/>
          </w:tblGrid>
        </w:tblGridChange>
      </w:tblGrid>
      <w:tr w:rsidR="001F6AE4" w14:paraId="6B26CC3B" w14:textId="77777777" w:rsidTr="001F6AE4">
        <w:trPr>
          <w:cnfStyle w:val="100000000000" w:firstRow="1" w:lastRow="0" w:firstColumn="0" w:lastColumn="0" w:oddVBand="0" w:evenVBand="0" w:oddHBand="0" w:evenHBand="0" w:firstRowFirstColumn="0" w:firstRowLastColumn="0" w:lastRowFirstColumn="0" w:lastRowLastColumn="0"/>
          <w:trHeight w:val="759"/>
          <w:ins w:id="1589" w:author="Soler Martin, Carlos" w:date="2022-06-19T13:48:00Z"/>
        </w:trPr>
        <w:tc>
          <w:tcPr>
            <w:cnfStyle w:val="001000000100" w:firstRow="0" w:lastRow="0" w:firstColumn="1" w:lastColumn="0" w:oddVBand="0" w:evenVBand="0" w:oddHBand="0" w:evenHBand="0" w:firstRowFirstColumn="1" w:firstRowLastColumn="0" w:lastRowFirstColumn="0" w:lastRowLastColumn="0"/>
            <w:tcW w:w="1007" w:type="dxa"/>
          </w:tcPr>
          <w:p w14:paraId="01246BE6" w14:textId="77777777" w:rsidR="001F6AE4" w:rsidRDefault="001F6AE4" w:rsidP="00B94B9F">
            <w:pPr>
              <w:rPr>
                <w:ins w:id="1590" w:author="Soler Martin, Carlos" w:date="2022-06-19T13:48:00Z"/>
              </w:rPr>
            </w:pPr>
            <w:ins w:id="1591" w:author="Soler Martin, Carlos" w:date="2022-06-19T13:48:00Z">
              <w:r>
                <w:lastRenderedPageBreak/>
                <w:t>Método</w:t>
              </w:r>
            </w:ins>
          </w:p>
        </w:tc>
        <w:tc>
          <w:tcPr>
            <w:tcW w:w="3275" w:type="dxa"/>
          </w:tcPr>
          <w:p w14:paraId="6D4C0156" w14:textId="77777777" w:rsidR="001F6AE4" w:rsidRDefault="001F6AE4" w:rsidP="00B94B9F">
            <w:pPr>
              <w:cnfStyle w:val="100000000000" w:firstRow="1" w:lastRow="0" w:firstColumn="0" w:lastColumn="0" w:oddVBand="0" w:evenVBand="0" w:oddHBand="0" w:evenHBand="0" w:firstRowFirstColumn="0" w:firstRowLastColumn="0" w:lastRowFirstColumn="0" w:lastRowLastColumn="0"/>
              <w:rPr>
                <w:ins w:id="1592" w:author="Soler Martin, Carlos" w:date="2022-06-19T13:48:00Z"/>
              </w:rPr>
            </w:pPr>
            <w:ins w:id="1593" w:author="Soler Martin, Carlos" w:date="2022-06-19T13:48:00Z">
              <w:r>
                <w:t>URI</w:t>
              </w:r>
            </w:ins>
          </w:p>
        </w:tc>
        <w:tc>
          <w:tcPr>
            <w:tcW w:w="1544" w:type="dxa"/>
          </w:tcPr>
          <w:p w14:paraId="17DC3595" w14:textId="77777777" w:rsidR="001F6AE4" w:rsidRDefault="001F6AE4" w:rsidP="00B94B9F">
            <w:pPr>
              <w:cnfStyle w:val="100000000000" w:firstRow="1" w:lastRow="0" w:firstColumn="0" w:lastColumn="0" w:oddVBand="0" w:evenVBand="0" w:oddHBand="0" w:evenHBand="0" w:firstRowFirstColumn="0" w:firstRowLastColumn="0" w:lastRowFirstColumn="0" w:lastRowLastColumn="0"/>
              <w:rPr>
                <w:ins w:id="1594" w:author="Soler Martin, Carlos" w:date="2022-06-19T13:48:00Z"/>
              </w:rPr>
            </w:pPr>
            <w:ins w:id="1595" w:author="Soler Martin, Carlos" w:date="2022-06-19T13:48:00Z">
              <w:r>
                <w:t>Utilidad</w:t>
              </w:r>
            </w:ins>
          </w:p>
        </w:tc>
        <w:tc>
          <w:tcPr>
            <w:tcW w:w="1254" w:type="dxa"/>
          </w:tcPr>
          <w:p w14:paraId="76006560" w14:textId="77777777" w:rsidR="001F6AE4" w:rsidRDefault="001F6AE4" w:rsidP="00B94B9F">
            <w:pPr>
              <w:cnfStyle w:val="100000000000" w:firstRow="1" w:lastRow="0" w:firstColumn="0" w:lastColumn="0" w:oddVBand="0" w:evenVBand="0" w:oddHBand="0" w:evenHBand="0" w:firstRowFirstColumn="0" w:firstRowLastColumn="0" w:lastRowFirstColumn="0" w:lastRowLastColumn="0"/>
              <w:rPr>
                <w:ins w:id="1596" w:author="Soler Martin, Carlos" w:date="2022-06-19T13:48:00Z"/>
              </w:rPr>
            </w:pPr>
            <w:ins w:id="1597" w:author="Soler Martin, Carlos" w:date="2022-06-19T13:48:00Z">
              <w:r>
                <w:t>Semántica</w:t>
              </w:r>
            </w:ins>
          </w:p>
        </w:tc>
        <w:tc>
          <w:tcPr>
            <w:tcW w:w="1124" w:type="dxa"/>
          </w:tcPr>
          <w:p w14:paraId="083E0253" w14:textId="77777777" w:rsidR="001F6AE4" w:rsidRDefault="001F6AE4" w:rsidP="00B94B9F">
            <w:pPr>
              <w:cnfStyle w:val="100000000000" w:firstRow="1" w:lastRow="0" w:firstColumn="0" w:lastColumn="0" w:oddVBand="0" w:evenVBand="0" w:oddHBand="0" w:evenHBand="0" w:firstRowFirstColumn="0" w:firstRowLastColumn="0" w:lastRowFirstColumn="0" w:lastRowLastColumn="0"/>
              <w:rPr>
                <w:ins w:id="1598" w:author="Soler Martin, Carlos" w:date="2022-06-19T13:48:00Z"/>
              </w:rPr>
            </w:pPr>
            <w:ins w:id="1599" w:author="Soler Martin, Carlos" w:date="2022-06-19T13:48:00Z">
              <w:r>
                <w:t>Cuerpo Solicitud</w:t>
              </w:r>
            </w:ins>
          </w:p>
        </w:tc>
        <w:tc>
          <w:tcPr>
            <w:tcW w:w="1195" w:type="dxa"/>
          </w:tcPr>
          <w:p w14:paraId="4DEBD3BD" w14:textId="77777777" w:rsidR="001F6AE4" w:rsidRDefault="001F6AE4" w:rsidP="00B94B9F">
            <w:pPr>
              <w:jc w:val="left"/>
              <w:cnfStyle w:val="100000000000" w:firstRow="1" w:lastRow="0" w:firstColumn="0" w:lastColumn="0" w:oddVBand="0" w:evenVBand="0" w:oddHBand="0" w:evenHBand="0" w:firstRowFirstColumn="0" w:firstRowLastColumn="0" w:lastRowFirstColumn="0" w:lastRowLastColumn="0"/>
              <w:rPr>
                <w:ins w:id="1600" w:author="Soler Martin, Carlos" w:date="2022-06-19T13:48:00Z"/>
              </w:rPr>
            </w:pPr>
            <w:ins w:id="1601" w:author="Soler Martin, Carlos" w:date="2022-06-19T13:48:00Z">
              <w:r>
                <w:t>Códigos de respuesta</w:t>
              </w:r>
            </w:ins>
          </w:p>
        </w:tc>
      </w:tr>
      <w:tr w:rsidR="001F6AE4" w14:paraId="5B4B75B0" w14:textId="77777777" w:rsidTr="001F6AE4">
        <w:trPr>
          <w:cnfStyle w:val="000000100000" w:firstRow="0" w:lastRow="0" w:firstColumn="0" w:lastColumn="0" w:oddVBand="0" w:evenVBand="0" w:oddHBand="1" w:evenHBand="0" w:firstRowFirstColumn="0" w:firstRowLastColumn="0" w:lastRowFirstColumn="0" w:lastRowLastColumn="0"/>
          <w:trHeight w:val="759"/>
          <w:ins w:id="1602" w:author="Soler Martin, Carlos" w:date="2022-06-19T13:48:00Z"/>
        </w:trPr>
        <w:tc>
          <w:tcPr>
            <w:cnfStyle w:val="001000000000" w:firstRow="0" w:lastRow="0" w:firstColumn="1" w:lastColumn="0" w:oddVBand="0" w:evenVBand="0" w:oddHBand="0" w:evenHBand="0" w:firstRowFirstColumn="0" w:firstRowLastColumn="0" w:lastRowFirstColumn="0" w:lastRowLastColumn="0"/>
            <w:tcW w:w="1007" w:type="dxa"/>
          </w:tcPr>
          <w:p w14:paraId="4A75D3B7" w14:textId="77777777" w:rsidR="001F6AE4" w:rsidRPr="0071131E" w:rsidRDefault="001F6AE4" w:rsidP="001F6AE4">
            <w:pPr>
              <w:rPr>
                <w:ins w:id="1603" w:author="Soler Martin, Carlos" w:date="2022-06-19T13:48:00Z"/>
              </w:rPr>
            </w:pPr>
            <w:ins w:id="1604" w:author="Soler Martin, Carlos" w:date="2022-06-19T13:48:00Z">
              <w:r>
                <w:t>POST</w:t>
              </w:r>
            </w:ins>
          </w:p>
        </w:tc>
        <w:tc>
          <w:tcPr>
            <w:tcW w:w="3275" w:type="dxa"/>
          </w:tcPr>
          <w:p w14:paraId="2547FD0E" w14:textId="4239EE65" w:rsidR="001F6AE4" w:rsidRDefault="001F6AE4" w:rsidP="001F6AE4">
            <w:pPr>
              <w:cnfStyle w:val="000000100000" w:firstRow="0" w:lastRow="0" w:firstColumn="0" w:lastColumn="0" w:oddVBand="0" w:evenVBand="0" w:oddHBand="1" w:evenHBand="0" w:firstRowFirstColumn="0" w:firstRowLastColumn="0" w:lastRowFirstColumn="0" w:lastRowLastColumn="0"/>
              <w:rPr>
                <w:ins w:id="1605" w:author="Soler Martin, Carlos" w:date="2022-06-19T13:48:00Z"/>
              </w:rPr>
            </w:pPr>
            <w:ins w:id="1606" w:author="Soler Martin, Carlos" w:date="2022-06-19T13:48:00Z">
              <w:r>
                <w:t>-</w:t>
              </w:r>
            </w:ins>
          </w:p>
        </w:tc>
        <w:tc>
          <w:tcPr>
            <w:tcW w:w="1544" w:type="dxa"/>
          </w:tcPr>
          <w:p w14:paraId="55C3D94D" w14:textId="12C0AFA8" w:rsidR="001F6AE4" w:rsidRDefault="001F6AE4" w:rsidP="001F6AE4">
            <w:pPr>
              <w:jc w:val="left"/>
              <w:cnfStyle w:val="000000100000" w:firstRow="0" w:lastRow="0" w:firstColumn="0" w:lastColumn="0" w:oddVBand="0" w:evenVBand="0" w:oddHBand="1" w:evenHBand="0" w:firstRowFirstColumn="0" w:firstRowLastColumn="0" w:lastRowFirstColumn="0" w:lastRowLastColumn="0"/>
              <w:rPr>
                <w:ins w:id="1607" w:author="Soler Martin, Carlos" w:date="2022-06-19T13:48:00Z"/>
              </w:rPr>
            </w:pPr>
            <w:ins w:id="1608" w:author="Soler Martin, Carlos" w:date="2022-06-19T13:48:00Z">
              <w:r>
                <w:t>-</w:t>
              </w:r>
            </w:ins>
          </w:p>
        </w:tc>
        <w:tc>
          <w:tcPr>
            <w:tcW w:w="1254" w:type="dxa"/>
          </w:tcPr>
          <w:p w14:paraId="5574494B" w14:textId="2AFBC553" w:rsidR="001F6AE4" w:rsidRDefault="001F6AE4" w:rsidP="001F6AE4">
            <w:pPr>
              <w:cnfStyle w:val="000000100000" w:firstRow="0" w:lastRow="0" w:firstColumn="0" w:lastColumn="0" w:oddVBand="0" w:evenVBand="0" w:oddHBand="1" w:evenHBand="0" w:firstRowFirstColumn="0" w:firstRowLastColumn="0" w:lastRowFirstColumn="0" w:lastRowLastColumn="0"/>
              <w:rPr>
                <w:ins w:id="1609" w:author="Soler Martin, Carlos" w:date="2022-06-19T13:48:00Z"/>
              </w:rPr>
            </w:pPr>
            <w:ins w:id="1610" w:author="Soler Martin, Carlos" w:date="2022-06-19T13:48:00Z">
              <w:r>
                <w:t>-</w:t>
              </w:r>
            </w:ins>
          </w:p>
        </w:tc>
        <w:tc>
          <w:tcPr>
            <w:tcW w:w="1124" w:type="dxa"/>
          </w:tcPr>
          <w:p w14:paraId="692CB8C8" w14:textId="7008693B" w:rsidR="001F6AE4" w:rsidRDefault="001F6AE4" w:rsidP="001F6AE4">
            <w:pPr>
              <w:jc w:val="left"/>
              <w:cnfStyle w:val="000000100000" w:firstRow="0" w:lastRow="0" w:firstColumn="0" w:lastColumn="0" w:oddVBand="0" w:evenVBand="0" w:oddHBand="1" w:evenHBand="0" w:firstRowFirstColumn="0" w:firstRowLastColumn="0" w:lastRowFirstColumn="0" w:lastRowLastColumn="0"/>
              <w:rPr>
                <w:ins w:id="1611" w:author="Soler Martin, Carlos" w:date="2022-06-19T13:48:00Z"/>
              </w:rPr>
            </w:pPr>
            <w:ins w:id="1612" w:author="Soler Martin, Carlos" w:date="2022-06-19T13:49:00Z">
              <w:r>
                <w:t>-</w:t>
              </w:r>
            </w:ins>
          </w:p>
        </w:tc>
        <w:tc>
          <w:tcPr>
            <w:tcW w:w="1195" w:type="dxa"/>
          </w:tcPr>
          <w:p w14:paraId="36D9C446" w14:textId="4C46B3E6" w:rsidR="001F6AE4" w:rsidRDefault="001F6AE4" w:rsidP="001F6AE4">
            <w:pPr>
              <w:jc w:val="left"/>
              <w:cnfStyle w:val="000000100000" w:firstRow="0" w:lastRow="0" w:firstColumn="0" w:lastColumn="0" w:oddVBand="0" w:evenVBand="0" w:oddHBand="1" w:evenHBand="0" w:firstRowFirstColumn="0" w:firstRowLastColumn="0" w:lastRowFirstColumn="0" w:lastRowLastColumn="0"/>
              <w:rPr>
                <w:ins w:id="1613" w:author="Soler Martin, Carlos" w:date="2022-06-19T13:48:00Z"/>
              </w:rPr>
            </w:pPr>
            <w:ins w:id="1614" w:author="Soler Martin, Carlos" w:date="2022-06-19T13:49:00Z">
              <w:r>
                <w:t xml:space="preserve">405 – Method not Allowed </w:t>
              </w:r>
            </w:ins>
          </w:p>
        </w:tc>
      </w:tr>
      <w:tr w:rsidR="001F6AE4" w:rsidRPr="00E962DB" w14:paraId="7C907759" w14:textId="77777777" w:rsidTr="001F6AE4">
        <w:trPr>
          <w:trHeight w:val="759"/>
          <w:ins w:id="1615" w:author="Soler Martin, Carlos" w:date="2022-06-19T13:48:00Z"/>
        </w:trPr>
        <w:tc>
          <w:tcPr>
            <w:cnfStyle w:val="001000000000" w:firstRow="0" w:lastRow="0" w:firstColumn="1" w:lastColumn="0" w:oddVBand="0" w:evenVBand="0" w:oddHBand="0" w:evenHBand="0" w:firstRowFirstColumn="0" w:firstRowLastColumn="0" w:lastRowFirstColumn="0" w:lastRowLastColumn="0"/>
            <w:tcW w:w="1007" w:type="dxa"/>
          </w:tcPr>
          <w:p w14:paraId="78EECCFB" w14:textId="77777777" w:rsidR="001F6AE4" w:rsidRPr="0071131E" w:rsidRDefault="001F6AE4" w:rsidP="00B94B9F">
            <w:pPr>
              <w:rPr>
                <w:ins w:id="1616" w:author="Soler Martin, Carlos" w:date="2022-06-19T13:48:00Z"/>
              </w:rPr>
            </w:pPr>
            <w:ins w:id="1617" w:author="Soler Martin, Carlos" w:date="2022-06-19T13:48:00Z">
              <w:r>
                <w:t>GET</w:t>
              </w:r>
            </w:ins>
          </w:p>
        </w:tc>
        <w:tc>
          <w:tcPr>
            <w:tcW w:w="3275" w:type="dxa"/>
          </w:tcPr>
          <w:p w14:paraId="7C3AB689" w14:textId="377D2EC7" w:rsidR="001F6AE4" w:rsidRDefault="001F6AE4" w:rsidP="00B94B9F">
            <w:pPr>
              <w:cnfStyle w:val="000000000000" w:firstRow="0" w:lastRow="0" w:firstColumn="0" w:lastColumn="0" w:oddVBand="0" w:evenVBand="0" w:oddHBand="0" w:evenHBand="0" w:firstRowFirstColumn="0" w:firstRowLastColumn="0" w:lastRowFirstColumn="0" w:lastRowLastColumn="0"/>
              <w:rPr>
                <w:ins w:id="1618" w:author="Soler Martin, Carlos" w:date="2022-06-19T13:48:00Z"/>
              </w:rPr>
            </w:pPr>
            <w:ins w:id="1619" w:author="Soler Martin, Carlos" w:date="2022-06-19T13:48:00Z">
              <w:r>
                <w:t>/</w:t>
              </w:r>
              <w:r>
                <w:t>alumnos</w:t>
              </w:r>
              <w:r>
                <w:t>/id/ofertas_asignadas</w:t>
              </w:r>
            </w:ins>
          </w:p>
        </w:tc>
        <w:tc>
          <w:tcPr>
            <w:tcW w:w="1544" w:type="dxa"/>
          </w:tcPr>
          <w:p w14:paraId="7379A1A0" w14:textId="0531A432" w:rsidR="001F6AE4" w:rsidRDefault="001F6AE4" w:rsidP="00B94B9F">
            <w:pPr>
              <w:jc w:val="left"/>
              <w:cnfStyle w:val="000000000000" w:firstRow="0" w:lastRow="0" w:firstColumn="0" w:lastColumn="0" w:oddVBand="0" w:evenVBand="0" w:oddHBand="0" w:evenHBand="0" w:firstRowFirstColumn="0" w:firstRowLastColumn="0" w:lastRowFirstColumn="0" w:lastRowLastColumn="0"/>
              <w:rPr>
                <w:ins w:id="1620" w:author="Soler Martin, Carlos" w:date="2022-06-19T13:48:00Z"/>
              </w:rPr>
            </w:pPr>
            <w:ins w:id="1621" w:author="Soler Martin, Carlos" w:date="2022-06-19T13:48:00Z">
              <w:r>
                <w:t xml:space="preserve">Se obtiene </w:t>
              </w:r>
            </w:ins>
            <w:ins w:id="1622" w:author="Soler Martin, Carlos" w:date="2022-06-19T13:49:00Z">
              <w:r>
                <w:t xml:space="preserve">la oferta asignada </w:t>
              </w:r>
            </w:ins>
            <w:ins w:id="1623" w:author="Soler Martin, Carlos" w:date="2022-06-19T13:48:00Z">
              <w:r>
                <w:t xml:space="preserve">de </w:t>
              </w:r>
            </w:ins>
            <w:ins w:id="1624" w:author="Soler Martin, Carlos" w:date="2022-06-19T13:49:00Z">
              <w:r>
                <w:t>un alumno especifico</w:t>
              </w:r>
            </w:ins>
          </w:p>
        </w:tc>
        <w:tc>
          <w:tcPr>
            <w:tcW w:w="1254" w:type="dxa"/>
          </w:tcPr>
          <w:p w14:paraId="1C3A5AB5"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625" w:author="Soler Martin, Carlos" w:date="2022-06-19T13:48:00Z"/>
              </w:rPr>
            </w:pPr>
            <w:ins w:id="1626" w:author="Soler Martin, Carlos" w:date="2022-06-19T13:48:00Z">
              <w:r>
                <w:t>JSON</w:t>
              </w:r>
            </w:ins>
          </w:p>
        </w:tc>
        <w:tc>
          <w:tcPr>
            <w:tcW w:w="1124" w:type="dxa"/>
          </w:tcPr>
          <w:p w14:paraId="05B694AB"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627" w:author="Soler Martin, Carlos" w:date="2022-06-19T13:48:00Z"/>
              </w:rPr>
            </w:pPr>
          </w:p>
        </w:tc>
        <w:tc>
          <w:tcPr>
            <w:tcW w:w="1195" w:type="dxa"/>
          </w:tcPr>
          <w:p w14:paraId="48721F77" w14:textId="77777777" w:rsidR="001F6AE4" w:rsidRPr="00B94B9F" w:rsidRDefault="001F6AE4" w:rsidP="00B94B9F">
            <w:pPr>
              <w:cnfStyle w:val="000000000000" w:firstRow="0" w:lastRow="0" w:firstColumn="0" w:lastColumn="0" w:oddVBand="0" w:evenVBand="0" w:oddHBand="0" w:evenHBand="0" w:firstRowFirstColumn="0" w:firstRowLastColumn="0" w:lastRowFirstColumn="0" w:lastRowLastColumn="0"/>
              <w:rPr>
                <w:ins w:id="1628" w:author="Soler Martin, Carlos" w:date="2022-06-19T13:48:00Z"/>
                <w:lang w:val="en-US"/>
              </w:rPr>
            </w:pPr>
            <w:ins w:id="1629" w:author="Soler Martin, Carlos" w:date="2022-06-19T13:48:00Z">
              <w:r w:rsidRPr="00B94B9F">
                <w:rPr>
                  <w:lang w:val="en-US"/>
                </w:rPr>
                <w:t>200 – OK</w:t>
              </w:r>
            </w:ins>
          </w:p>
          <w:p w14:paraId="5D2DECAC" w14:textId="77777777" w:rsidR="001F6AE4" w:rsidRPr="00B94B9F" w:rsidRDefault="001F6AE4" w:rsidP="00B94B9F">
            <w:pPr>
              <w:cnfStyle w:val="000000000000" w:firstRow="0" w:lastRow="0" w:firstColumn="0" w:lastColumn="0" w:oddVBand="0" w:evenVBand="0" w:oddHBand="0" w:evenHBand="0" w:firstRowFirstColumn="0" w:firstRowLastColumn="0" w:lastRowFirstColumn="0" w:lastRowLastColumn="0"/>
              <w:rPr>
                <w:ins w:id="1630" w:author="Soler Martin, Carlos" w:date="2022-06-19T13:48:00Z"/>
                <w:lang w:val="en-US"/>
              </w:rPr>
            </w:pPr>
            <w:ins w:id="1631" w:author="Soler Martin, Carlos" w:date="2022-06-19T13:48:00Z">
              <w:r w:rsidRPr="00B94B9F">
                <w:rPr>
                  <w:lang w:val="en-US"/>
                </w:rPr>
                <w:t>404 – Not Found</w:t>
              </w:r>
            </w:ins>
          </w:p>
          <w:p w14:paraId="45DD7786" w14:textId="77777777" w:rsidR="001F6AE4" w:rsidRPr="00B94B9F" w:rsidRDefault="001F6AE4" w:rsidP="00B94B9F">
            <w:pPr>
              <w:cnfStyle w:val="000000000000" w:firstRow="0" w:lastRow="0" w:firstColumn="0" w:lastColumn="0" w:oddVBand="0" w:evenVBand="0" w:oddHBand="0" w:evenHBand="0" w:firstRowFirstColumn="0" w:firstRowLastColumn="0" w:lastRowFirstColumn="0" w:lastRowLastColumn="0"/>
              <w:rPr>
                <w:ins w:id="1632" w:author="Soler Martin, Carlos" w:date="2022-06-19T13:48:00Z"/>
                <w:lang w:val="en-US"/>
              </w:rPr>
            </w:pPr>
            <w:ins w:id="1633" w:author="Soler Martin, Carlos" w:date="2022-06-19T13:48:00Z">
              <w:r w:rsidRPr="00B94B9F">
                <w:rPr>
                  <w:lang w:val="en-US"/>
                </w:rPr>
                <w:t>400 – Bad request</w:t>
              </w:r>
            </w:ins>
          </w:p>
          <w:p w14:paraId="5C3F1EE1" w14:textId="77777777" w:rsidR="001F6AE4" w:rsidRPr="00B94B9F" w:rsidRDefault="001F6AE4" w:rsidP="00B94B9F">
            <w:pPr>
              <w:cnfStyle w:val="000000000000" w:firstRow="0" w:lastRow="0" w:firstColumn="0" w:lastColumn="0" w:oddVBand="0" w:evenVBand="0" w:oddHBand="0" w:evenHBand="0" w:firstRowFirstColumn="0" w:firstRowLastColumn="0" w:lastRowFirstColumn="0" w:lastRowLastColumn="0"/>
              <w:rPr>
                <w:ins w:id="1634" w:author="Soler Martin, Carlos" w:date="2022-06-19T13:48:00Z"/>
                <w:lang w:val="en-US"/>
              </w:rPr>
            </w:pPr>
            <w:ins w:id="1635" w:author="Soler Martin, Carlos" w:date="2022-06-19T13:48:00Z">
              <w:r w:rsidRPr="00B94B9F">
                <w:rPr>
                  <w:lang w:val="en-US"/>
                </w:rPr>
                <w:t>500 – Internal Server Error</w:t>
              </w:r>
            </w:ins>
          </w:p>
        </w:tc>
      </w:tr>
      <w:tr w:rsidR="001F6AE4" w14:paraId="0BE7E4B0" w14:textId="77777777" w:rsidTr="001F6AE4">
        <w:trPr>
          <w:cnfStyle w:val="000000100000" w:firstRow="0" w:lastRow="0" w:firstColumn="0" w:lastColumn="0" w:oddVBand="0" w:evenVBand="0" w:oddHBand="1" w:evenHBand="0" w:firstRowFirstColumn="0" w:firstRowLastColumn="0" w:lastRowFirstColumn="0" w:lastRowLastColumn="0"/>
          <w:trHeight w:val="759"/>
          <w:ins w:id="1636" w:author="Soler Martin, Carlos" w:date="2022-06-19T13:48:00Z"/>
        </w:trPr>
        <w:tc>
          <w:tcPr>
            <w:cnfStyle w:val="001000000000" w:firstRow="0" w:lastRow="0" w:firstColumn="1" w:lastColumn="0" w:oddVBand="0" w:evenVBand="0" w:oddHBand="0" w:evenHBand="0" w:firstRowFirstColumn="0" w:firstRowLastColumn="0" w:lastRowFirstColumn="0" w:lastRowLastColumn="0"/>
            <w:tcW w:w="1007" w:type="dxa"/>
          </w:tcPr>
          <w:p w14:paraId="4D3F9AD3" w14:textId="77777777" w:rsidR="001F6AE4" w:rsidRDefault="001F6AE4" w:rsidP="00B94B9F">
            <w:pPr>
              <w:rPr>
                <w:ins w:id="1637" w:author="Soler Martin, Carlos" w:date="2022-06-19T13:48:00Z"/>
              </w:rPr>
            </w:pPr>
            <w:ins w:id="1638" w:author="Soler Martin, Carlos" w:date="2022-06-19T13:48:00Z">
              <w:r>
                <w:t>PUT</w:t>
              </w:r>
            </w:ins>
          </w:p>
        </w:tc>
        <w:tc>
          <w:tcPr>
            <w:tcW w:w="3275" w:type="dxa"/>
          </w:tcPr>
          <w:p w14:paraId="1C23767B"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639" w:author="Soler Martin, Carlos" w:date="2022-06-19T13:48:00Z"/>
              </w:rPr>
            </w:pPr>
            <w:ins w:id="1640" w:author="Soler Martin, Carlos" w:date="2022-06-19T13:48:00Z">
              <w:r>
                <w:t>-</w:t>
              </w:r>
            </w:ins>
          </w:p>
        </w:tc>
        <w:tc>
          <w:tcPr>
            <w:tcW w:w="1544" w:type="dxa"/>
          </w:tcPr>
          <w:p w14:paraId="178520C2"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641" w:author="Soler Martin, Carlos" w:date="2022-06-19T13:48:00Z"/>
              </w:rPr>
            </w:pPr>
            <w:ins w:id="1642" w:author="Soler Martin, Carlos" w:date="2022-06-19T13:48:00Z">
              <w:r>
                <w:t>-</w:t>
              </w:r>
            </w:ins>
          </w:p>
        </w:tc>
        <w:tc>
          <w:tcPr>
            <w:tcW w:w="1254" w:type="dxa"/>
          </w:tcPr>
          <w:p w14:paraId="69465E4F"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643" w:author="Soler Martin, Carlos" w:date="2022-06-19T13:48:00Z"/>
              </w:rPr>
            </w:pPr>
            <w:ins w:id="1644" w:author="Soler Martin, Carlos" w:date="2022-06-19T13:48:00Z">
              <w:r>
                <w:t>-</w:t>
              </w:r>
            </w:ins>
          </w:p>
        </w:tc>
        <w:tc>
          <w:tcPr>
            <w:tcW w:w="1124" w:type="dxa"/>
          </w:tcPr>
          <w:p w14:paraId="4B9CE081"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645" w:author="Soler Martin, Carlos" w:date="2022-06-19T13:48:00Z"/>
              </w:rPr>
            </w:pPr>
            <w:ins w:id="1646" w:author="Soler Martin, Carlos" w:date="2022-06-19T13:48:00Z">
              <w:r>
                <w:t>-</w:t>
              </w:r>
            </w:ins>
          </w:p>
        </w:tc>
        <w:tc>
          <w:tcPr>
            <w:tcW w:w="1195" w:type="dxa"/>
          </w:tcPr>
          <w:p w14:paraId="5C5D8C9A"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647" w:author="Soler Martin, Carlos" w:date="2022-06-19T13:48:00Z"/>
              </w:rPr>
            </w:pPr>
            <w:ins w:id="1648" w:author="Soler Martin, Carlos" w:date="2022-06-19T13:48:00Z">
              <w:r>
                <w:t>405 – Method not Allowed</w:t>
              </w:r>
              <w:r>
                <w:t xml:space="preserve"> </w:t>
              </w:r>
            </w:ins>
          </w:p>
        </w:tc>
      </w:tr>
      <w:tr w:rsidR="001F6AE4" w14:paraId="2BDA5CA0" w14:textId="77777777" w:rsidTr="001F6AE4">
        <w:trPr>
          <w:trHeight w:val="759"/>
          <w:ins w:id="1649" w:author="Soler Martin, Carlos" w:date="2022-06-19T13:48:00Z"/>
        </w:trPr>
        <w:tc>
          <w:tcPr>
            <w:cnfStyle w:val="001000000000" w:firstRow="0" w:lastRow="0" w:firstColumn="1" w:lastColumn="0" w:oddVBand="0" w:evenVBand="0" w:oddHBand="0" w:evenHBand="0" w:firstRowFirstColumn="0" w:firstRowLastColumn="0" w:lastRowFirstColumn="0" w:lastRowLastColumn="0"/>
            <w:tcW w:w="1007" w:type="dxa"/>
          </w:tcPr>
          <w:p w14:paraId="5A3CE743" w14:textId="77777777" w:rsidR="001F6AE4" w:rsidRDefault="001F6AE4" w:rsidP="00B94B9F">
            <w:pPr>
              <w:rPr>
                <w:ins w:id="1650" w:author="Soler Martin, Carlos" w:date="2022-06-19T13:48:00Z"/>
              </w:rPr>
            </w:pPr>
            <w:ins w:id="1651" w:author="Soler Martin, Carlos" w:date="2022-06-19T13:48:00Z">
              <w:r>
                <w:t>DELETE</w:t>
              </w:r>
            </w:ins>
          </w:p>
        </w:tc>
        <w:tc>
          <w:tcPr>
            <w:tcW w:w="3275" w:type="dxa"/>
          </w:tcPr>
          <w:p w14:paraId="6D80DF70"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652" w:author="Soler Martin, Carlos" w:date="2022-06-19T13:48:00Z"/>
              </w:rPr>
            </w:pPr>
            <w:ins w:id="1653" w:author="Soler Martin, Carlos" w:date="2022-06-19T13:48:00Z">
              <w:r>
                <w:t>-</w:t>
              </w:r>
            </w:ins>
          </w:p>
        </w:tc>
        <w:tc>
          <w:tcPr>
            <w:tcW w:w="1544" w:type="dxa"/>
          </w:tcPr>
          <w:p w14:paraId="0408AD53"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654" w:author="Soler Martin, Carlos" w:date="2022-06-19T13:48:00Z"/>
              </w:rPr>
            </w:pPr>
          </w:p>
        </w:tc>
        <w:tc>
          <w:tcPr>
            <w:tcW w:w="1254" w:type="dxa"/>
          </w:tcPr>
          <w:p w14:paraId="5BEDF057"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655" w:author="Soler Martin, Carlos" w:date="2022-06-19T13:48:00Z"/>
              </w:rPr>
            </w:pPr>
            <w:ins w:id="1656" w:author="Soler Martin, Carlos" w:date="2022-06-19T13:48:00Z">
              <w:r>
                <w:t>-</w:t>
              </w:r>
            </w:ins>
          </w:p>
        </w:tc>
        <w:tc>
          <w:tcPr>
            <w:tcW w:w="1124" w:type="dxa"/>
          </w:tcPr>
          <w:p w14:paraId="522A135E"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657" w:author="Soler Martin, Carlos" w:date="2022-06-19T13:48:00Z"/>
              </w:rPr>
            </w:pPr>
            <w:ins w:id="1658" w:author="Soler Martin, Carlos" w:date="2022-06-19T13:48:00Z">
              <w:r>
                <w:t>-</w:t>
              </w:r>
            </w:ins>
          </w:p>
        </w:tc>
        <w:tc>
          <w:tcPr>
            <w:tcW w:w="1195" w:type="dxa"/>
          </w:tcPr>
          <w:p w14:paraId="3335EE37" w14:textId="77777777" w:rsidR="001F6AE4" w:rsidRPr="00B94B9F" w:rsidRDefault="001F6AE4" w:rsidP="00B94B9F">
            <w:pPr>
              <w:cnfStyle w:val="000000000000" w:firstRow="0" w:lastRow="0" w:firstColumn="0" w:lastColumn="0" w:oddVBand="0" w:evenVBand="0" w:oddHBand="0" w:evenHBand="0" w:firstRowFirstColumn="0" w:firstRowLastColumn="0" w:lastRowFirstColumn="0" w:lastRowLastColumn="0"/>
              <w:rPr>
                <w:ins w:id="1659" w:author="Soler Martin, Carlos" w:date="2022-06-19T13:48:00Z"/>
                <w:lang w:val="en-US"/>
              </w:rPr>
            </w:pPr>
            <w:ins w:id="1660" w:author="Soler Martin, Carlos" w:date="2022-06-19T13:48:00Z">
              <w:r>
                <w:t>405 – Method not Allowed</w:t>
              </w:r>
            </w:ins>
          </w:p>
          <w:p w14:paraId="3700917E" w14:textId="77777777" w:rsidR="001F6AE4" w:rsidRDefault="001F6AE4" w:rsidP="00B94B9F">
            <w:pPr>
              <w:cnfStyle w:val="000000000000" w:firstRow="0" w:lastRow="0" w:firstColumn="0" w:lastColumn="0" w:oddVBand="0" w:evenVBand="0" w:oddHBand="0" w:evenHBand="0" w:firstRowFirstColumn="0" w:firstRowLastColumn="0" w:lastRowFirstColumn="0" w:lastRowLastColumn="0"/>
              <w:rPr>
                <w:ins w:id="1661" w:author="Soler Martin, Carlos" w:date="2022-06-19T13:48:00Z"/>
              </w:rPr>
            </w:pPr>
          </w:p>
        </w:tc>
      </w:tr>
      <w:tr w:rsidR="001F6AE4" w14:paraId="3A96B608" w14:textId="77777777" w:rsidTr="001F6AE4">
        <w:trPr>
          <w:cnfStyle w:val="000000100000" w:firstRow="0" w:lastRow="0" w:firstColumn="0" w:lastColumn="0" w:oddVBand="0" w:evenVBand="0" w:oddHBand="1" w:evenHBand="0" w:firstRowFirstColumn="0" w:firstRowLastColumn="0" w:lastRowFirstColumn="0" w:lastRowLastColumn="0"/>
          <w:trHeight w:val="759"/>
          <w:ins w:id="1662" w:author="Soler Martin, Carlos" w:date="2022-06-19T13:48:00Z"/>
        </w:trPr>
        <w:tc>
          <w:tcPr>
            <w:cnfStyle w:val="001000000000" w:firstRow="0" w:lastRow="0" w:firstColumn="1" w:lastColumn="0" w:oddVBand="0" w:evenVBand="0" w:oddHBand="0" w:evenHBand="0" w:firstRowFirstColumn="0" w:firstRowLastColumn="0" w:lastRowFirstColumn="0" w:lastRowLastColumn="0"/>
            <w:tcW w:w="1007" w:type="dxa"/>
          </w:tcPr>
          <w:p w14:paraId="73203565" w14:textId="77777777" w:rsidR="001F6AE4" w:rsidRDefault="001F6AE4" w:rsidP="00B94B9F">
            <w:pPr>
              <w:rPr>
                <w:ins w:id="1663" w:author="Soler Martin, Carlos" w:date="2022-06-19T13:48:00Z"/>
              </w:rPr>
            </w:pPr>
            <w:ins w:id="1664" w:author="Soler Martin, Carlos" w:date="2022-06-19T13:48:00Z">
              <w:r>
                <w:lastRenderedPageBreak/>
                <w:t>PATCH</w:t>
              </w:r>
            </w:ins>
          </w:p>
        </w:tc>
        <w:tc>
          <w:tcPr>
            <w:tcW w:w="3275" w:type="dxa"/>
          </w:tcPr>
          <w:p w14:paraId="35AD6AA3"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665" w:author="Soler Martin, Carlos" w:date="2022-06-19T13:48:00Z"/>
              </w:rPr>
            </w:pPr>
            <w:ins w:id="1666" w:author="Soler Martin, Carlos" w:date="2022-06-19T13:48:00Z">
              <w:r>
                <w:t>-</w:t>
              </w:r>
            </w:ins>
          </w:p>
        </w:tc>
        <w:tc>
          <w:tcPr>
            <w:tcW w:w="1544" w:type="dxa"/>
          </w:tcPr>
          <w:p w14:paraId="58E0CE4C"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667" w:author="Soler Martin, Carlos" w:date="2022-06-19T13:48:00Z"/>
              </w:rPr>
            </w:pPr>
            <w:ins w:id="1668" w:author="Soler Martin, Carlos" w:date="2022-06-19T13:48:00Z">
              <w:r>
                <w:t>-</w:t>
              </w:r>
            </w:ins>
          </w:p>
        </w:tc>
        <w:tc>
          <w:tcPr>
            <w:tcW w:w="1254" w:type="dxa"/>
          </w:tcPr>
          <w:p w14:paraId="435726B5"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669" w:author="Soler Martin, Carlos" w:date="2022-06-19T13:48:00Z"/>
              </w:rPr>
            </w:pPr>
            <w:ins w:id="1670" w:author="Soler Martin, Carlos" w:date="2022-06-19T13:48:00Z">
              <w:r>
                <w:t>-</w:t>
              </w:r>
            </w:ins>
          </w:p>
        </w:tc>
        <w:tc>
          <w:tcPr>
            <w:tcW w:w="1124" w:type="dxa"/>
          </w:tcPr>
          <w:p w14:paraId="0174B337"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671" w:author="Soler Martin, Carlos" w:date="2022-06-19T13:48:00Z"/>
              </w:rPr>
            </w:pPr>
            <w:ins w:id="1672" w:author="Soler Martin, Carlos" w:date="2022-06-19T13:48:00Z">
              <w:r>
                <w:t>-</w:t>
              </w:r>
            </w:ins>
          </w:p>
        </w:tc>
        <w:tc>
          <w:tcPr>
            <w:tcW w:w="1195" w:type="dxa"/>
          </w:tcPr>
          <w:p w14:paraId="750C0710" w14:textId="77777777" w:rsidR="001F6AE4" w:rsidRPr="00B94B9F" w:rsidRDefault="001F6AE4" w:rsidP="00B94B9F">
            <w:pPr>
              <w:cnfStyle w:val="000000100000" w:firstRow="0" w:lastRow="0" w:firstColumn="0" w:lastColumn="0" w:oddVBand="0" w:evenVBand="0" w:oddHBand="1" w:evenHBand="0" w:firstRowFirstColumn="0" w:firstRowLastColumn="0" w:lastRowFirstColumn="0" w:lastRowLastColumn="0"/>
              <w:rPr>
                <w:ins w:id="1673" w:author="Soler Martin, Carlos" w:date="2022-06-19T13:48:00Z"/>
                <w:lang w:val="en-US"/>
              </w:rPr>
            </w:pPr>
            <w:ins w:id="1674" w:author="Soler Martin, Carlos" w:date="2022-06-19T13:48:00Z">
              <w:r>
                <w:t>405 – Method not Allowed</w:t>
              </w:r>
            </w:ins>
          </w:p>
          <w:p w14:paraId="6977F8F5" w14:textId="77777777" w:rsidR="001F6AE4" w:rsidRDefault="001F6AE4" w:rsidP="00B94B9F">
            <w:pPr>
              <w:cnfStyle w:val="000000100000" w:firstRow="0" w:lastRow="0" w:firstColumn="0" w:lastColumn="0" w:oddVBand="0" w:evenVBand="0" w:oddHBand="1" w:evenHBand="0" w:firstRowFirstColumn="0" w:firstRowLastColumn="0" w:lastRowFirstColumn="0" w:lastRowLastColumn="0"/>
              <w:rPr>
                <w:ins w:id="1675" w:author="Soler Martin, Carlos" w:date="2022-06-19T13:48:00Z"/>
              </w:rPr>
            </w:pPr>
          </w:p>
        </w:tc>
      </w:tr>
    </w:tbl>
    <w:p w14:paraId="42D22161" w14:textId="19B4A051" w:rsidR="001F6AE4" w:rsidRDefault="001F6AE4" w:rsidP="001F6AE4">
      <w:pPr>
        <w:jc w:val="center"/>
        <w:rPr>
          <w:ins w:id="1676" w:author="Soler Martin, Carlos" w:date="2022-06-19T13:48:00Z"/>
          <w:i/>
          <w:iCs/>
        </w:rPr>
      </w:pPr>
      <w:ins w:id="1677" w:author="Soler Martin, Carlos" w:date="2022-06-19T13:48:00Z">
        <w:r>
          <w:rPr>
            <w:i/>
            <w:iCs/>
          </w:rPr>
          <w:t>Tabla 7</w:t>
        </w:r>
        <w:r w:rsidRPr="00CE5888">
          <w:rPr>
            <w:i/>
            <w:iCs/>
          </w:rPr>
          <w:t xml:space="preserve">: </w:t>
        </w:r>
        <w:r>
          <w:rPr>
            <w:i/>
            <w:iCs/>
          </w:rPr>
          <w:t>Recurso /</w:t>
        </w:r>
        <w:r>
          <w:rPr>
            <w:i/>
            <w:iCs/>
          </w:rPr>
          <w:t>alumnos</w:t>
        </w:r>
        <w:r>
          <w:rPr>
            <w:i/>
            <w:iCs/>
          </w:rPr>
          <w:t>/id/ofertas_asignadas</w:t>
        </w:r>
      </w:ins>
    </w:p>
    <w:p w14:paraId="6A025067" w14:textId="77777777" w:rsidR="001F6AE4" w:rsidRDefault="001F6AE4" w:rsidP="003951E4">
      <w:pPr>
        <w:jc w:val="center"/>
        <w:rPr>
          <w:ins w:id="1678" w:author="Soler Martin, Carlos" w:date="2022-06-19T13:46:00Z"/>
          <w:i/>
          <w:iCs/>
        </w:rPr>
      </w:pPr>
    </w:p>
    <w:p w14:paraId="25A7B6A4" w14:textId="77777777" w:rsidR="003951E4" w:rsidRDefault="003951E4" w:rsidP="003951E4">
      <w:pPr>
        <w:jc w:val="center"/>
        <w:rPr>
          <w:ins w:id="1679" w:author="Soler Martin, Carlos" w:date="2022-06-19T13:42:00Z"/>
          <w:i/>
          <w:iCs/>
        </w:rPr>
      </w:pPr>
    </w:p>
    <w:p w14:paraId="11BC39C9" w14:textId="77777777" w:rsidR="003951E4" w:rsidRDefault="003951E4" w:rsidP="000F01E8">
      <w:pPr>
        <w:jc w:val="center"/>
        <w:rPr>
          <w:ins w:id="1680" w:author="Soler Martin, Carlos" w:date="2022-06-19T13:32:00Z"/>
          <w:i/>
          <w:iCs/>
        </w:rPr>
      </w:pPr>
    </w:p>
    <w:p w14:paraId="6FBC0F90" w14:textId="77777777" w:rsidR="000F01E8" w:rsidRDefault="000F01E8" w:rsidP="000F01E8">
      <w:pPr>
        <w:jc w:val="center"/>
        <w:rPr>
          <w:ins w:id="1681" w:author="Soler Martin, Carlos" w:date="2022-06-19T13:31:00Z"/>
          <w:i/>
          <w:iCs/>
        </w:rPr>
      </w:pPr>
    </w:p>
    <w:p w14:paraId="09057EE4" w14:textId="77777777" w:rsidR="000F01E8" w:rsidRDefault="000F01E8" w:rsidP="000F01E8">
      <w:pPr>
        <w:jc w:val="center"/>
        <w:rPr>
          <w:ins w:id="1682" w:author="Soler Martin, Carlos" w:date="2022-06-19T13:30:00Z"/>
          <w:i/>
          <w:iCs/>
        </w:rPr>
      </w:pPr>
    </w:p>
    <w:p w14:paraId="635A81C5" w14:textId="77777777" w:rsidR="000F01E8" w:rsidRDefault="000F01E8" w:rsidP="00E962DB">
      <w:pPr>
        <w:jc w:val="center"/>
        <w:rPr>
          <w:ins w:id="1683" w:author="Soler Martin, Carlos" w:date="2022-06-19T13:25:00Z"/>
          <w:i/>
          <w:iCs/>
        </w:rPr>
      </w:pPr>
    </w:p>
    <w:p w14:paraId="3D53D47F" w14:textId="77777777" w:rsidR="00F14E9D" w:rsidRPr="00CE5888" w:rsidRDefault="00F14E9D" w:rsidP="0071131E">
      <w:pPr>
        <w:jc w:val="center"/>
        <w:rPr>
          <w:ins w:id="1684" w:author="Soler Martin, Carlos" w:date="2022-06-19T12:33:00Z"/>
          <w:b/>
          <w:bCs/>
          <w:i/>
          <w:iCs/>
          <w:color w:val="FF0000"/>
        </w:rPr>
      </w:pPr>
    </w:p>
    <w:p w14:paraId="0E1149D5" w14:textId="77777777" w:rsidR="00741E6D" w:rsidRPr="00741E6D" w:rsidRDefault="00741E6D">
      <w:pPr>
        <w:rPr>
          <w:ins w:id="1685" w:author="Soler Martin, Carlos" w:date="2022-06-18T11:51:00Z"/>
        </w:rPr>
        <w:pPrChange w:id="1686" w:author="Soler Martin, Carlos" w:date="2022-06-18T11:53:00Z">
          <w:pPr>
            <w:pStyle w:val="Ttulo4"/>
            <w:numPr>
              <w:ilvl w:val="4"/>
            </w:numPr>
            <w:ind w:left="1008" w:hanging="1008"/>
          </w:pPr>
        </w:pPrChange>
      </w:pPr>
    </w:p>
    <w:p w14:paraId="4B7DE477" w14:textId="77777777" w:rsidR="00741E6D" w:rsidRPr="00741E6D" w:rsidRDefault="00741E6D">
      <w:pPr>
        <w:rPr>
          <w:ins w:id="1687" w:author="Soler Martin, Carlos" w:date="2022-06-18T11:51:00Z"/>
        </w:rPr>
        <w:pPrChange w:id="1688" w:author="Soler Martin, Carlos" w:date="2022-06-18T11:51:00Z">
          <w:pPr>
            <w:pStyle w:val="Ttulo4"/>
          </w:pPr>
        </w:pPrChange>
      </w:pPr>
    </w:p>
    <w:p w14:paraId="459C369A" w14:textId="77777777" w:rsidR="00870194" w:rsidRPr="00870194" w:rsidRDefault="00870194">
      <w:pPr>
        <w:rPr>
          <w:ins w:id="1689" w:author="Soler Martin, Carlos" w:date="2022-06-18T11:48:00Z"/>
        </w:rPr>
        <w:pPrChange w:id="1690" w:author="Soler Martin, Carlos" w:date="2022-06-18T11:51:00Z">
          <w:pPr>
            <w:pStyle w:val="Ttulo2"/>
          </w:pPr>
        </w:pPrChange>
      </w:pPr>
    </w:p>
    <w:p w14:paraId="4FFEF326" w14:textId="77777777" w:rsidR="00870194" w:rsidRPr="00870194" w:rsidRDefault="00870194">
      <w:pPr>
        <w:rPr>
          <w:ins w:id="1691" w:author="Soler Martin, Carlos" w:date="2022-06-18T11:47:00Z"/>
        </w:rPr>
        <w:pPrChange w:id="1692" w:author="Soler Martin, Carlos" w:date="2022-06-18T11:48:00Z">
          <w:pPr>
            <w:pStyle w:val="Ttulo2"/>
          </w:pPr>
        </w:pPrChange>
      </w:pPr>
    </w:p>
    <w:p w14:paraId="00063108" w14:textId="77777777" w:rsidR="00870194" w:rsidRPr="00870194" w:rsidRDefault="00870194">
      <w:pPr>
        <w:pPrChange w:id="1693" w:author="Soler Martin, Carlos" w:date="2022-06-18T11:47:00Z">
          <w:pPr>
            <w:pStyle w:val="Ttulo2"/>
          </w:pPr>
        </w:pPrChange>
      </w:pPr>
    </w:p>
    <w:p w14:paraId="542649EE" w14:textId="3E62985C" w:rsidR="00166464" w:rsidRPr="003D1078" w:rsidDel="00870194" w:rsidRDefault="39E28D74" w:rsidP="39E28D74">
      <w:pPr>
        <w:rPr>
          <w:moveFrom w:id="1694" w:author="Soler Martin, Carlos" w:date="2022-06-18T11:47:00Z"/>
          <w:color w:val="FF0000"/>
        </w:rPr>
      </w:pPr>
      <w:moveFromRangeStart w:id="1695" w:author="Soler Martin, Carlos" w:date="2022-06-18T11:47:00Z" w:name="move106445264"/>
      <w:moveFrom w:id="1696" w:author="Soler Martin, Carlos" w:date="2022-06-18T11:47:00Z">
        <w:r w:rsidRPr="003D1078" w:rsidDel="00870194">
          <w:rPr>
            <w:color w:val="FF0000"/>
          </w:rPr>
          <w:lastRenderedPageBreak/>
          <w:t>Se elaborará un diagrama donde se indiquen las interfaces del sistema, los diferentes servicios que proporciona, los componentes en que se apoyan tales servicios, capa de acceso a datos, etc.</w:t>
        </w:r>
      </w:moveFrom>
    </w:p>
    <w:moveFromRangeEnd w:id="1695"/>
    <w:p w14:paraId="11E2F530" w14:textId="210F3510" w:rsidR="003D1078" w:rsidRPr="00166464" w:rsidDel="00870194" w:rsidRDefault="003D1078" w:rsidP="39E28D74">
      <w:pPr>
        <w:rPr>
          <w:del w:id="1697" w:author="Soler Martin, Carlos" w:date="2022-06-18T11:47:00Z"/>
        </w:rPr>
      </w:pPr>
      <w:del w:id="1698" w:author="Soler Martin, Carlos" w:date="2022-06-18T11:47:00Z">
        <w:r w:rsidDel="00870194">
          <w:delText>Xxx</w:delText>
        </w:r>
      </w:del>
    </w:p>
    <w:p w14:paraId="49FA60B4" w14:textId="21E50CA9" w:rsidR="00166464" w:rsidRPr="00166464" w:rsidRDefault="3473E9D9" w:rsidP="39E28D74">
      <w:pPr>
        <w:pStyle w:val="Ttulo2"/>
      </w:pPr>
      <w:bookmarkStart w:id="1699" w:name="_Toc104540062"/>
      <w:r>
        <w:t>Modelo de clases de diseño</w:t>
      </w:r>
      <w:bookmarkEnd w:id="1699"/>
    </w:p>
    <w:p w14:paraId="4D6B413A" w14:textId="77180A59" w:rsidR="00166464" w:rsidRPr="003D1078" w:rsidRDefault="39E28D74" w:rsidP="39E28D74">
      <w:pPr>
        <w:rPr>
          <w:color w:val="FF0000"/>
        </w:rPr>
      </w:pPr>
      <w:r w:rsidRPr="003D1078">
        <w:rPr>
          <w:color w:val="FF0000"/>
        </w:rPr>
        <w:t>El diagrama de clases de análisis se transformará en otro en el que se incluyan aspectos más tecnológicos (accesos a bibliotecas, API de persistencia, etc.).</w:t>
      </w:r>
    </w:p>
    <w:p w14:paraId="7051DFF5" w14:textId="7E4332BD" w:rsidR="003D1078" w:rsidRPr="00166464" w:rsidRDefault="003D1078" w:rsidP="39E28D74">
      <w:r>
        <w:t>Xxx</w:t>
      </w:r>
    </w:p>
    <w:p w14:paraId="086F06C2" w14:textId="2E8521ED" w:rsidR="00166464" w:rsidRPr="00166464" w:rsidRDefault="3473E9D9" w:rsidP="39E28D74">
      <w:pPr>
        <w:pStyle w:val="Ttulo2"/>
      </w:pPr>
      <w:bookmarkStart w:id="1700" w:name="_Toc104540063"/>
      <w:r>
        <w:t>Diseño físico de datos</w:t>
      </w:r>
      <w:bookmarkEnd w:id="1700"/>
    </w:p>
    <w:p w14:paraId="6D4DD2D8" w14:textId="4E85A9F9" w:rsidR="00166464" w:rsidRPr="003D1078" w:rsidRDefault="39E28D74" w:rsidP="39E28D74">
      <w:pPr>
        <w:rPr>
          <w:color w:val="FF0000"/>
        </w:rPr>
      </w:pPr>
      <w:r w:rsidRPr="003D1078">
        <w:rPr>
          <w:color w:val="FF0000"/>
        </w:rPr>
        <w:t>Se llevará un proceso de normalización y de optimización para obtener las tablas de la base de datos.</w:t>
      </w:r>
    </w:p>
    <w:p w14:paraId="78D695E3" w14:textId="7988EF72" w:rsidR="003D1078" w:rsidRPr="00166464" w:rsidRDefault="003D1078" w:rsidP="39E28D74">
      <w:r>
        <w:t>Xxx</w:t>
      </w:r>
    </w:p>
    <w:p w14:paraId="6673F027" w14:textId="2E44D451" w:rsidR="00166464" w:rsidRPr="00166464" w:rsidRDefault="3473E9D9" w:rsidP="39E28D74">
      <w:pPr>
        <w:pStyle w:val="Ttulo2"/>
      </w:pPr>
      <w:bookmarkStart w:id="1701" w:name="_Toc104540064"/>
      <w:r>
        <w:t>Migración y carga inicial de datos (si procede)</w:t>
      </w:r>
      <w:bookmarkEnd w:id="1701"/>
    </w:p>
    <w:p w14:paraId="2BA7590E" w14:textId="06206BC7" w:rsidR="00166464" w:rsidRPr="003D1078" w:rsidRDefault="39E28D74" w:rsidP="39E28D74">
      <w:pPr>
        <w:rPr>
          <w:color w:val="FF0000"/>
        </w:rPr>
      </w:pPr>
      <w:r w:rsidRPr="003D1078">
        <w:rPr>
          <w:color w:val="FF0000"/>
        </w:rPr>
        <w:t>En caso de que sea necesario, se elaborará un plan de migración y carga inicial de datos.</w:t>
      </w:r>
    </w:p>
    <w:p w14:paraId="24D374F5" w14:textId="5F126A3A" w:rsidR="003D1078" w:rsidRPr="00166464" w:rsidRDefault="003D1078" w:rsidP="39E28D74">
      <w:r>
        <w:t>Xxx</w:t>
      </w:r>
    </w:p>
    <w:p w14:paraId="5CA5B6C4" w14:textId="4252007C" w:rsidR="00166464" w:rsidRPr="00166464" w:rsidRDefault="3473E9D9" w:rsidP="39E28D74">
      <w:pPr>
        <w:pStyle w:val="Ttulo2"/>
      </w:pPr>
      <w:bookmarkStart w:id="1702" w:name="_Toc104540065"/>
      <w:r>
        <w:t>Diseño de la interfaz de usuario</w:t>
      </w:r>
      <w:bookmarkEnd w:id="1702"/>
    </w:p>
    <w:p w14:paraId="42AB68C7" w14:textId="3F5FB337" w:rsidR="00166464" w:rsidRPr="003D1078" w:rsidRDefault="39E28D74" w:rsidP="39E28D74">
      <w:pPr>
        <w:rPr>
          <w:color w:val="FF0000"/>
        </w:rPr>
      </w:pPr>
      <w:r w:rsidRPr="003D1078">
        <w:rPr>
          <w:color w:val="FF0000"/>
        </w:rPr>
        <w:t>Se mostrará cómo serán las ventanas, la navegación, etc. En caso de que sea necesario, podrán utilizarse diagramas de transición de estados.</w:t>
      </w:r>
    </w:p>
    <w:p w14:paraId="556B13F4" w14:textId="5A851745" w:rsidR="003D1078" w:rsidRPr="00166464" w:rsidRDefault="003D1078" w:rsidP="39E28D74">
      <w:r>
        <w:t>Xxx</w:t>
      </w:r>
    </w:p>
    <w:p w14:paraId="52253CE3" w14:textId="68F3ACA1" w:rsidR="00166464" w:rsidRPr="00166464" w:rsidRDefault="3473E9D9" w:rsidP="39E28D74">
      <w:pPr>
        <w:pStyle w:val="Ttulo2"/>
      </w:pPr>
      <w:bookmarkStart w:id="1703" w:name="_Toc104540066"/>
      <w:r>
        <w:t>Entorno de construcción</w:t>
      </w:r>
      <w:bookmarkEnd w:id="1703"/>
    </w:p>
    <w:p w14:paraId="5E29DE2B" w14:textId="2255E1B7" w:rsidR="00166464" w:rsidRPr="003D1078" w:rsidRDefault="39E28D74" w:rsidP="39E28D74">
      <w:pPr>
        <w:rPr>
          <w:color w:val="FF0000"/>
        </w:rPr>
      </w:pPr>
      <w:r w:rsidRPr="003D1078">
        <w:rPr>
          <w:color w:val="FF0000"/>
        </w:rPr>
        <w:t xml:space="preserve">Se indicará el IDE, </w:t>
      </w:r>
      <w:r w:rsidRPr="003D1078">
        <w:rPr>
          <w:i/>
          <w:iCs/>
          <w:color w:val="FF0000"/>
        </w:rPr>
        <w:t>frameworks</w:t>
      </w:r>
      <w:r w:rsidRPr="003D1078">
        <w:rPr>
          <w:color w:val="FF0000"/>
        </w:rPr>
        <w:t>, simuladores, etc. que se han utilizado.</w:t>
      </w:r>
    </w:p>
    <w:p w14:paraId="53C0EAE4" w14:textId="318CD43E" w:rsidR="003D1078" w:rsidRPr="00166464" w:rsidRDefault="003D1078" w:rsidP="39E28D74">
      <w:r>
        <w:t>Xxx</w:t>
      </w:r>
    </w:p>
    <w:p w14:paraId="4B469E44" w14:textId="2DFDB304" w:rsidR="00166464" w:rsidRPr="00166464" w:rsidRDefault="3473E9D9" w:rsidP="39E28D74">
      <w:pPr>
        <w:pStyle w:val="Ttulo2"/>
      </w:pPr>
      <w:bookmarkStart w:id="1704" w:name="_Toc104540067"/>
      <w:r>
        <w:lastRenderedPageBreak/>
        <w:t>Plan de pruebas</w:t>
      </w:r>
      <w:bookmarkEnd w:id="1704"/>
    </w:p>
    <w:p w14:paraId="77D95C40" w14:textId="21C503F9" w:rsidR="00166464" w:rsidRPr="003D1078" w:rsidRDefault="39E28D74" w:rsidP="39E28D74">
      <w:pPr>
        <w:rPr>
          <w:color w:val="FF0000"/>
        </w:rPr>
      </w:pPr>
      <w:r w:rsidRPr="003D1078">
        <w:rPr>
          <w:color w:val="FF0000"/>
        </w:rPr>
        <w:t xml:space="preserve">Se establecerán los criterios para codificar las pruebas realizadas a través de </w:t>
      </w:r>
      <w:r w:rsidRPr="003D1078">
        <w:rPr>
          <w:i/>
          <w:iCs/>
          <w:color w:val="FF0000"/>
        </w:rPr>
        <w:t>test driven development</w:t>
      </w:r>
      <w:r w:rsidRPr="003D1078">
        <w:rPr>
          <w:color w:val="FF0000"/>
        </w:rPr>
        <w:t xml:space="preserve"> (TDD). Asimismo, se diseñarán el resto de pruebas que sean necesarias: estrés, carga, evaluación de la accesibilidad, a través de </w:t>
      </w:r>
      <w:r w:rsidRPr="003D1078">
        <w:rPr>
          <w:i/>
          <w:iCs/>
          <w:color w:val="FF0000"/>
        </w:rPr>
        <w:t>scripting</w:t>
      </w:r>
      <w:r w:rsidRPr="003D1078">
        <w:rPr>
          <w:color w:val="FF0000"/>
        </w:rPr>
        <w:t xml:space="preserve"> (p.ej., con Selenium), con usuarios reales, etc.</w:t>
      </w:r>
    </w:p>
    <w:p w14:paraId="1E362892" w14:textId="72BC0F17" w:rsidR="003D1078" w:rsidRPr="00166464" w:rsidRDefault="003D1078" w:rsidP="39E28D74">
      <w:r>
        <w:t>Xxx</w:t>
      </w:r>
    </w:p>
    <w:p w14:paraId="70C18905" w14:textId="5D67AB46" w:rsidR="00166464" w:rsidRPr="00166464" w:rsidRDefault="3473E9D9" w:rsidP="39E28D74">
      <w:pPr>
        <w:pStyle w:val="Ttulo2"/>
      </w:pPr>
      <w:bookmarkStart w:id="1705" w:name="_Toc104540068"/>
      <w:r>
        <w:t>Diagrama de infraestructuras de nivel 3</w:t>
      </w:r>
      <w:bookmarkEnd w:id="1705"/>
    </w:p>
    <w:p w14:paraId="27D714C3" w14:textId="6FF89C16" w:rsidR="00166464" w:rsidRPr="003D1078" w:rsidRDefault="39E28D74" w:rsidP="39E28D74">
      <w:pPr>
        <w:rPr>
          <w:color w:val="FF0000"/>
        </w:rPr>
      </w:pPr>
      <w:r w:rsidRPr="003D1078">
        <w:rPr>
          <w:color w:val="FF0000"/>
        </w:rPr>
        <w:t xml:space="preserve">Se mostrarán las diferentes zonas de seguridad, </w:t>
      </w:r>
      <w:r w:rsidRPr="003D1078">
        <w:rPr>
          <w:i/>
          <w:iCs/>
          <w:color w:val="FF0000"/>
        </w:rPr>
        <w:t>firewalls</w:t>
      </w:r>
      <w:r w:rsidRPr="003D1078">
        <w:rPr>
          <w:color w:val="FF0000"/>
        </w:rPr>
        <w:t>, VLANs, servidores, etc. Los componentes de la infraestructura podrán ser tanto materiales como virtuales.</w:t>
      </w:r>
    </w:p>
    <w:p w14:paraId="2F88F247" w14:textId="6F44E1FA" w:rsidR="003D1078" w:rsidRPr="00166464" w:rsidRDefault="003D1078" w:rsidP="39E28D74">
      <w:r>
        <w:t>Xxx</w:t>
      </w:r>
    </w:p>
    <w:p w14:paraId="11002FBE" w14:textId="00D99920" w:rsidR="00166464" w:rsidRPr="00166464" w:rsidRDefault="3473E9D9" w:rsidP="39E28D74">
      <w:pPr>
        <w:pStyle w:val="Ttulo2"/>
      </w:pPr>
      <w:bookmarkStart w:id="1706" w:name="_Toc104540069"/>
      <w:r>
        <w:t>Diagrama de infraestructuras de nivel 2 (si procede)</w:t>
      </w:r>
      <w:bookmarkEnd w:id="1706"/>
    </w:p>
    <w:p w14:paraId="3BDF5560" w14:textId="4580A725" w:rsidR="00166464" w:rsidRPr="003D1078" w:rsidRDefault="39E28D74" w:rsidP="39E28D74">
      <w:pPr>
        <w:rPr>
          <w:color w:val="FF0000"/>
        </w:rPr>
      </w:pPr>
      <w:r w:rsidRPr="003D1078">
        <w:rPr>
          <w:color w:val="FF0000"/>
        </w:rPr>
        <w:t xml:space="preserve">Se mostrarán los </w:t>
      </w:r>
      <w:r w:rsidRPr="003D1078">
        <w:rPr>
          <w:i/>
          <w:iCs/>
          <w:color w:val="FF0000"/>
        </w:rPr>
        <w:t>routers</w:t>
      </w:r>
      <w:r w:rsidRPr="003D1078">
        <w:rPr>
          <w:color w:val="FF0000"/>
        </w:rPr>
        <w:t xml:space="preserve">, </w:t>
      </w:r>
      <w:r w:rsidRPr="003D1078">
        <w:rPr>
          <w:i/>
          <w:iCs/>
          <w:color w:val="FF0000"/>
        </w:rPr>
        <w:t>switches</w:t>
      </w:r>
      <w:r w:rsidRPr="003D1078">
        <w:rPr>
          <w:color w:val="FF0000"/>
        </w:rPr>
        <w:t>, conexiones entre ellos, etc. Para cada uno de los dispositivos se indicarán sus características técnicas.</w:t>
      </w:r>
    </w:p>
    <w:p w14:paraId="73991D64" w14:textId="75199AE8" w:rsidR="003D1078" w:rsidRDefault="003D1078" w:rsidP="39E28D74">
      <w:r>
        <w:t>Xxx</w:t>
      </w:r>
    </w:p>
    <w:p w14:paraId="49316E31" w14:textId="159C2FDD" w:rsidR="00980513" w:rsidRDefault="00980513">
      <w:pPr>
        <w:spacing w:before="0" w:after="0" w:line="240" w:lineRule="auto"/>
        <w:jc w:val="left"/>
      </w:pPr>
      <w:r>
        <w:br w:type="page"/>
      </w:r>
    </w:p>
    <w:p w14:paraId="396FF05B" w14:textId="2113BCFF" w:rsidR="00980513" w:rsidRPr="00747FD4" w:rsidRDefault="00980513" w:rsidP="000C3A99">
      <w:pPr>
        <w:pStyle w:val="Ttulo1"/>
        <w:framePr w:wrap="notBeside"/>
      </w:pPr>
      <w:r>
        <w:lastRenderedPageBreak/>
        <w:br/>
      </w:r>
      <w:bookmarkStart w:id="1707" w:name="_Toc104540070"/>
      <w:r w:rsidR="000C3A99">
        <w:t>Construcción</w:t>
      </w:r>
      <w:bookmarkEnd w:id="1707"/>
    </w:p>
    <w:p w14:paraId="78F8747E" w14:textId="0854880D" w:rsidR="00166464" w:rsidRPr="00166464" w:rsidRDefault="3473E9D9" w:rsidP="39E28D74">
      <w:pPr>
        <w:pStyle w:val="Ttulo2"/>
      </w:pPr>
      <w:bookmarkStart w:id="1708" w:name="_Toc104540071"/>
      <w:r>
        <w:t>Referencia al repositorio de software</w:t>
      </w:r>
      <w:bookmarkEnd w:id="1708"/>
    </w:p>
    <w:p w14:paraId="202F9104" w14:textId="6796808D" w:rsidR="00166464" w:rsidRPr="003D1078" w:rsidRDefault="39E28D74" w:rsidP="39E28D74">
      <w:pPr>
        <w:rPr>
          <w:color w:val="FF0000"/>
        </w:rPr>
      </w:pPr>
      <w:r w:rsidRPr="003D1078">
        <w:rPr>
          <w:color w:val="FF0000"/>
        </w:rPr>
        <w:t>Se indicará la URL del repositorio en que está el software para, si procede, que el tribunal pueda probarlo en sus propias máquinas.</w:t>
      </w:r>
    </w:p>
    <w:p w14:paraId="13CE8FF8" w14:textId="0D9F49C0" w:rsidR="003D1078" w:rsidRPr="00166464" w:rsidRDefault="003D1078" w:rsidP="39E28D74">
      <w:r>
        <w:t>Xxx</w:t>
      </w:r>
    </w:p>
    <w:p w14:paraId="3B88C01E" w14:textId="699C56FD" w:rsidR="00166464" w:rsidRPr="00166464" w:rsidRDefault="3473E9D9" w:rsidP="39E28D74">
      <w:pPr>
        <w:pStyle w:val="Ttulo2"/>
      </w:pPr>
      <w:bookmarkStart w:id="1709" w:name="_Toc104540072"/>
      <w:r>
        <w:t>Manuales</w:t>
      </w:r>
      <w:bookmarkEnd w:id="1709"/>
    </w:p>
    <w:p w14:paraId="2B034F42" w14:textId="5568AF6F" w:rsidR="39E28D74" w:rsidRPr="003D1078" w:rsidRDefault="39E28D74">
      <w:pPr>
        <w:rPr>
          <w:color w:val="FF0000"/>
        </w:rPr>
      </w:pPr>
      <w:r w:rsidRPr="003D1078">
        <w:rPr>
          <w:color w:val="FF0000"/>
        </w:rPr>
        <w:t>En caso de que no tenga sentido incluir en el fichero README.md del repositorio alguno de los siguientes manuales: instalación, operación o usuario, se incluirá en la memoria del TFG.</w:t>
      </w:r>
    </w:p>
    <w:p w14:paraId="2C1F0C3E" w14:textId="6E72DE4B" w:rsidR="003D1078" w:rsidRDefault="003D1078">
      <w:r>
        <w:t>Xxx</w:t>
      </w:r>
    </w:p>
    <w:p w14:paraId="2BC6C683" w14:textId="77777777" w:rsidR="000C3A99" w:rsidRDefault="000C3A99"/>
    <w:p w14:paraId="3459F3B4" w14:textId="2FFB0723" w:rsidR="000C3A99" w:rsidRDefault="000C3A99">
      <w:pPr>
        <w:spacing w:before="0" w:after="0" w:line="240" w:lineRule="auto"/>
        <w:jc w:val="left"/>
      </w:pPr>
      <w:r>
        <w:br w:type="page"/>
      </w:r>
    </w:p>
    <w:p w14:paraId="17F66601" w14:textId="3DAE5A10" w:rsidR="000C3A99" w:rsidRPr="00747FD4" w:rsidRDefault="000C3A99" w:rsidP="000C3A99">
      <w:pPr>
        <w:pStyle w:val="Ttulo1"/>
        <w:framePr w:wrap="notBeside"/>
      </w:pPr>
      <w:r>
        <w:lastRenderedPageBreak/>
        <w:br/>
      </w:r>
      <w:bookmarkStart w:id="1710" w:name="_Toc104540073"/>
      <w:commentRangeStart w:id="1711"/>
      <w:r>
        <w:t>Algoritmo de Recomendación</w:t>
      </w:r>
      <w:bookmarkEnd w:id="1710"/>
      <w:commentRangeEnd w:id="1711"/>
      <w:r w:rsidR="002C1A4E">
        <w:rPr>
          <w:rStyle w:val="Refdecomentario"/>
          <w:rFonts w:asciiTheme="minorHAnsi" w:eastAsiaTheme="minorHAnsi" w:hAnsiTheme="minorHAnsi" w:cstheme="minorBidi"/>
          <w:b w:val="0"/>
          <w:kern w:val="0"/>
        </w:rPr>
        <w:commentReference w:id="1711"/>
      </w:r>
    </w:p>
    <w:p w14:paraId="62B3ECB5" w14:textId="6EE35812" w:rsidR="000C3A99" w:rsidRPr="00166464" w:rsidRDefault="000C3A99" w:rsidP="000C3A99">
      <w:pPr>
        <w:pStyle w:val="Ttulo2"/>
      </w:pPr>
      <w:bookmarkStart w:id="1712" w:name="_Toc104540074"/>
      <w:r>
        <w:t>Objetivo</w:t>
      </w:r>
      <w:bookmarkEnd w:id="1712"/>
    </w:p>
    <w:p w14:paraId="2B8CCC5F" w14:textId="2306601C" w:rsidR="000C3A99" w:rsidRDefault="000C3A99" w:rsidP="000C3A99">
      <w:commentRangeStart w:id="1713"/>
      <w:commentRangeStart w:id="1714"/>
      <w:r w:rsidRPr="000C3A99">
        <w:t xml:space="preserve">El objetivo es desarrollar un algoritmo de recomendación que permita dotar a la plataforma de una funcionalidad que recomiende a los alumnos aplicar a puestos de trabajo/prácticas que sean apropiados con su CV. Cuando un nuevo alumno se da de alta en la plataforma </w:t>
      </w:r>
      <w:r>
        <w:t>e</w:t>
      </w:r>
      <w:r w:rsidRPr="000C3A99">
        <w:t xml:space="preserve"> introduce su CV (resumido en la valoración de una serie de cualidades o “skills”) el algoritmo calcula la similitud del CV del nuevo alumno con el CV de alumnos que ya están en la base de datos y los cuales han aplicado con éxito a puestos de trabajo/prácticas. El algoritmo recomienda al nuevo alumno puestos de trabajo/prácticas similares a los que han optado alumnos que tienen un CV similar.</w:t>
      </w:r>
      <w:commentRangeEnd w:id="1713"/>
      <w:r w:rsidR="002C1A4E">
        <w:rPr>
          <w:rStyle w:val="Refdecomentario"/>
        </w:rPr>
        <w:commentReference w:id="1713"/>
      </w:r>
      <w:commentRangeEnd w:id="1714"/>
      <w:r w:rsidR="002C1A4E">
        <w:rPr>
          <w:rStyle w:val="Refdecomentario"/>
        </w:rPr>
        <w:commentReference w:id="1714"/>
      </w:r>
    </w:p>
    <w:p w14:paraId="4F0C2C0A" w14:textId="726005C6" w:rsidR="000C3A99" w:rsidRPr="00166464" w:rsidRDefault="00E05DD1" w:rsidP="000C3A99">
      <w:pPr>
        <w:pStyle w:val="Ttulo2"/>
      </w:pPr>
      <w:bookmarkStart w:id="1715" w:name="_Toc104540075"/>
      <w:commentRangeStart w:id="1716"/>
      <w:r w:rsidRPr="00E05DD1">
        <w:t>Introducci</w:t>
      </w:r>
      <w:r>
        <w:t>ó</w:t>
      </w:r>
      <w:r w:rsidRPr="00E05DD1">
        <w:t>n a la ciencia de los datos</w:t>
      </w:r>
      <w:bookmarkEnd w:id="1715"/>
      <w:commentRangeEnd w:id="1716"/>
      <w:r w:rsidR="002C1A4E">
        <w:rPr>
          <w:rStyle w:val="Refdecomentario"/>
          <w:rFonts w:asciiTheme="minorHAnsi" w:eastAsiaTheme="minorHAnsi" w:hAnsiTheme="minorHAnsi" w:cstheme="minorBidi"/>
          <w:b w:val="0"/>
          <w:color w:val="auto"/>
        </w:rPr>
        <w:commentReference w:id="1716"/>
      </w:r>
    </w:p>
    <w:p w14:paraId="1ADD5E21" w14:textId="0AE0E3D3" w:rsidR="00E05DD1" w:rsidRDefault="00E05DD1" w:rsidP="00E05DD1">
      <w:r>
        <w:t xml:space="preserve">La automatización de tareas y la capacidad de extraer valor de los datos es el presente y el futuro cercano de cualquier tipo de actividad/función/negocio que implique análisis y toma de decisiones. Otras eras de la historia de la humanidad se han caracterizado por manipular materias primas físicas: cobre, hierro, bronce, etc. Nosotros nos ha tocado vivir la “era de los datos”, y es el dato el nuevo material del que tenemos que extraer valor. </w:t>
      </w:r>
    </w:p>
    <w:p w14:paraId="210251E1" w14:textId="3970CB9E" w:rsidR="000C3A99" w:rsidRPr="00166464" w:rsidRDefault="00E05DD1" w:rsidP="00E05DD1">
      <w:r>
        <w:t xml:space="preserve">La ciencia de datos es un campo apasionante que combina habilidades estadísticas y cuantitativas avanzadas con programación con el objetivo de sacar valor a la inmensa cantidad de datos con los que nos encontramos en nuestro entorno académico o profesional, que es a lo que nos referimos cuando hablamos de “Big </w:t>
      </w:r>
      <w:r>
        <w:lastRenderedPageBreak/>
        <w:t>Data”. En general estas técnicas de análisis y explotación de datos es lo que popularmente se ha llamado “Inteligencia Artificial” y, más en concreto, “Machine Learning”, que son algoritmos con la habilidad de aprender sin haber sido explícitamente programados.</w:t>
      </w:r>
    </w:p>
    <w:p w14:paraId="15E3A01B" w14:textId="53FDBDBD" w:rsidR="000C3A99" w:rsidRPr="00166464" w:rsidRDefault="004A1178" w:rsidP="000C3A99">
      <w:pPr>
        <w:pStyle w:val="Ttulo2"/>
      </w:pPr>
      <w:bookmarkStart w:id="1717" w:name="_Toc104540076"/>
      <w:r>
        <w:t>M</w:t>
      </w:r>
      <w:r w:rsidRPr="004A1178">
        <w:t xml:space="preserve">achine </w:t>
      </w:r>
      <w:r>
        <w:t>L</w:t>
      </w:r>
      <w:r w:rsidRPr="004A1178">
        <w:t>earning: m</w:t>
      </w:r>
      <w:r>
        <w:t>é</w:t>
      </w:r>
      <w:r w:rsidRPr="004A1178">
        <w:t>todos de aprendizaje</w:t>
      </w:r>
      <w:bookmarkEnd w:id="1717"/>
    </w:p>
    <w:p w14:paraId="5881F1A4" w14:textId="49A2D1E3" w:rsidR="000C3A99" w:rsidRDefault="004A1178" w:rsidP="000C3A99">
      <w:commentRangeStart w:id="1718"/>
      <w:commentRangeStart w:id="1719"/>
      <w:r w:rsidRPr="004A1178">
        <w:t xml:space="preserve">Machine Learning son un conjunto de métodos capaces de detectar automáticamente patrones en los datos con el objetivo de definir modelos que permitan representar de una forma simplificada la realidad. Machine Learning implica definir algoritmos </w:t>
      </w:r>
      <w:commentRangeEnd w:id="1718"/>
      <w:r w:rsidR="002C1A4E">
        <w:rPr>
          <w:rStyle w:val="Refdecomentario"/>
        </w:rPr>
        <w:commentReference w:id="1718"/>
      </w:r>
      <w:commentRangeEnd w:id="1719"/>
      <w:r w:rsidR="002C1A4E">
        <w:rPr>
          <w:rStyle w:val="Refdecomentario"/>
        </w:rPr>
        <w:commentReference w:id="1719"/>
      </w:r>
      <w:r w:rsidRPr="004A1178">
        <w:t>que se encarga de que el modelo aprenda de los datos (se ajuste a los datos), es decir, el algoritmo se encarga de crear una función matemática para representar la realidad a partir de los datos. La diferencia fundamental entre la programación tradicional y la de Machine Learning radica en los elementos de entrada y de salida que tiene un modelo y el otro:</w:t>
      </w:r>
    </w:p>
    <w:p w14:paraId="065ADF77" w14:textId="45E3335D" w:rsidR="004A1178" w:rsidRDefault="004A1178" w:rsidP="004A1178">
      <w:pPr>
        <w:jc w:val="center"/>
      </w:pPr>
      <w:r>
        <w:rPr>
          <w:noProof/>
        </w:rPr>
        <w:drawing>
          <wp:inline distT="0" distB="0" distL="0" distR="0" wp14:anchorId="4330C295" wp14:editId="0D05D059">
            <wp:extent cx="2974975" cy="20116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4975" cy="2011680"/>
                    </a:xfrm>
                    <a:prstGeom prst="rect">
                      <a:avLst/>
                    </a:prstGeom>
                    <a:noFill/>
                  </pic:spPr>
                </pic:pic>
              </a:graphicData>
            </a:graphic>
          </wp:inline>
        </w:drawing>
      </w:r>
    </w:p>
    <w:p w14:paraId="38364769" w14:textId="545C11E5" w:rsidR="004A1178" w:rsidRDefault="00E3760D" w:rsidP="004A1178">
      <w:pPr>
        <w:jc w:val="center"/>
        <w:rPr>
          <w:i/>
          <w:iCs/>
        </w:rPr>
      </w:pPr>
      <w:r>
        <w:rPr>
          <w:i/>
          <w:iCs/>
        </w:rPr>
        <w:t>Ilustración</w:t>
      </w:r>
      <w:r w:rsidR="004A1178" w:rsidRPr="004A1178">
        <w:rPr>
          <w:i/>
          <w:iCs/>
        </w:rPr>
        <w:t xml:space="preserve"> </w:t>
      </w:r>
      <w:r>
        <w:rPr>
          <w:i/>
          <w:iCs/>
        </w:rPr>
        <w:t>2</w:t>
      </w:r>
      <w:r w:rsidR="004A1178" w:rsidRPr="004A1178">
        <w:rPr>
          <w:i/>
          <w:iCs/>
        </w:rPr>
        <w:t>: diferencia entre la programación tradicional y el ML</w:t>
      </w:r>
    </w:p>
    <w:p w14:paraId="26B1EE10" w14:textId="77777777" w:rsidR="004A1178" w:rsidRDefault="004A1178" w:rsidP="004A1178">
      <w:pPr>
        <w:jc w:val="left"/>
      </w:pPr>
      <w:r>
        <w:t>Los métodos de aprendizaje implican la consecución de una serie de pasos:</w:t>
      </w:r>
    </w:p>
    <w:p w14:paraId="1306A0C0" w14:textId="614A1B8E" w:rsidR="004A1178" w:rsidRDefault="004A1178" w:rsidP="004A1178">
      <w:pPr>
        <w:pStyle w:val="Prrafodelista"/>
        <w:numPr>
          <w:ilvl w:val="0"/>
          <w:numId w:val="18"/>
        </w:numPr>
        <w:ind w:left="567" w:hanging="283"/>
        <w:jc w:val="left"/>
      </w:pPr>
      <w:r>
        <w:t>Los datos iniciales son preprocesados, se presentan al sistema de aprendizaje.</w:t>
      </w:r>
    </w:p>
    <w:p w14:paraId="00519D6D" w14:textId="2A371FC6" w:rsidR="004A1178" w:rsidRDefault="004A1178" w:rsidP="004A1178">
      <w:pPr>
        <w:pStyle w:val="Prrafodelista"/>
        <w:numPr>
          <w:ilvl w:val="0"/>
          <w:numId w:val="18"/>
        </w:numPr>
        <w:ind w:left="567" w:hanging="283"/>
        <w:jc w:val="left"/>
      </w:pPr>
      <w:r>
        <w:lastRenderedPageBreak/>
        <w:t>Los datos se dividen en dos grupos. Los datos de entrenamiento servirán para generar el modelo. Los datos de validación servirán para valorar la calidad del modelo.</w:t>
      </w:r>
    </w:p>
    <w:p w14:paraId="56111080" w14:textId="60140581" w:rsidR="004A1178" w:rsidRDefault="004A1178" w:rsidP="004A1178">
      <w:pPr>
        <w:pStyle w:val="Prrafodelista"/>
        <w:numPr>
          <w:ilvl w:val="0"/>
          <w:numId w:val="18"/>
        </w:numPr>
        <w:ind w:left="567" w:hanging="283"/>
        <w:jc w:val="left"/>
      </w:pPr>
      <w:r>
        <w:t>El algoritmo de aprendizaje, genera el patrón que mejor se adecua a los datos.</w:t>
      </w:r>
    </w:p>
    <w:p w14:paraId="3FA90DB2" w14:textId="7D9A3749" w:rsidR="004A1178" w:rsidRDefault="004A1178" w:rsidP="004A1178">
      <w:pPr>
        <w:pStyle w:val="Prrafodelista"/>
        <w:numPr>
          <w:ilvl w:val="0"/>
          <w:numId w:val="18"/>
        </w:numPr>
        <w:ind w:left="567" w:hanging="283"/>
        <w:jc w:val="left"/>
      </w:pPr>
      <w:r>
        <w:t>Se valora la calidad del modelo utilizando los datos validación, para lo cual se utilizan diferentes estadísticos/métricas.</w:t>
      </w:r>
    </w:p>
    <w:p w14:paraId="2047DD43" w14:textId="3566CBF6" w:rsidR="004A1178" w:rsidRDefault="004A1178" w:rsidP="004A1178">
      <w:pPr>
        <w:jc w:val="center"/>
      </w:pPr>
      <w:r>
        <w:rPr>
          <w:noProof/>
        </w:rPr>
        <w:drawing>
          <wp:inline distT="0" distB="0" distL="0" distR="0" wp14:anchorId="5B3CEBED" wp14:editId="76F1DF8C">
            <wp:extent cx="4639310" cy="1518285"/>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9310" cy="1518285"/>
                    </a:xfrm>
                    <a:prstGeom prst="rect">
                      <a:avLst/>
                    </a:prstGeom>
                    <a:noFill/>
                  </pic:spPr>
                </pic:pic>
              </a:graphicData>
            </a:graphic>
          </wp:inline>
        </w:drawing>
      </w:r>
    </w:p>
    <w:p w14:paraId="43AB7801" w14:textId="0FE7B19F" w:rsidR="004A1178" w:rsidRDefault="00E3760D" w:rsidP="004A1178">
      <w:pPr>
        <w:jc w:val="center"/>
        <w:rPr>
          <w:i/>
          <w:iCs/>
        </w:rPr>
      </w:pPr>
      <w:r>
        <w:rPr>
          <w:i/>
          <w:iCs/>
        </w:rPr>
        <w:t>Ilustración 3</w:t>
      </w:r>
      <w:r w:rsidR="004A1178" w:rsidRPr="004A1178">
        <w:rPr>
          <w:i/>
          <w:iCs/>
        </w:rPr>
        <w:t>: pasos de un modelo de aprendizaje</w:t>
      </w:r>
    </w:p>
    <w:p w14:paraId="379D2253" w14:textId="77777777" w:rsidR="004A1178" w:rsidRDefault="004A1178" w:rsidP="004A1178">
      <w:pPr>
        <w:jc w:val="left"/>
      </w:pPr>
      <w:r>
        <w:t>Las técnicas y algoritmos de Machine Learning analizan datos con dos objetivos:</w:t>
      </w:r>
    </w:p>
    <w:p w14:paraId="223AA737" w14:textId="5BA8CD86" w:rsidR="004A1178" w:rsidRDefault="004A1178" w:rsidP="004A1178">
      <w:pPr>
        <w:pStyle w:val="Prrafodelista"/>
        <w:numPr>
          <w:ilvl w:val="0"/>
          <w:numId w:val="20"/>
        </w:numPr>
        <w:ind w:left="567" w:hanging="283"/>
        <w:jc w:val="left"/>
      </w:pPr>
      <w:r>
        <w:t>Predecir: intentan responder a la pregunta, ¿Qué podría ocurrir? Implica ser capaz de predecir qué valores de salida se darán para unos valores de entrada determinados.</w:t>
      </w:r>
    </w:p>
    <w:p w14:paraId="30AEB8C5" w14:textId="45B6C251" w:rsidR="004A1178" w:rsidRDefault="004A1178" w:rsidP="004A1178">
      <w:pPr>
        <w:pStyle w:val="Prrafodelista"/>
        <w:numPr>
          <w:ilvl w:val="0"/>
          <w:numId w:val="20"/>
        </w:numPr>
        <w:ind w:left="567" w:hanging="283"/>
        <w:jc w:val="left"/>
      </w:pPr>
      <w:r>
        <w:t>Informar: intentan responder a la pregunta, ¿Qué ha ocurrido? Implica extraer información acerca de cómo el modelo, para unas variables de entrada, produce unas variables de salida.</w:t>
      </w:r>
    </w:p>
    <w:p w14:paraId="12C99486" w14:textId="77777777" w:rsidR="004A1178" w:rsidRDefault="004A1178" w:rsidP="004A1178">
      <w:pPr>
        <w:jc w:val="left"/>
      </w:pPr>
      <w:r>
        <w:t>En función del objetivo que persiguen hay dos familias de métodos de aprendizaje:</w:t>
      </w:r>
    </w:p>
    <w:p w14:paraId="5A538722" w14:textId="72D8D331" w:rsidR="004A1178" w:rsidRDefault="004A1178" w:rsidP="004A1178">
      <w:pPr>
        <w:pStyle w:val="Prrafodelista"/>
        <w:numPr>
          <w:ilvl w:val="0"/>
          <w:numId w:val="21"/>
        </w:numPr>
        <w:ind w:left="567" w:hanging="283"/>
        <w:jc w:val="left"/>
      </w:pPr>
      <w:r>
        <w:t>Métodos de aprendizaje predictivos o supervisados: el objetivo es estimar una variable a futuro, en función del tipo de variable distinguimos entre:</w:t>
      </w:r>
    </w:p>
    <w:p w14:paraId="517414DE" w14:textId="5CBF4879" w:rsidR="004A1178" w:rsidRDefault="004A1178" w:rsidP="004A1178">
      <w:pPr>
        <w:pStyle w:val="Prrafodelista"/>
        <w:numPr>
          <w:ilvl w:val="1"/>
          <w:numId w:val="21"/>
        </w:numPr>
        <w:ind w:left="851" w:hanging="284"/>
        <w:jc w:val="left"/>
      </w:pPr>
      <w:r>
        <w:lastRenderedPageBreak/>
        <w:t>Clasificación: la variable es categórica pudiendo ser binaria (ej. sí/no, paga/no paga…), múltiple (ej. compra a, b o c) o ordenada (ej. riesgo alto, medio, bajo)</w:t>
      </w:r>
    </w:p>
    <w:p w14:paraId="6D51699A" w14:textId="30DFAF2C" w:rsidR="004A1178" w:rsidRDefault="004A1178" w:rsidP="004A1178">
      <w:pPr>
        <w:pStyle w:val="Prrafodelista"/>
        <w:numPr>
          <w:ilvl w:val="1"/>
          <w:numId w:val="21"/>
        </w:numPr>
        <w:ind w:left="851" w:hanging="284"/>
        <w:jc w:val="left"/>
      </w:pPr>
      <w:r>
        <w:t>Regresión: la variable es numérica (ej. precio, cantidad, tiempo…)</w:t>
      </w:r>
    </w:p>
    <w:p w14:paraId="674D3ACB" w14:textId="575D04A6" w:rsidR="004A1178" w:rsidRDefault="004A1178" w:rsidP="004A1178">
      <w:pPr>
        <w:pStyle w:val="Prrafodelista"/>
        <w:numPr>
          <w:ilvl w:val="0"/>
          <w:numId w:val="21"/>
        </w:numPr>
        <w:ind w:left="567" w:hanging="283"/>
        <w:jc w:val="left"/>
      </w:pPr>
      <w:r>
        <w:t>Métodos de aprendizaje descriptivos o no supervisados: el objetivo es explorar los datos</w:t>
      </w:r>
    </w:p>
    <w:p w14:paraId="18D575B6" w14:textId="121D9B35" w:rsidR="004A1178" w:rsidRDefault="004A1178" w:rsidP="004A1178">
      <w:pPr>
        <w:pStyle w:val="Prrafodelista"/>
        <w:numPr>
          <w:ilvl w:val="1"/>
          <w:numId w:val="21"/>
        </w:numPr>
        <w:ind w:left="851" w:hanging="284"/>
        <w:jc w:val="left"/>
      </w:pPr>
      <w:r>
        <w:t>Agrupamiento o “Clustering”: el objetivo es agrupar los datos en conjuntos (“clusters”) que se parezcan dentro de un mismo conjunto y que se diferencien de otros conjuntos (Ej. clientes con hábitos de compra similares)</w:t>
      </w:r>
    </w:p>
    <w:p w14:paraId="5011732D" w14:textId="7DBA91E8" w:rsidR="004A1178" w:rsidRDefault="004A1178" w:rsidP="004A1178">
      <w:pPr>
        <w:pStyle w:val="Prrafodelista"/>
        <w:numPr>
          <w:ilvl w:val="1"/>
          <w:numId w:val="21"/>
        </w:numPr>
        <w:ind w:left="851" w:hanging="284"/>
        <w:jc w:val="left"/>
      </w:pPr>
      <w:r>
        <w:t>Reglas de asociación: buscan reglas (reglas de co-ocurrencia) que describen la mayor parte posible de los datos (ej. productos que se compran juntos)</w:t>
      </w:r>
    </w:p>
    <w:p w14:paraId="0F497C97" w14:textId="549FE942" w:rsidR="004A1178" w:rsidRPr="004A1178" w:rsidRDefault="004A1178" w:rsidP="004A1178">
      <w:pPr>
        <w:pStyle w:val="Prrafodelista"/>
        <w:numPr>
          <w:ilvl w:val="1"/>
          <w:numId w:val="21"/>
        </w:numPr>
        <w:ind w:left="851" w:hanging="284"/>
        <w:jc w:val="left"/>
      </w:pPr>
      <w:r>
        <w:t>Análisis de Componentes Principales (ACP)</w:t>
      </w:r>
    </w:p>
    <w:p w14:paraId="69476F62" w14:textId="6C802253" w:rsidR="004A1178" w:rsidRPr="00166464" w:rsidRDefault="00CE0950" w:rsidP="004A1178">
      <w:pPr>
        <w:pStyle w:val="Ttulo2"/>
      </w:pPr>
      <w:bookmarkStart w:id="1720" w:name="_Toc104540077"/>
      <w:r>
        <w:t>T</w:t>
      </w:r>
      <w:r w:rsidRPr="00CE0950">
        <w:t>écnicas de análisis de datos prescriptivas: sistemas de recomendaci</w:t>
      </w:r>
      <w:r>
        <w:t>ó</w:t>
      </w:r>
      <w:r w:rsidRPr="00CE0950">
        <w:t>n</w:t>
      </w:r>
      <w:bookmarkEnd w:id="1720"/>
    </w:p>
    <w:p w14:paraId="1219CA4A" w14:textId="369D7D3B" w:rsidR="0084635C" w:rsidRDefault="0084635C" w:rsidP="0084635C">
      <w:r>
        <w:t>Como acabamos de ver hay dos tipos de técnicas de análisis de datos, las predictivas que nos permiten estimar lo que no conocemos y las descriptivas que nos permiten explorar, analizar y entender mejor los datos. Pero existe un tercer nivel de análisis de datos como extensión natural a los dos anteriores, la analítica prescriptiva que tiene c</w:t>
      </w:r>
      <w:r w:rsidR="00AC7C97">
        <w:t>o</w:t>
      </w:r>
      <w:r>
        <w:t>mo objetivo realizar recomendaciones sobre las acciones que se han de seguir, por ejemplo, para reducir costes o mejorar los beneficios. Algunos casos de uso típicos de la analítica prescriptiva son: generar planificaciones, establecer estrategias de precios, anticipar la afluencia de público a comercios, etc.</w:t>
      </w:r>
    </w:p>
    <w:p w14:paraId="02723D85" w14:textId="77777777" w:rsidR="0084635C" w:rsidRDefault="0084635C" w:rsidP="0084635C">
      <w:r>
        <w:t xml:space="preserve">La gran cantidad de sitios especializados en Internet, ofertando millones de productos y/o servicios para su consumo, se ha convertido en un caos de </w:t>
      </w:r>
      <w:r>
        <w:lastRenderedPageBreak/>
        <w:t>información. Los sistemas de recomendación surgen como solución a este problema. Un sistema de recomendación recibe información del usuario acerca de productos y/o servicios en los que el usuario se encuentra interesado y le recomienda aquéllos cercanos a sus necesidades. Los sistemas de recomendación utilizan métodos matemáticos y estadísticos para explorar los datos y crear recomendaciones adaptadas a cada usuario. Los algoritmos de recomendación son utilizados por Netflix para remendarnos películas, por Spotify para recomendarnos canciones y por Amazon para recomendarnos productos.</w:t>
      </w:r>
    </w:p>
    <w:p w14:paraId="7488E428" w14:textId="655E2C87" w:rsidR="004A1178" w:rsidRDefault="0084635C" w:rsidP="0084635C">
      <w:r>
        <w:t>La finalidad de un sistema de recomendación es predecir la valoración que un usuario va a hacer de un ítem (libros, películas, páginas, productos, anuncios, etc.) que todavía no ha evaluado. Esta valoración se genera al analizar o las características de cada ítem o las valoraciones de cada usuario a cada ítem. Los sistemas de recomendación se utilizan para recomendar contenido personalizado a los usuarios en base a su perfil, preferencias o intereses.</w:t>
      </w:r>
    </w:p>
    <w:p w14:paraId="3602C28E" w14:textId="77777777" w:rsidR="00AC7C97" w:rsidRDefault="00AC7C97" w:rsidP="00AC7C97">
      <w:r>
        <w:t>A la hora de definir y diseñar un sistema de recomendación podemos optar por tres enfoques:</w:t>
      </w:r>
    </w:p>
    <w:p w14:paraId="22EE9DD3" w14:textId="17460DB5" w:rsidR="00AC7C97" w:rsidRDefault="00AC7C97" w:rsidP="00AC7C97">
      <w:pPr>
        <w:pStyle w:val="Prrafodelista"/>
        <w:numPr>
          <w:ilvl w:val="0"/>
          <w:numId w:val="22"/>
        </w:numPr>
        <w:ind w:left="567" w:hanging="283"/>
      </w:pPr>
      <w:r>
        <w:t>Filtrado colaborativo: las recomendaciones a un usuario se basan en las preferencias de “usuarios similares”</w:t>
      </w:r>
    </w:p>
    <w:p w14:paraId="37297222" w14:textId="02B9F51B" w:rsidR="00AC7C97" w:rsidRDefault="00AC7C97" w:rsidP="00AC7C97">
      <w:pPr>
        <w:pStyle w:val="Prrafodelista"/>
        <w:numPr>
          <w:ilvl w:val="0"/>
          <w:numId w:val="22"/>
        </w:numPr>
        <w:ind w:left="567" w:hanging="283"/>
      </w:pPr>
      <w:r>
        <w:t>Filtrado basado en contenido: las recomendaciones se basan en sus propias preferencias, buscando elementos similares por los que ha mostrado interés</w:t>
      </w:r>
    </w:p>
    <w:p w14:paraId="4C0C4AF5" w14:textId="5D5034DA" w:rsidR="00AC7C97" w:rsidRDefault="00AC7C97" w:rsidP="00AC7C97">
      <w:pPr>
        <w:pStyle w:val="Prrafodelista"/>
        <w:numPr>
          <w:ilvl w:val="0"/>
          <w:numId w:val="22"/>
        </w:numPr>
        <w:ind w:left="567" w:hanging="283"/>
      </w:pPr>
      <w:r>
        <w:t>Filtrado basado en reglas: las recomendaciones se basan en reglas previamente definidas como, por ejemplo, en características sociodemográficas.</w:t>
      </w:r>
    </w:p>
    <w:p w14:paraId="0EA47339" w14:textId="77777777" w:rsidR="00AC7C97" w:rsidRDefault="00AC7C97" w:rsidP="00AC7C97">
      <w:r>
        <w:t>Hay dos tipos de filtrados colaborativos:</w:t>
      </w:r>
    </w:p>
    <w:p w14:paraId="55E4F97E" w14:textId="7A933F88" w:rsidR="00AC7C97" w:rsidRDefault="00AC7C97" w:rsidP="00AC7C97">
      <w:pPr>
        <w:pStyle w:val="Prrafodelista"/>
        <w:numPr>
          <w:ilvl w:val="0"/>
          <w:numId w:val="23"/>
        </w:numPr>
        <w:ind w:left="567" w:hanging="283"/>
      </w:pPr>
      <w:r>
        <w:t>Basados en usuario (user-based): para predecir la valoración que un usuario A hará de un ítem X que todavía no ha visto, se buscan usuarios con perfiles similares a A y se utilizan las valoraciones de estos otros usuarios sobre el ítem X como estimación de la valoración de A.</w:t>
      </w:r>
    </w:p>
    <w:p w14:paraId="4C4441EC" w14:textId="1774D2EE" w:rsidR="00AC7C97" w:rsidRDefault="00AC7C97" w:rsidP="00AC7C97">
      <w:pPr>
        <w:pStyle w:val="Prrafodelista"/>
        <w:numPr>
          <w:ilvl w:val="0"/>
          <w:numId w:val="23"/>
        </w:numPr>
        <w:ind w:left="567" w:hanging="283"/>
      </w:pPr>
      <w:r>
        <w:lastRenderedPageBreak/>
        <w:t>Basados en ítems (item-based): para predecir la valoración que un usuario A hará de un ítem X que todavía no ha visto, se buscan otros ítems similares (en función del perfil de valoraciones que han recibido) y que el usuario A también haya valorado. Se utilizan las valoraciones que el propio usuario A ha hecho de los ítems similares como predicción de su valoración sobre el ítem X. Este sistema puede parecer similar al basado en contenido, la diferencia se encuentra en que cada ítem no está definido por sus atributos sino por el perfil de valoraciones que ha recibido.</w:t>
      </w:r>
    </w:p>
    <w:p w14:paraId="29CA7BA0" w14:textId="5D6960AD" w:rsidR="00376D37" w:rsidRDefault="00AC7C97" w:rsidP="00AC7C97">
      <w:r>
        <w:t xml:space="preserve">He optado para diseñar el sistema de recomendación de Jobs por un enfoque de filtrado colaborativo.  Mi objetivo es </w:t>
      </w:r>
      <w:r w:rsidR="00376D37">
        <w:t>recomendar</w:t>
      </w:r>
      <w:r>
        <w:t xml:space="preserve"> a los usuarios de Jobs ofertas de trabajo o puestos en prácticas </w:t>
      </w:r>
      <w:r w:rsidR="00376D37" w:rsidRPr="00376D37">
        <w:t>a las que son más afines</w:t>
      </w:r>
      <w:r w:rsidR="00376D37">
        <w:t xml:space="preserve"> en función de su perfil, es decir, su CV es afín a los requerimientos de la oferta.</w:t>
      </w:r>
    </w:p>
    <w:p w14:paraId="0E3E6A71" w14:textId="70739254" w:rsidR="004A1178" w:rsidRPr="00166464" w:rsidRDefault="00D97D1E" w:rsidP="004A1178">
      <w:pPr>
        <w:pStyle w:val="Ttulo2"/>
      </w:pPr>
      <w:bookmarkStart w:id="1721" w:name="_Toc104540078"/>
      <w:r>
        <w:t>M</w:t>
      </w:r>
      <w:r w:rsidRPr="00D97D1E">
        <w:t>edidas de similitud o distancia</w:t>
      </w:r>
      <w:bookmarkEnd w:id="1721"/>
    </w:p>
    <w:p w14:paraId="014D197F" w14:textId="041A75ED" w:rsidR="00D97D1E" w:rsidRDefault="00D97D1E" w:rsidP="00D97D1E">
      <w:r>
        <w:t>Todos los sistemas de recomendación tienen una cosa en común, para poder llevar a cabo las predicciones, necesitan definir y cuantificar la similitud entre ítems o usuarios.</w:t>
      </w:r>
    </w:p>
    <w:p w14:paraId="05D7CF31" w14:textId="77777777" w:rsidR="00D97D1E" w:rsidRDefault="00D97D1E" w:rsidP="00D97D1E">
      <w:r>
        <w:t xml:space="preserve">Los sistemas de recomendación utilizan el término distancia como cuantificación de la similitud o diferencia entre observaciones. Si se representan las observaciones en un espacio p dimensional, siendo p el número de variables asociadas a cada observación (ítem o usuario), cuando más se asemejen dos observaciones, más próximas estarán, de ahí que se emplee el término distancia. Hay diferentes medidas de similitud: </w:t>
      </w:r>
    </w:p>
    <w:p w14:paraId="7927AEE7" w14:textId="77777777" w:rsidR="00D97D1E" w:rsidRDefault="00D97D1E" w:rsidP="00D97D1E">
      <w:pPr>
        <w:pStyle w:val="Prrafodelista"/>
        <w:numPr>
          <w:ilvl w:val="0"/>
          <w:numId w:val="24"/>
        </w:numPr>
        <w:ind w:hanging="436"/>
      </w:pPr>
      <w:r>
        <w:t>Correlación de Pearson: se emplea para calcular la correlación lineal entre dos vectores. Es la medida más apropiada si hay datos nulos.</w:t>
      </w:r>
    </w:p>
    <w:p w14:paraId="483470B8" w14:textId="4F793D0B" w:rsidR="00D97D1E" w:rsidRDefault="00D97D1E" w:rsidP="00D97D1E">
      <w:pPr>
        <w:pStyle w:val="Prrafodelista"/>
        <w:numPr>
          <w:ilvl w:val="0"/>
          <w:numId w:val="24"/>
        </w:numPr>
        <w:ind w:hanging="436"/>
      </w:pPr>
      <w:r>
        <w:t>Correlación restringida de Pearson: utilizada valores medianos en lugar de medias de rating de dos usuarios.</w:t>
      </w:r>
    </w:p>
    <w:p w14:paraId="1ED510FF" w14:textId="069744B0" w:rsidR="00D97D1E" w:rsidRDefault="00D97D1E" w:rsidP="00D97D1E">
      <w:pPr>
        <w:pStyle w:val="Prrafodelista"/>
        <w:numPr>
          <w:ilvl w:val="0"/>
          <w:numId w:val="24"/>
        </w:numPr>
        <w:ind w:hanging="436"/>
      </w:pPr>
      <w:r>
        <w:lastRenderedPageBreak/>
        <w:t>Coseno: es una de las medidas de similitud más utilizada. Trata de encontrar cómo dos vectores están relacionados entre ellos midiendo el coseno del ángulo entre los dos vectores. Considera los datos nulos cómo válidos.</w:t>
      </w:r>
    </w:p>
    <w:p w14:paraId="6EF9CB6B" w14:textId="5F1A1D6A" w:rsidR="00D97D1E" w:rsidRDefault="00D97D1E" w:rsidP="00D97D1E">
      <w:pPr>
        <w:pStyle w:val="Prrafodelista"/>
        <w:numPr>
          <w:ilvl w:val="0"/>
          <w:numId w:val="24"/>
        </w:numPr>
        <w:ind w:hanging="436"/>
      </w:pPr>
      <w:r>
        <w:t>Jaccard: considera el número de preferencias compartidas entre dos usuarios y asume que dos usuarios serán más parecidos cuando tengan valores informados (ratings informados) similares.</w:t>
      </w:r>
    </w:p>
    <w:p w14:paraId="7FFDBE54" w14:textId="68A9EAD2" w:rsidR="00D97D1E" w:rsidRDefault="00D97D1E" w:rsidP="00D97D1E">
      <w:pPr>
        <w:pStyle w:val="Prrafodelista"/>
        <w:numPr>
          <w:ilvl w:val="0"/>
          <w:numId w:val="24"/>
        </w:numPr>
        <w:ind w:hanging="436"/>
      </w:pPr>
      <w:r>
        <w:t>Diferencias de medias cuadradas: considera los ratings absolutos, en lugar de qué ítems han sido valorados. Normalmente se suelen combinar Jaccard.</w:t>
      </w:r>
    </w:p>
    <w:p w14:paraId="447BA376" w14:textId="319846B2" w:rsidR="00D97D1E" w:rsidRDefault="00D97D1E" w:rsidP="00D97D1E">
      <w:pPr>
        <w:pStyle w:val="Prrafodelista"/>
        <w:numPr>
          <w:ilvl w:val="0"/>
          <w:numId w:val="24"/>
        </w:numPr>
        <w:ind w:hanging="436"/>
      </w:pPr>
      <w:r>
        <w:t>PIP: Proximity calcula la diferencia aritmética entre dos ratings. Impact calcula si un ítem le gusta o no al usuario. Popularity calcula la media aritmética del rating de ítems del usuario.</w:t>
      </w:r>
    </w:p>
    <w:p w14:paraId="563AC4F3" w14:textId="7CA52E90" w:rsidR="00D97D1E" w:rsidRDefault="00D97D1E" w:rsidP="00D97D1E">
      <w:pPr>
        <w:pStyle w:val="Prrafodelista"/>
        <w:numPr>
          <w:ilvl w:val="0"/>
          <w:numId w:val="24"/>
        </w:numPr>
        <w:ind w:hanging="436"/>
      </w:pPr>
      <w:r>
        <w:t>Correlación de Spearman: Considera el ranking en lugar del rating para calcular la similitud.</w:t>
      </w:r>
    </w:p>
    <w:p w14:paraId="27A28B60" w14:textId="3F7938F2" w:rsidR="00D97D1E" w:rsidRDefault="00D97D1E" w:rsidP="00D97D1E">
      <w:pPr>
        <w:pStyle w:val="Prrafodelista"/>
        <w:numPr>
          <w:ilvl w:val="0"/>
          <w:numId w:val="24"/>
        </w:numPr>
        <w:ind w:hanging="436"/>
      </w:pPr>
      <w:r>
        <w:t>Correlación Tau de Kendall: considera los rankings relativos en lugar del rating para calcular la similitud.</w:t>
      </w:r>
    </w:p>
    <w:p w14:paraId="0B861B9D" w14:textId="21C9A756" w:rsidR="004A1178" w:rsidRPr="00166464" w:rsidRDefault="00D97D1E" w:rsidP="00D97D1E">
      <w:r>
        <w:t>Para el sistema de recomendación de Jobs en optado por utilizar el coseno como medida de similitud. El coseno del ángulo que forman dos vectores puede interpretarse como una medida de similitud de sus orientaciones, independientemente de sus magnitudes. Si dos vectores tienen exactamente la misma orientación (el ángulo que forman es 0º) su coseno toma el valor de 1, si son perpendiculares (forman un ángulo de 90º) su coseno es 0 y si tienen orientaciones opuestas (ángulo de 180º) su coseno es de -1.</w:t>
      </w:r>
    </w:p>
    <w:p w14:paraId="2D9E3574" w14:textId="6DBF3B52" w:rsidR="004A1178" w:rsidRPr="00166464" w:rsidRDefault="00D97D1E" w:rsidP="004A1178">
      <w:pPr>
        <w:pStyle w:val="Ttulo2"/>
      </w:pPr>
      <w:bookmarkStart w:id="1722" w:name="_Toc104540079"/>
      <w:r>
        <w:t>L</w:t>
      </w:r>
      <w:r w:rsidRPr="00D97D1E">
        <w:t xml:space="preserve">enguaje utilizado: </w:t>
      </w:r>
      <w:r>
        <w:t>R</w:t>
      </w:r>
      <w:bookmarkEnd w:id="1722"/>
    </w:p>
    <w:p w14:paraId="2E25F2F9" w14:textId="27EA970E" w:rsidR="00D97D1E" w:rsidRDefault="00D97D1E" w:rsidP="00D97D1E">
      <w:r>
        <w:t xml:space="preserve">De entre los diferentes lenguajes de programación que se pueden utilizar para el análisis de datos he decidido utilizar R para programar el algoritmo de selección. </w:t>
      </w:r>
    </w:p>
    <w:p w14:paraId="29756993" w14:textId="00E70025" w:rsidR="004A1178" w:rsidRDefault="00D97D1E" w:rsidP="00D97D1E">
      <w:r>
        <w:lastRenderedPageBreak/>
        <w:t>He elegido R ya que he considerado que presenta ventajas significativas: excelente gama de paquetes de código abierto y de alta calidad, dispone funciones y métodos estadísticos integrales muy completos y permite una muy buena visualización de datos con el uso de bibliotecas como ggplot2. También he considerado que R tiene como principal desventaja el rendimiento, que no es el mejor, es decir, R es lento en comparación con otros lenguajes de programación, pero para programar el algoritmo de recomendación es lo suficientemente rápido.</w:t>
      </w:r>
    </w:p>
    <w:p w14:paraId="1BBA0C35" w14:textId="7E31B4BA" w:rsidR="00D97D1E" w:rsidRPr="00166464" w:rsidRDefault="00D97D1E" w:rsidP="00D97D1E">
      <w:pPr>
        <w:pStyle w:val="Ttulo2"/>
      </w:pPr>
      <w:bookmarkStart w:id="1723" w:name="_Toc104540080"/>
      <w:commentRangeStart w:id="1724"/>
      <w:r>
        <w:t>S</w:t>
      </w:r>
      <w:r w:rsidRPr="00D97D1E">
        <w:t>istema de recomendación de JOBS</w:t>
      </w:r>
      <w:bookmarkEnd w:id="1723"/>
      <w:commentRangeEnd w:id="1724"/>
      <w:r w:rsidR="00902965">
        <w:rPr>
          <w:rStyle w:val="Refdecomentario"/>
          <w:rFonts w:asciiTheme="minorHAnsi" w:eastAsiaTheme="minorHAnsi" w:hAnsiTheme="minorHAnsi" w:cstheme="minorBidi"/>
          <w:b w:val="0"/>
          <w:color w:val="auto"/>
        </w:rPr>
        <w:commentReference w:id="1724"/>
      </w:r>
    </w:p>
    <w:p w14:paraId="6FA17157" w14:textId="7351CBA6" w:rsidR="00653738" w:rsidRDefault="00653738" w:rsidP="00EF7135">
      <w:pPr>
        <w:pStyle w:val="Ttulo3"/>
      </w:pPr>
      <w:bookmarkStart w:id="1725" w:name="_Toc104540081"/>
      <w:commentRangeStart w:id="1726"/>
      <w:r>
        <w:t>Estructura</w:t>
      </w:r>
      <w:commentRangeEnd w:id="1726"/>
      <w:r w:rsidR="00902965">
        <w:rPr>
          <w:rStyle w:val="Refdecomentario"/>
          <w:rFonts w:asciiTheme="minorHAnsi" w:eastAsiaTheme="minorHAnsi" w:hAnsiTheme="minorHAnsi" w:cstheme="minorBidi"/>
          <w:b w:val="0"/>
        </w:rPr>
        <w:commentReference w:id="1726"/>
      </w:r>
      <w:r>
        <w:t xml:space="preserve"> del sistema de recomendación</w:t>
      </w:r>
      <w:bookmarkEnd w:id="1725"/>
    </w:p>
    <w:p w14:paraId="53E45A4C" w14:textId="3D6E9378" w:rsidR="002B385D" w:rsidRDefault="002B385D" w:rsidP="006F5735">
      <w:r>
        <w:t xml:space="preserve">El sistema de recomendación se estructura en dos </w:t>
      </w:r>
      <w:r w:rsidR="005118DB">
        <w:t>APIs</w:t>
      </w:r>
      <w:r>
        <w:t>:</w:t>
      </w:r>
    </w:p>
    <w:p w14:paraId="3DEFA2A7" w14:textId="76096615" w:rsidR="002B385D" w:rsidRDefault="005118DB" w:rsidP="002B385D">
      <w:pPr>
        <w:pStyle w:val="Prrafodelista"/>
        <w:numPr>
          <w:ilvl w:val="0"/>
          <w:numId w:val="32"/>
        </w:numPr>
        <w:ind w:left="567" w:hanging="283"/>
      </w:pPr>
      <w:r>
        <w:t>API</w:t>
      </w:r>
      <w:ins w:id="1727" w:author="Sergio Saugar García" w:date="2022-06-09T19:44:00Z">
        <w:r w:rsidR="00902965">
          <w:t xml:space="preserve"> </w:t>
        </w:r>
      </w:ins>
      <w:r>
        <w:t>“</w:t>
      </w:r>
      <w:r w:rsidR="002B385D">
        <w:t xml:space="preserve">ofertas_nuevas.R”: </w:t>
      </w:r>
      <w:r w:rsidR="006C2FE5">
        <w:t>calcula la similitud</w:t>
      </w:r>
      <w:r w:rsidR="00046125">
        <w:t>, en función de los requerimientos,</w:t>
      </w:r>
      <w:r w:rsidR="006C2FE5">
        <w:t xml:space="preserve"> entre las ofertas nuevas que las empresas han imputado en el sistema y las ofertas que ya han sido asignadas </w:t>
      </w:r>
      <w:r w:rsidR="00046125">
        <w:t>a alumnos.</w:t>
      </w:r>
    </w:p>
    <w:p w14:paraId="0A385114" w14:textId="544FCC6F" w:rsidR="00046125" w:rsidRDefault="005118DB" w:rsidP="009152BE">
      <w:pPr>
        <w:pStyle w:val="Prrafodelista"/>
        <w:numPr>
          <w:ilvl w:val="0"/>
          <w:numId w:val="32"/>
        </w:numPr>
        <w:ind w:left="567" w:hanging="283"/>
      </w:pPr>
      <w:r>
        <w:t>API</w:t>
      </w:r>
      <w:ins w:id="1728" w:author="Sergio Saugar García" w:date="2022-06-09T19:44:00Z">
        <w:r w:rsidR="00902965">
          <w:t xml:space="preserve"> </w:t>
        </w:r>
      </w:ins>
      <w:r w:rsidR="002B385D">
        <w:t>“alumno_nuevo.R”:</w:t>
      </w:r>
      <w:r w:rsidR="006F5735">
        <w:t xml:space="preserve"> </w:t>
      </w:r>
      <w:r w:rsidR="00046125">
        <w:t>calcula la similitud, en función del CV, del alumno nuevo con alumnos a los que ya se les ha asignado una oferta</w:t>
      </w:r>
      <w:r w:rsidR="00CD114A">
        <w:t xml:space="preserve">. Recomienda al alumno nuevo </w:t>
      </w:r>
      <w:r w:rsidR="00046125">
        <w:t>la/s oferta/s nueva/</w:t>
      </w:r>
      <w:r w:rsidR="00CD114A">
        <w:t>s</w:t>
      </w:r>
      <w:r w:rsidR="00046125">
        <w:t xml:space="preserve"> que </w:t>
      </w:r>
      <w:r w:rsidR="00CD114A">
        <w:t xml:space="preserve">son similares a las ofertas asignadas a alumnos similares a él. </w:t>
      </w:r>
      <w:commentRangeStart w:id="1729"/>
      <w:r w:rsidR="00046125" w:rsidRPr="00046125">
        <w:t>Se considera que si dos alumnos son similares pueden recibir ofertas similares, es decir, tienen afinidad a ofertas similares.</w:t>
      </w:r>
      <w:commentRangeEnd w:id="1729"/>
      <w:r w:rsidR="00902965">
        <w:rPr>
          <w:rStyle w:val="Refdecomentario"/>
        </w:rPr>
        <w:commentReference w:id="1729"/>
      </w:r>
    </w:p>
    <w:p w14:paraId="4E4FACD0" w14:textId="479712BA" w:rsidR="00D97D1E" w:rsidRPr="00166464" w:rsidRDefault="005118DB" w:rsidP="00EF7135">
      <w:pPr>
        <w:pStyle w:val="Ttulo3"/>
      </w:pPr>
      <w:bookmarkStart w:id="1730" w:name="_Toc104540082"/>
      <w:r>
        <w:t>API</w:t>
      </w:r>
      <w:r w:rsidR="00AF5167">
        <w:t xml:space="preserve"> “ofertas_nuevas.R”</w:t>
      </w:r>
      <w:bookmarkEnd w:id="1730"/>
    </w:p>
    <w:p w14:paraId="2F0B4981" w14:textId="78B4D205" w:rsidR="00AF5167" w:rsidRDefault="005118DB" w:rsidP="00D97D1E">
      <w:r>
        <w:t xml:space="preserve">Este API hace </w:t>
      </w:r>
      <w:commentRangeStart w:id="1731"/>
      <w:r>
        <w:t xml:space="preserve">post </w:t>
      </w:r>
      <w:commentRangeEnd w:id="1731"/>
      <w:r w:rsidR="006D45CF">
        <w:rPr>
          <w:rStyle w:val="Refdecomentario"/>
        </w:rPr>
        <w:commentReference w:id="1731"/>
      </w:r>
      <w:r>
        <w:t xml:space="preserve">a una función que tiene dos parámetros: “a” es el valor inferior del código de oferta nueva (job_id) y “b” es el valor superior del código de oferta nueva. </w:t>
      </w:r>
      <w:r w:rsidR="006B123B">
        <w:t>Este modelo</w:t>
      </w:r>
      <w:r w:rsidR="00AF5167">
        <w:t xml:space="preserve"> parte de dos imputs: la matriz de datos de ofertas asignadas (70 ofertas</w:t>
      </w:r>
      <w:r w:rsidR="004C0F68">
        <w:t xml:space="preserve"> x 18 </w:t>
      </w:r>
      <w:commentRangeStart w:id="1732"/>
      <w:r w:rsidR="004C0F68">
        <w:t>variables</w:t>
      </w:r>
      <w:commentRangeEnd w:id="1732"/>
      <w:r w:rsidR="006D45CF">
        <w:rPr>
          <w:rStyle w:val="Refdecomentario"/>
        </w:rPr>
        <w:commentReference w:id="1732"/>
      </w:r>
      <w:r w:rsidR="00AF5167">
        <w:t>) y la matriz de ofertas nuevas (10 ofertas</w:t>
      </w:r>
      <w:r w:rsidR="004C0F68">
        <w:t xml:space="preserve"> x </w:t>
      </w:r>
      <w:r w:rsidR="006B123B">
        <w:t>1</w:t>
      </w:r>
      <w:r w:rsidR="004C0F68">
        <w:t>8 variables</w:t>
      </w:r>
      <w:r w:rsidR="00AF5167">
        <w:t>)</w:t>
      </w:r>
      <w:r w:rsidR="004C0F68">
        <w:t xml:space="preserve">, </w:t>
      </w:r>
      <w:commentRangeStart w:id="1733"/>
      <w:r w:rsidR="004C0F68">
        <w:t xml:space="preserve">que contienen </w:t>
      </w:r>
      <w:r w:rsidR="00950F55">
        <w:t xml:space="preserve">información que no es relevante para el análisis </w:t>
      </w:r>
      <w:commentRangeEnd w:id="1733"/>
      <w:r w:rsidR="006D45CF">
        <w:rPr>
          <w:rStyle w:val="Refdecomentario"/>
        </w:rPr>
        <w:commentReference w:id="1733"/>
      </w:r>
      <w:r w:rsidR="00950F55">
        <w:t xml:space="preserve">(5 variables) e </w:t>
      </w:r>
      <w:r w:rsidR="00950F55">
        <w:lastRenderedPageBreak/>
        <w:t>información de los requerimientos de cada oferta (13 variables) que es la base del análisis.</w:t>
      </w:r>
      <w:r w:rsidR="00DF4E43">
        <w:t xml:space="preserve"> </w:t>
      </w:r>
      <w:r w:rsidR="006B123B" w:rsidRPr="006B123B">
        <w:t>Se genera la matriz ofertas (80x1</w:t>
      </w:r>
      <w:r w:rsidR="006B123B">
        <w:t>8</w:t>
      </w:r>
      <w:r w:rsidR="006B123B" w:rsidRPr="006B123B">
        <w:t xml:space="preserve">) que </w:t>
      </w:r>
      <w:commentRangeStart w:id="1734"/>
      <w:r w:rsidR="006B123B" w:rsidRPr="006B123B">
        <w:t>es la unión de la matriz de ofertas asignadas y la matriz de ofertas nuevas</w:t>
      </w:r>
      <w:commentRangeEnd w:id="1734"/>
      <w:r w:rsidR="006D45CF">
        <w:rPr>
          <w:rStyle w:val="Refdecomentario"/>
        </w:rPr>
        <w:commentReference w:id="1734"/>
      </w:r>
      <w:r w:rsidR="006B123B" w:rsidRPr="006B123B">
        <w:t>.</w:t>
      </w:r>
      <w:r w:rsidR="006B123B">
        <w:t xml:space="preserve"> </w:t>
      </w:r>
      <w:r w:rsidR="00DF4E43" w:rsidRPr="00DF4E43">
        <w:t>Se elimina</w:t>
      </w:r>
      <w:r w:rsidR="00DF4E43">
        <w:t>n</w:t>
      </w:r>
      <w:r w:rsidR="00DF4E43" w:rsidRPr="00DF4E43">
        <w:t xml:space="preserve"> </w:t>
      </w:r>
      <w:r w:rsidR="00DF4E43" w:rsidRPr="0091744B">
        <w:t xml:space="preserve">las variables (columnas) no relevantes y se obtiene una matriz </w:t>
      </w:r>
      <w:r w:rsidR="0091744B" w:rsidRPr="0091744B">
        <w:t xml:space="preserve">de ofertas </w:t>
      </w:r>
      <w:r w:rsidR="00DF4E43" w:rsidRPr="0091744B">
        <w:t>(</w:t>
      </w:r>
      <w:r w:rsidR="006B123B">
        <w:t>8</w:t>
      </w:r>
      <w:r w:rsidR="00DF4E43" w:rsidRPr="0091744B">
        <w:t>0x</w:t>
      </w:r>
      <w:r w:rsidR="0091744B" w:rsidRPr="0091744B">
        <w:t>13</w:t>
      </w:r>
      <w:r w:rsidR="00DF4E43" w:rsidRPr="0091744B">
        <w:t xml:space="preserve">) que contiene </w:t>
      </w:r>
      <w:r w:rsidR="0091744B" w:rsidRPr="0091744B">
        <w:t>los requerimientos de cada oferta</w:t>
      </w:r>
      <w:r w:rsidR="00DF4E43" w:rsidRPr="0091744B">
        <w:t>.</w:t>
      </w:r>
    </w:p>
    <w:p w14:paraId="384F850A" w14:textId="52AB2AA8" w:rsidR="004260AE" w:rsidRDefault="004260AE" w:rsidP="00D97D1E">
      <w:commentRangeStart w:id="1735"/>
      <w:r>
        <w:t>Se transpone</w:t>
      </w:r>
      <w:r w:rsidR="00395F86">
        <w:t xml:space="preserve"> </w:t>
      </w:r>
      <w:commentRangeEnd w:id="1735"/>
      <w:r w:rsidR="006D45CF">
        <w:rPr>
          <w:rStyle w:val="Refdecomentario"/>
        </w:rPr>
        <w:commentReference w:id="1735"/>
      </w:r>
      <w:r w:rsidR="00395F86">
        <w:t>la matriz de ofertas (13x80) y</w:t>
      </w:r>
      <w:r>
        <w:t>, u</w:t>
      </w:r>
      <w:r w:rsidRPr="004260AE">
        <w:t>tilizando el método del coseno</w:t>
      </w:r>
      <w:r>
        <w:t>,</w:t>
      </w:r>
      <w:r w:rsidRPr="004260AE">
        <w:t xml:space="preserve"> se calcula la similitud (por columnas) entre l</w:t>
      </w:r>
      <w:r>
        <w:t>as 80 ofertas</w:t>
      </w:r>
      <w:r w:rsidRPr="004260AE">
        <w:t xml:space="preserve">. Cada </w:t>
      </w:r>
      <w:r>
        <w:t>oferta</w:t>
      </w:r>
      <w:r w:rsidRPr="004260AE">
        <w:t xml:space="preserve"> es un vector de </w:t>
      </w:r>
      <w:r>
        <w:t>13</w:t>
      </w:r>
      <w:r w:rsidRPr="004260AE">
        <w:t xml:space="preserve"> variables (</w:t>
      </w:r>
      <w:r>
        <w:t>requerimientos</w:t>
      </w:r>
      <w:r w:rsidRPr="004260AE">
        <w:t>), si dos vectores son iguales el ángulo que forman es 0</w:t>
      </w:r>
      <w:commentRangeStart w:id="1736"/>
      <w:r w:rsidRPr="004260AE">
        <w:t>º</w:t>
      </w:r>
      <w:commentRangeEnd w:id="1736"/>
      <w:r w:rsidR="006D45CF">
        <w:rPr>
          <w:rStyle w:val="Refdecomentario"/>
        </w:rPr>
        <w:commentReference w:id="1736"/>
      </w:r>
      <w:r w:rsidRPr="004260AE">
        <w:t xml:space="preserve"> y su coseno toma el valor de 1 (máxima similitud), mientras que si son totalmente diferentes forman un ángulo de 90º y su coseno es 0 (similitud nula).</w:t>
      </w:r>
      <w:r>
        <w:t xml:space="preserve"> </w:t>
      </w:r>
    </w:p>
    <w:p w14:paraId="0B904E91" w14:textId="2FCE6FA5" w:rsidR="004260AE" w:rsidRDefault="004260AE" w:rsidP="00D97D1E">
      <w:commentRangeStart w:id="1737"/>
      <w:r w:rsidRPr="004260AE">
        <w:t xml:space="preserve">La matriz de similitud entre </w:t>
      </w:r>
      <w:r>
        <w:t>ofertas</w:t>
      </w:r>
      <w:r w:rsidRPr="004260AE">
        <w:t xml:space="preserve"> (</w:t>
      </w:r>
      <w:r>
        <w:t>8</w:t>
      </w:r>
      <w:r w:rsidRPr="004260AE">
        <w:t>0x</w:t>
      </w:r>
      <w:r>
        <w:t>8</w:t>
      </w:r>
      <w:r w:rsidRPr="004260AE">
        <w:t xml:space="preserve">0) muestra la similitud de cada </w:t>
      </w:r>
      <w:r>
        <w:t>oferta</w:t>
      </w:r>
      <w:r w:rsidRPr="004260AE">
        <w:t xml:space="preserve"> con l</w:t>
      </w:r>
      <w:r>
        <w:t>a</w:t>
      </w:r>
      <w:r w:rsidRPr="004260AE">
        <w:t>s otr</w:t>
      </w:r>
      <w:r>
        <w:t>a</w:t>
      </w:r>
      <w:r w:rsidRPr="004260AE">
        <w:t xml:space="preserve">s </w:t>
      </w:r>
      <w:r>
        <w:t>7</w:t>
      </w:r>
      <w:r w:rsidRPr="004260AE">
        <w:t xml:space="preserve">9, evidentemente cada </w:t>
      </w:r>
      <w:r>
        <w:t>oferta</w:t>
      </w:r>
      <w:r w:rsidRPr="004260AE">
        <w:t xml:space="preserve"> tiene similitud 1 consigo mism</w:t>
      </w:r>
      <w:r>
        <w:t>a</w:t>
      </w:r>
      <w:r w:rsidRPr="004260AE">
        <w:t xml:space="preserve">. Por ejemplo, </w:t>
      </w:r>
      <w:r>
        <w:t xml:space="preserve">si una oferta </w:t>
      </w:r>
      <w:r w:rsidRPr="004260AE">
        <w:t>tiene una similitud de 0,</w:t>
      </w:r>
      <w:r w:rsidR="0029376D" w:rsidRPr="0029376D">
        <w:t>9348</w:t>
      </w:r>
      <w:r w:rsidRPr="004260AE">
        <w:t xml:space="preserve"> con </w:t>
      </w:r>
      <w:r>
        <w:t xml:space="preserve">otra, implica que </w:t>
      </w:r>
      <w:r w:rsidRPr="004260AE">
        <w:t xml:space="preserve">los vectores de </w:t>
      </w:r>
      <w:r>
        <w:t>dichas ofertas forman u</w:t>
      </w:r>
      <w:r w:rsidRPr="004260AE">
        <w:t xml:space="preserve">n ángulo de </w:t>
      </w:r>
      <w:r w:rsidR="0029376D" w:rsidRPr="0029376D">
        <w:t>20,</w:t>
      </w:r>
      <w:r w:rsidR="0029376D">
        <w:t>80º</w:t>
      </w:r>
      <w:r w:rsidRPr="004260AE">
        <w:t xml:space="preserve"> y su coseno es </w:t>
      </w:r>
      <w:r w:rsidR="0029376D" w:rsidRPr="0029376D">
        <w:t>0,9348</w:t>
      </w:r>
      <w:r w:rsidRPr="004260AE">
        <w:t>. Lo cual implica qu</w:t>
      </w:r>
      <w:r w:rsidR="0029376D">
        <w:t>é</w:t>
      </w:r>
      <w:r w:rsidRPr="004260AE">
        <w:t xml:space="preserve"> de l</w:t>
      </w:r>
      <w:r w:rsidR="00897E18">
        <w:t>os 13 requerimientos</w:t>
      </w:r>
      <w:r w:rsidR="0029376D">
        <w:t xml:space="preserve"> de dichas ofertas</w:t>
      </w:r>
      <w:r w:rsidR="00897E18">
        <w:t>,</w:t>
      </w:r>
      <w:r w:rsidRPr="004260AE">
        <w:t xml:space="preserve"> </w:t>
      </w:r>
      <w:r w:rsidR="0029376D">
        <w:t>10</w:t>
      </w:r>
      <w:r w:rsidRPr="004260AE">
        <w:t xml:space="preserve"> son iguales y </w:t>
      </w:r>
      <w:r w:rsidR="0029376D">
        <w:t>3</w:t>
      </w:r>
      <w:r w:rsidRPr="004260AE">
        <w:t xml:space="preserve"> (2</w:t>
      </w:r>
      <w:r w:rsidR="0029376D">
        <w:t>0</w:t>
      </w:r>
      <w:r w:rsidRPr="004260AE">
        <w:t>,</w:t>
      </w:r>
      <w:r w:rsidR="0029376D">
        <w:t>80</w:t>
      </w:r>
      <w:r w:rsidRPr="004260AE">
        <w:t xml:space="preserve">º/90º x </w:t>
      </w:r>
      <w:r w:rsidR="00897E18">
        <w:t>13</w:t>
      </w:r>
      <w:r w:rsidRPr="004260AE">
        <w:t>) son diferentes.</w:t>
      </w:r>
      <w:commentRangeEnd w:id="1737"/>
      <w:r w:rsidR="006D45CF">
        <w:rPr>
          <w:rStyle w:val="Refdecomentario"/>
        </w:rPr>
        <w:commentReference w:id="1737"/>
      </w:r>
    </w:p>
    <w:p w14:paraId="5C8D4D9B" w14:textId="5E60421F" w:rsidR="00F57106" w:rsidRDefault="0029376D" w:rsidP="00740188">
      <w:r>
        <w:t xml:space="preserve">Se genera la matriz </w:t>
      </w:r>
      <w:commentRangeStart w:id="1738"/>
      <w:r>
        <w:t xml:space="preserve">de vecinos </w:t>
      </w:r>
      <w:commentRangeEnd w:id="1738"/>
      <w:r w:rsidR="006D45CF">
        <w:rPr>
          <w:rStyle w:val="Refdecomentario"/>
        </w:rPr>
        <w:commentReference w:id="1738"/>
      </w:r>
      <w:r>
        <w:t>(80x6) que contiene las 6 ofertas más similares a cada oferta (6 ofertas)</w:t>
      </w:r>
      <w:r w:rsidR="00B63C6D">
        <w:t>. L</w:t>
      </w:r>
      <w:r>
        <w:t>a primera oferta más similar a una determinada oferta es ella misma con una similitud de 1</w:t>
      </w:r>
      <w:r w:rsidR="00B63C6D">
        <w:t xml:space="preserve">. Una vez eliminada la columna del primer vecino se obtiene una matriz de vecinos (80x5) sobre la cual se </w:t>
      </w:r>
      <w:r w:rsidR="006915AE">
        <w:t xml:space="preserve">genera la matriz </w:t>
      </w:r>
      <w:r w:rsidR="006915AE" w:rsidRPr="006915AE">
        <w:t>vecinos</w:t>
      </w:r>
      <w:r w:rsidR="006915AE">
        <w:t xml:space="preserve"> </w:t>
      </w:r>
      <w:r w:rsidR="006915AE" w:rsidRPr="006915AE">
        <w:t>ofertas</w:t>
      </w:r>
      <w:r w:rsidR="006915AE">
        <w:t xml:space="preserve"> </w:t>
      </w:r>
      <w:r w:rsidR="006915AE" w:rsidRPr="006915AE">
        <w:t xml:space="preserve">nuevas </w:t>
      </w:r>
      <w:r w:rsidR="006915AE">
        <w:t>(10x5)</w:t>
      </w:r>
      <w:r w:rsidR="00B63C6D">
        <w:t xml:space="preserve">, para lo cual se define un rango de códigos de ofertas (job_id) que tiene como valor inferior el parámetro </w:t>
      </w:r>
      <w:r w:rsidR="00B63C6D" w:rsidRPr="00B63C6D">
        <w:t xml:space="preserve">“a” </w:t>
      </w:r>
      <w:r w:rsidR="00B63C6D">
        <w:t xml:space="preserve">(a = 71) y como valor superior el parámetro </w:t>
      </w:r>
      <w:r w:rsidR="00B63C6D" w:rsidRPr="00B63C6D">
        <w:t xml:space="preserve">“b” </w:t>
      </w:r>
      <w:r w:rsidR="00B63C6D">
        <w:t>(b =80).</w:t>
      </w:r>
      <w:r w:rsidR="00740188">
        <w:t xml:space="preserve"> Finalmente se salva el archivo "vecinos_ofertas_nuevas.xlsx"</w:t>
      </w:r>
      <w:r w:rsidR="00F57106">
        <w:t xml:space="preserve"> que se convierte en un input del </w:t>
      </w:r>
      <w:r w:rsidR="00F57106" w:rsidRPr="00F57106">
        <w:t>API “alumno_nuevo.R”</w:t>
      </w:r>
      <w:r w:rsidR="00F57106">
        <w:t xml:space="preserve">. </w:t>
      </w:r>
      <w:del w:id="1739" w:author="Sergio Saugar García" w:date="2022-06-09T19:52:00Z">
        <w:r w:rsidR="00F57106" w:rsidDel="006D45CF">
          <w:delText>El output</w:delText>
        </w:r>
      </w:del>
      <w:ins w:id="1740" w:author="Sergio Saugar García" w:date="2022-06-09T19:52:00Z">
        <w:r w:rsidR="006D45CF">
          <w:t>La salida</w:t>
        </w:r>
      </w:ins>
      <w:r w:rsidR="00F57106">
        <w:t xml:space="preserve"> de est</w:t>
      </w:r>
      <w:ins w:id="1741" w:author="Sergio Saugar García" w:date="2022-06-09T19:52:00Z">
        <w:r w:rsidR="006D45CF">
          <w:t xml:space="preserve">a </w:t>
        </w:r>
      </w:ins>
      <w:del w:id="1742" w:author="Sergio Saugar García" w:date="2022-06-09T19:52:00Z">
        <w:r w:rsidR="00F57106" w:rsidDel="006D45CF">
          <w:delText xml:space="preserve">e </w:delText>
        </w:r>
      </w:del>
      <w:r w:rsidR="00F57106">
        <w:t xml:space="preserve">API es un </w:t>
      </w:r>
      <w:r w:rsidR="00F57106" w:rsidRPr="00F57106">
        <w:t xml:space="preserve">array </w:t>
      </w:r>
      <w:r w:rsidR="00F57106">
        <w:t xml:space="preserve">que muestra para cada una de las 10 ofertas nuevas las 5 ofertas más similares de entre las ofertas asignadas. </w:t>
      </w:r>
    </w:p>
    <w:p w14:paraId="69C9ED7C" w14:textId="77777777" w:rsidR="00C07F03" w:rsidRDefault="00C07F03" w:rsidP="00740188"/>
    <w:p w14:paraId="11213ED8" w14:textId="17F75B5C" w:rsidR="00EF7135" w:rsidRPr="00166464" w:rsidRDefault="00541A27" w:rsidP="00EF7135">
      <w:pPr>
        <w:pStyle w:val="Ttulo3"/>
      </w:pPr>
      <w:bookmarkStart w:id="1743" w:name="_Toc104540083"/>
      <w:r>
        <w:lastRenderedPageBreak/>
        <w:t>API</w:t>
      </w:r>
      <w:r w:rsidR="00AF5167">
        <w:t xml:space="preserve"> </w:t>
      </w:r>
      <w:r w:rsidR="00AF5167" w:rsidRPr="00AF5167">
        <w:t>“alumno_nuevo.R”</w:t>
      </w:r>
      <w:bookmarkEnd w:id="1743"/>
    </w:p>
    <w:p w14:paraId="7F8ACE5A" w14:textId="6C9CB991" w:rsidR="00937477" w:rsidRDefault="00E738C7" w:rsidP="00EF7135">
      <w:r w:rsidRPr="00E738C7">
        <w:t xml:space="preserve">Este API hace </w:t>
      </w:r>
      <w:commentRangeStart w:id="1744"/>
      <w:r w:rsidRPr="00E738C7">
        <w:t xml:space="preserve">post </w:t>
      </w:r>
      <w:commentRangeEnd w:id="1744"/>
      <w:r w:rsidR="00133647">
        <w:rPr>
          <w:rStyle w:val="Refdecomentario"/>
        </w:rPr>
        <w:commentReference w:id="1744"/>
      </w:r>
      <w:r w:rsidRPr="00E738C7">
        <w:t xml:space="preserve">a una función que tiene </w:t>
      </w:r>
      <w:r>
        <w:t xml:space="preserve">un parámetro, “alumnonuevo”, que corresponde con el código del alumno (alumno_id) nuevo. Este modelo </w:t>
      </w:r>
      <w:r w:rsidR="00950F55" w:rsidRPr="00950F55">
        <w:t xml:space="preserve">parte de </w:t>
      </w:r>
      <w:r w:rsidR="00950F55">
        <w:t xml:space="preserve">dos </w:t>
      </w:r>
      <w:r w:rsidR="00950F55" w:rsidRPr="00950F55">
        <w:t>imputs</w:t>
      </w:r>
      <w:r w:rsidR="00950F55">
        <w:t xml:space="preserve"> nuevos</w:t>
      </w:r>
      <w:r w:rsidR="00950F55" w:rsidRPr="00950F55">
        <w:t>: la matriz de</w:t>
      </w:r>
      <w:r w:rsidR="00950F55">
        <w:t xml:space="preserve"> alumnos antiguos </w:t>
      </w:r>
      <w:r w:rsidR="00950F55" w:rsidRPr="00950F55">
        <w:t xml:space="preserve">(70 </w:t>
      </w:r>
      <w:r w:rsidR="00950F55">
        <w:t>alumnos</w:t>
      </w:r>
      <w:r w:rsidR="00950F55" w:rsidRPr="00950F55">
        <w:t xml:space="preserve"> x </w:t>
      </w:r>
      <w:r w:rsidR="00950F55">
        <w:t>43</w:t>
      </w:r>
      <w:r w:rsidR="00950F55" w:rsidRPr="00950F55">
        <w:t xml:space="preserve"> variables) y </w:t>
      </w:r>
      <w:r w:rsidR="0091744B">
        <w:t>el vector</w:t>
      </w:r>
      <w:r w:rsidR="00950F55" w:rsidRPr="00950F55">
        <w:t xml:space="preserve"> de</w:t>
      </w:r>
      <w:r w:rsidR="00950F55">
        <w:t>l alumno nuevo</w:t>
      </w:r>
      <w:r w:rsidR="00950F55" w:rsidRPr="00950F55">
        <w:t xml:space="preserve"> (1</w:t>
      </w:r>
      <w:r w:rsidR="00950F55">
        <w:t xml:space="preserve"> alumno</w:t>
      </w:r>
      <w:r w:rsidR="00950F55" w:rsidRPr="00950F55">
        <w:t xml:space="preserve"> x </w:t>
      </w:r>
      <w:r w:rsidR="00950F55">
        <w:t>43</w:t>
      </w:r>
      <w:r w:rsidR="00950F55" w:rsidRPr="00950F55">
        <w:t xml:space="preserve"> variables), que contienen información que no es relevante para el análisis (</w:t>
      </w:r>
      <w:r w:rsidR="00950F55">
        <w:t>7</w:t>
      </w:r>
      <w:r w:rsidR="00950F55" w:rsidRPr="00950F55">
        <w:t xml:space="preserve"> variables) e información de</w:t>
      </w:r>
      <w:r w:rsidR="00950F55">
        <w:t xml:space="preserve">l CV de los alumnos </w:t>
      </w:r>
      <w:r w:rsidR="00950F55" w:rsidRPr="00950F55">
        <w:t>estructurado en skills (36 variables)</w:t>
      </w:r>
      <w:r w:rsidR="00950F55">
        <w:t xml:space="preserve">. </w:t>
      </w:r>
      <w:r w:rsidR="00937477">
        <w:t>Este modelo t</w:t>
      </w:r>
      <w:r w:rsidR="00937477" w:rsidRPr="00937477">
        <w:t>ambién tiene cómo input la matriz de ofertas nuevas (</w:t>
      </w:r>
      <w:r w:rsidR="00937477">
        <w:t xml:space="preserve">también es input del API </w:t>
      </w:r>
      <w:r w:rsidR="00937477" w:rsidRPr="00937477">
        <w:t>“ofertas_nuevas.R”) y la matriz de vecinos ofertas nuevas (output del API “ofertas_nuevas.R”).</w:t>
      </w:r>
    </w:p>
    <w:p w14:paraId="3D4BEEC2" w14:textId="23D6BF8D" w:rsidR="00E738C7" w:rsidRDefault="00937477" w:rsidP="00EF7135">
      <w:r w:rsidRPr="00937477">
        <w:t xml:space="preserve">Se genera la matriz </w:t>
      </w:r>
      <w:r w:rsidR="00372E31">
        <w:t xml:space="preserve">de alumnos </w:t>
      </w:r>
      <w:r w:rsidRPr="00937477">
        <w:t>(</w:t>
      </w:r>
      <w:r w:rsidR="00372E31">
        <w:t>71</w:t>
      </w:r>
      <w:r w:rsidRPr="00937477">
        <w:t>x</w:t>
      </w:r>
      <w:r w:rsidR="00372E31">
        <w:t>43</w:t>
      </w:r>
      <w:r w:rsidRPr="00937477">
        <w:t xml:space="preserve">) que es la unión de la matriz de </w:t>
      </w:r>
      <w:r w:rsidR="00372E31">
        <w:t>alumnos antiguos</w:t>
      </w:r>
      <w:r w:rsidRPr="00937477">
        <w:t xml:space="preserve"> y </w:t>
      </w:r>
      <w:r w:rsidR="00372E31" w:rsidRPr="00372E31">
        <w:t>el vector del alumno nuevo</w:t>
      </w:r>
      <w:r w:rsidRPr="00937477">
        <w:t xml:space="preserve">. Se eliminan las variables (columnas) no relevantes y se obtiene una matriz de </w:t>
      </w:r>
      <w:r w:rsidR="00372E31">
        <w:t>alumnos</w:t>
      </w:r>
      <w:r w:rsidRPr="00937477">
        <w:t xml:space="preserve"> (</w:t>
      </w:r>
      <w:r w:rsidR="00372E31">
        <w:t>71</w:t>
      </w:r>
      <w:r w:rsidRPr="00937477">
        <w:t>x</w:t>
      </w:r>
      <w:r w:rsidR="00372E31">
        <w:t>36</w:t>
      </w:r>
      <w:r w:rsidRPr="00937477">
        <w:t>)</w:t>
      </w:r>
      <w:r w:rsidR="00372E31" w:rsidRPr="00372E31">
        <w:t xml:space="preserve"> que contiene el CV de cada alumno estructurado en 36 skills</w:t>
      </w:r>
      <w:r w:rsidRPr="00937477">
        <w:t>.</w:t>
      </w:r>
      <w:r>
        <w:t xml:space="preserve"> </w:t>
      </w:r>
    </w:p>
    <w:p w14:paraId="4374928D" w14:textId="6188D328" w:rsidR="00EF7135" w:rsidRDefault="00372E31" w:rsidP="00EF7135">
      <w:r w:rsidRPr="00372E31">
        <w:t xml:space="preserve">Se transpone la matriz de </w:t>
      </w:r>
      <w:r>
        <w:t>alumnos</w:t>
      </w:r>
      <w:r w:rsidRPr="00372E31">
        <w:t xml:space="preserve"> (</w:t>
      </w:r>
      <w:r>
        <w:t>36</w:t>
      </w:r>
      <w:r w:rsidRPr="00372E31">
        <w:t>x</w:t>
      </w:r>
      <w:r>
        <w:t>71</w:t>
      </w:r>
      <w:r w:rsidRPr="00372E31">
        <w:t>) y, utilizando el método del coseno, se calcula la similitud (por columnas) entre l</w:t>
      </w:r>
      <w:r w:rsidR="001E7E43">
        <w:t>os 71 alumnos</w:t>
      </w:r>
      <w:r w:rsidRPr="00372E31">
        <w:t xml:space="preserve">. Cada </w:t>
      </w:r>
      <w:r w:rsidR="001E7E43">
        <w:t>alumno</w:t>
      </w:r>
      <w:r w:rsidRPr="00372E31">
        <w:t xml:space="preserve"> es un vector de </w:t>
      </w:r>
      <w:r w:rsidR="001E7E43">
        <w:t>36</w:t>
      </w:r>
      <w:r w:rsidRPr="00372E31">
        <w:t xml:space="preserve"> variables (</w:t>
      </w:r>
      <w:r w:rsidR="001E7E43">
        <w:t>skills</w:t>
      </w:r>
      <w:r w:rsidRPr="00372E31">
        <w:t>)</w:t>
      </w:r>
      <w:r w:rsidR="001E7E43">
        <w:t xml:space="preserve">. </w:t>
      </w:r>
      <w:r w:rsidR="0087583E">
        <w:t>La matriz de similit</w:t>
      </w:r>
      <w:r w:rsidR="00EF7135" w:rsidRPr="00EF7135">
        <w:t>ud entre alumnos (7</w:t>
      </w:r>
      <w:r w:rsidR="001E7E43">
        <w:t>1</w:t>
      </w:r>
      <w:r w:rsidR="00EF7135" w:rsidRPr="00EF7135">
        <w:t>x7</w:t>
      </w:r>
      <w:r w:rsidR="001E7E43">
        <w:t>1</w:t>
      </w:r>
      <w:r w:rsidR="00EF7135" w:rsidRPr="00EF7135">
        <w:t xml:space="preserve">) </w:t>
      </w:r>
      <w:r w:rsidR="0087583E">
        <w:t xml:space="preserve">muestra la similitud de cada alumno con los otros </w:t>
      </w:r>
      <w:r w:rsidR="001E7E43">
        <w:t>70</w:t>
      </w:r>
      <w:r w:rsidR="0087583E">
        <w:t>, evidentemente cada alumno tiene similitud 1 consigo mismo. Por ejemplo</w:t>
      </w:r>
      <w:r w:rsidR="00E86557">
        <w:t xml:space="preserve">, </w:t>
      </w:r>
      <w:r w:rsidR="001E7E43">
        <w:t xml:space="preserve">si un alumno </w:t>
      </w:r>
      <w:r w:rsidR="0087583E">
        <w:t>tiene una similitud de 0,90</w:t>
      </w:r>
      <w:r w:rsidR="00D0393A">
        <w:t>59</w:t>
      </w:r>
      <w:r w:rsidR="0087583E">
        <w:t xml:space="preserve"> con </w:t>
      </w:r>
      <w:r w:rsidR="001E7E43">
        <w:t>otro alumno</w:t>
      </w:r>
      <w:r w:rsidR="00D0393A">
        <w:t xml:space="preserve">, </w:t>
      </w:r>
      <w:r w:rsidR="001E7E43">
        <w:t xml:space="preserve">implica que </w:t>
      </w:r>
      <w:r w:rsidR="00D0393A">
        <w:t xml:space="preserve">los vectores </w:t>
      </w:r>
      <w:r w:rsidR="00E86557">
        <w:t xml:space="preserve">de </w:t>
      </w:r>
      <w:r w:rsidR="001E7E43">
        <w:t>dichos</w:t>
      </w:r>
      <w:r w:rsidR="00E86557">
        <w:t xml:space="preserve"> alumnos </w:t>
      </w:r>
      <w:r w:rsidR="00E86557" w:rsidRPr="00E86557">
        <w:t xml:space="preserve">forman un ángulo de </w:t>
      </w:r>
      <w:r w:rsidR="00E86557">
        <w:t>25,05</w:t>
      </w:r>
      <w:r w:rsidR="00E86557" w:rsidRPr="00E86557">
        <w:t>º y su coseno es 0</w:t>
      </w:r>
      <w:r w:rsidR="00E86557">
        <w:t>,9059. Lo cual implica que de las 36 skills, 26 son iguales y 10 (25,05º/90º x 36) son diferentes.</w:t>
      </w:r>
    </w:p>
    <w:p w14:paraId="59197EC5" w14:textId="08050B90" w:rsidR="001E7E43" w:rsidRDefault="001E7E43" w:rsidP="00EF7135">
      <w:r w:rsidRPr="001E7E43">
        <w:t>Se genera la matriz de vecinos (</w:t>
      </w:r>
      <w:r>
        <w:t>71</w:t>
      </w:r>
      <w:r w:rsidRPr="001E7E43">
        <w:t>x6) que contiene l</w:t>
      </w:r>
      <w:r>
        <w:t>o</w:t>
      </w:r>
      <w:r w:rsidRPr="001E7E43">
        <w:t xml:space="preserve">s 6 </w:t>
      </w:r>
      <w:r>
        <w:t>alumnos</w:t>
      </w:r>
      <w:r w:rsidRPr="001E7E43">
        <w:t xml:space="preserve"> más similares a cada </w:t>
      </w:r>
      <w:r>
        <w:t>alumno. El primer alumno m</w:t>
      </w:r>
      <w:r w:rsidRPr="001E7E43">
        <w:t xml:space="preserve">ás similar a un determinado alumno es </w:t>
      </w:r>
      <w:r>
        <w:t>é</w:t>
      </w:r>
      <w:r w:rsidRPr="001E7E43">
        <w:t>l mism</w:t>
      </w:r>
      <w:r>
        <w:t>o</w:t>
      </w:r>
      <w:r w:rsidRPr="001E7E43">
        <w:t xml:space="preserve"> con una similitud de 1. Una vez eliminada la columna del primer vecino se obtiene una matriz de vecinos (</w:t>
      </w:r>
      <w:r>
        <w:t>71</w:t>
      </w:r>
      <w:r w:rsidRPr="001E7E43">
        <w:t xml:space="preserve">x5) sobre la cual se </w:t>
      </w:r>
      <w:r w:rsidR="00880597">
        <w:t>identifican los 5 vecinos del nuevo alumno (</w:t>
      </w:r>
      <w:r w:rsidRPr="001E7E43">
        <w:t xml:space="preserve">1x5), para lo cual se </w:t>
      </w:r>
      <w:r w:rsidR="00880597">
        <w:t xml:space="preserve">iguala el código de alumno </w:t>
      </w:r>
      <w:r w:rsidRPr="001E7E43">
        <w:t>(</w:t>
      </w:r>
      <w:r w:rsidR="00880597">
        <w:t>alumno</w:t>
      </w:r>
      <w:r w:rsidRPr="001E7E43">
        <w:t xml:space="preserve">_id) </w:t>
      </w:r>
      <w:r w:rsidR="00A91E6F">
        <w:t xml:space="preserve">al parámetro “alumnonuevo” </w:t>
      </w:r>
      <w:r w:rsidRPr="001E7E43">
        <w:t>(</w:t>
      </w:r>
      <w:r w:rsidR="00A91E6F">
        <w:t>alumnonuevo</w:t>
      </w:r>
      <w:r w:rsidRPr="001E7E43">
        <w:t xml:space="preserve"> =</w:t>
      </w:r>
      <w:r w:rsidR="00A91E6F">
        <w:t>71</w:t>
      </w:r>
      <w:r w:rsidRPr="001E7E43">
        <w:t>).</w:t>
      </w:r>
      <w:r w:rsidR="001A38ED">
        <w:t xml:space="preserve"> </w:t>
      </w:r>
    </w:p>
    <w:p w14:paraId="69AECC35" w14:textId="7C448110" w:rsidR="00294B17" w:rsidRDefault="008553B0" w:rsidP="00EF7135">
      <w:r>
        <w:lastRenderedPageBreak/>
        <w:t xml:space="preserve">Se identifican los vecinos comunes entre el vector de los 5 vecinos del nuevo alumno y la matriz de los 5 vecinos de las 10 ofertas nuevas. Dichos vecinos comunes permiten identificar los códigos (job_id) de </w:t>
      </w:r>
      <w:r w:rsidRPr="008553B0">
        <w:t>las ofertas nuevas a recomendar al alumno</w:t>
      </w:r>
      <w:r>
        <w:t xml:space="preserve"> nuevo (rec_alumno71). Se unen los data frame </w:t>
      </w:r>
      <w:r w:rsidRPr="008553B0">
        <w:t xml:space="preserve">rec_alumno71 y ofertas_nuevas para generar las </w:t>
      </w:r>
      <w:r>
        <w:t xml:space="preserve">ofertas nuevas que se recomienda considerar al nuevo alumno. </w:t>
      </w:r>
      <w:r w:rsidR="001A38ED" w:rsidRPr="001A38ED">
        <w:t xml:space="preserve">Finalmente se salva el archivo </w:t>
      </w:r>
      <w:r w:rsidR="001A38ED">
        <w:t>en dos formatos:</w:t>
      </w:r>
      <w:r w:rsidR="001A38ED" w:rsidRPr="001A38ED">
        <w:t xml:space="preserve"> "REC_alumno71.xlsx"</w:t>
      </w:r>
      <w:r w:rsidR="001A38ED">
        <w:t xml:space="preserve"> y “</w:t>
      </w:r>
      <w:r w:rsidR="001A38ED" w:rsidRPr="001A38ED">
        <w:t>REC_alumno71.json"</w:t>
      </w:r>
      <w:r w:rsidR="001A38ED">
        <w:t xml:space="preserve">. </w:t>
      </w:r>
      <w:r w:rsidR="001A38ED" w:rsidRPr="001A38ED">
        <w:t xml:space="preserve"> El output de este API es un array que muestra </w:t>
      </w:r>
      <w:r w:rsidR="001A38ED">
        <w:t xml:space="preserve">al alumno nuevo </w:t>
      </w:r>
      <w:r w:rsidR="00294B17" w:rsidRPr="00294B17">
        <w:t>la/s oferta/s nueva/s que son similares a las ofertas asignadas a alumnos similares a él.</w:t>
      </w:r>
    </w:p>
    <w:p w14:paraId="2A9E2FEA" w14:textId="46CEA484" w:rsidR="00EF7135" w:rsidRPr="00166464" w:rsidRDefault="00AE073B" w:rsidP="00EF7135">
      <w:pPr>
        <w:pStyle w:val="Ttulo3"/>
      </w:pPr>
      <w:bookmarkStart w:id="1745" w:name="_Toc104540084"/>
      <w:r w:rsidRPr="00AE073B">
        <w:t xml:space="preserve">Llamada </w:t>
      </w:r>
      <w:r w:rsidR="00294B17">
        <w:t>de las APIs</w:t>
      </w:r>
      <w:bookmarkEnd w:id="1745"/>
    </w:p>
    <w:p w14:paraId="11A0F768" w14:textId="440FF012" w:rsidR="00EF7135" w:rsidRPr="00166464" w:rsidRDefault="005A69AA" w:rsidP="00EF7135">
      <w:r>
        <w:t>Xxx</w:t>
      </w:r>
    </w:p>
    <w:p w14:paraId="5F4EBB21" w14:textId="6E9FDF75" w:rsidR="00EF7135" w:rsidRPr="00166464" w:rsidRDefault="00B720A6" w:rsidP="00EF7135">
      <w:pPr>
        <w:pStyle w:val="Ttulo3"/>
      </w:pPr>
      <w:bookmarkStart w:id="1746" w:name="_Toc104540085"/>
      <w:r>
        <w:t>Intercambio de ficheros Web-APIs</w:t>
      </w:r>
      <w:bookmarkEnd w:id="1746"/>
    </w:p>
    <w:p w14:paraId="6A6DD2CD" w14:textId="64C80E69" w:rsidR="00EF7135" w:rsidRPr="00166464" w:rsidRDefault="00294B17" w:rsidP="00EF7135">
      <w:r>
        <w:t>Xxx</w:t>
      </w:r>
    </w:p>
    <w:p w14:paraId="64B4C9E1" w14:textId="77777777" w:rsidR="000C3A99" w:rsidRPr="00166464" w:rsidRDefault="000C3A99" w:rsidP="000C3A99"/>
    <w:p w14:paraId="4C4D93BE" w14:textId="20A8CF1E" w:rsidR="000C3A99" w:rsidRDefault="000C3A99">
      <w:pPr>
        <w:spacing w:before="0" w:after="0" w:line="240" w:lineRule="auto"/>
        <w:jc w:val="left"/>
      </w:pPr>
      <w:r>
        <w:br w:type="page"/>
      </w:r>
    </w:p>
    <w:p w14:paraId="071E8260" w14:textId="77777777" w:rsidR="000C3A99" w:rsidRDefault="000C3A99" w:rsidP="000C3A99">
      <w:pPr>
        <w:sectPr w:rsidR="000C3A99" w:rsidSect="00C804D3">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1747" w:name="_Toc104540086"/>
      <w:r w:rsidR="502C0D24">
        <w:t>C</w:t>
      </w:r>
      <w:r w:rsidR="71B8698E">
        <w:t>onclusiones y líneas futuras</w:t>
      </w:r>
      <w:bookmarkEnd w:id="1747"/>
    </w:p>
    <w:p w14:paraId="2855D10B" w14:textId="77777777" w:rsidR="00937CF8" w:rsidRPr="003D1078" w:rsidRDefault="78C3D5C4" w:rsidP="00C73DFD">
      <w:pPr>
        <w:rPr>
          <w:color w:val="FF0000"/>
        </w:rPr>
      </w:pPr>
      <w:r w:rsidRPr="003D1078">
        <w:rPr>
          <w:color w:val="FF0000"/>
        </w:rPr>
        <w:t>Ideas a las que se llega después del desarrollo del proyecto, así como las líneas posibles de trabajo posterior.</w:t>
      </w:r>
    </w:p>
    <w:p w14:paraId="2F3BDE81" w14:textId="769DE5CD" w:rsidR="003D1078" w:rsidRDefault="003D1078" w:rsidP="00C73DFD">
      <w:pPr>
        <w:sectPr w:rsidR="003D1078" w:rsidSect="00EF1449">
          <w:type w:val="oddPage"/>
          <w:pgSz w:w="11900" w:h="16840" w:code="9"/>
          <w:pgMar w:top="1985" w:right="1701" w:bottom="1418" w:left="1701" w:header="851" w:footer="851" w:gutter="567"/>
          <w:cols w:space="708"/>
          <w:titlePg/>
          <w:docGrid w:linePitch="360"/>
        </w:sectPr>
      </w:pPr>
      <w:r>
        <w:t>Xxx</w:t>
      </w:r>
    </w:p>
    <w:p w14:paraId="176B376D" w14:textId="07994C5D" w:rsidR="00844985" w:rsidRPr="00747FD4" w:rsidRDefault="78C3D5C4" w:rsidP="00EF1449">
      <w:pPr>
        <w:pStyle w:val="Ttulo1"/>
        <w:framePr w:wrap="notBeside"/>
        <w:numPr>
          <w:ilvl w:val="0"/>
          <w:numId w:val="0"/>
        </w:numPr>
      </w:pPr>
      <w:bookmarkStart w:id="1748" w:name="_Toc104540087"/>
      <w:r>
        <w:lastRenderedPageBreak/>
        <w:t>Bibliografía</w:t>
      </w:r>
      <w:bookmarkEnd w:id="1748"/>
    </w:p>
    <w:p w14:paraId="01C37AFA" w14:textId="43D7F79A" w:rsidR="00937CF8" w:rsidRDefault="00937CF8" w:rsidP="00937CF8">
      <w:r>
        <w:t xml:space="preserve">Bibliografía citada en la memoria. Seguirá el </w:t>
      </w:r>
      <w:hyperlink r:id="rId36"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3C3F39">
      <w:pPr>
        <w:pStyle w:val="Prrafodelista"/>
        <w:numPr>
          <w:ilvl w:val="0"/>
          <w:numId w:val="6"/>
        </w:numPr>
        <w:spacing w:after="0" w:line="240" w:lineRule="auto"/>
        <w:ind w:left="567" w:hanging="567"/>
        <w:contextualSpacing w:val="0"/>
      </w:pPr>
      <w:r w:rsidRPr="00056FFC">
        <w:rPr>
          <w:lang w:val="en-US"/>
        </w:rPr>
        <w:t xml:space="preserve">Grady, J. S., Her, M., Moreno, G., Perez, C., &amp; Yelinek, J. (2019). Emotions in storybooks: A comparison of storybooks that represent ethnic and racial groups in the United States. </w:t>
      </w:r>
      <w:r w:rsidRPr="00056FFC">
        <w:t xml:space="preserve">Psychology of Popular Media Culture, 8(3), 207–217. </w:t>
      </w:r>
      <w:hyperlink r:id="rId37" w:history="1">
        <w:r w:rsidRPr="00C16F08">
          <w:rPr>
            <w:rStyle w:val="Hipervnculo"/>
          </w:rPr>
          <w:t>https://doi.org/10.1037/ppm0000185</w:t>
        </w:r>
      </w:hyperlink>
    </w:p>
    <w:p w14:paraId="7AFC7542" w14:textId="48D0F588" w:rsidR="00056FFC" w:rsidRPr="00056FFC" w:rsidRDefault="00056FFC" w:rsidP="003C3F39">
      <w:pPr>
        <w:pStyle w:val="Prrafodelista"/>
        <w:numPr>
          <w:ilvl w:val="0"/>
          <w:numId w:val="6"/>
        </w:numPr>
        <w:spacing w:after="0" w:line="240" w:lineRule="auto"/>
        <w:ind w:left="567" w:hanging="567"/>
        <w:contextualSpacing w:val="0"/>
        <w:rPr>
          <w:lang w:val="en-US"/>
        </w:rPr>
      </w:pPr>
      <w:r w:rsidRPr="00C06BF6">
        <w:rPr>
          <w:lang w:val="de-DE"/>
        </w:rPr>
        <w:t xml:space="preserve">Jerrentrup, A., Mueller, T., Glowalla, U., Herder, M., Henrichs, N., Neubauer, A., &amp; Schaefer, J. R. (2018). </w:t>
      </w:r>
      <w:r w:rsidRPr="00056FFC">
        <w:rPr>
          <w:lang w:val="en-US"/>
        </w:rPr>
        <w:t xml:space="preserve">Teaching medicine with the help of “Dr. House”. PLoS ONE, 13(3), Article e0193972. </w:t>
      </w:r>
      <w:r>
        <w:fldChar w:fldCharType="begin"/>
      </w:r>
      <w:r w:rsidRPr="00606480">
        <w:rPr>
          <w:lang w:val="en-US"/>
          <w:rPrChange w:id="1749" w:author="Sergio Saugar García" w:date="2022-06-09T11:39:00Z">
            <w:rPr/>
          </w:rPrChange>
        </w:rPr>
        <w:instrText>HYPERLINK "https://doi.org/10.1371/journal.pone.0193972"</w:instrText>
      </w:r>
      <w:r>
        <w:fldChar w:fldCharType="separate"/>
      </w:r>
      <w:r w:rsidRPr="00056FFC">
        <w:rPr>
          <w:rStyle w:val="Hipervnculo"/>
          <w:lang w:val="en-US"/>
        </w:rPr>
        <w:t>https://doi.org/10.1371/journal.pone.0193972</w:t>
      </w:r>
      <w:r>
        <w:rPr>
          <w:rStyle w:val="Hipervnculo"/>
          <w:lang w:val="en-US"/>
        </w:rPr>
        <w:fldChar w:fldCharType="end"/>
      </w:r>
    </w:p>
    <w:p w14:paraId="5047E0A4" w14:textId="13683A1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38" w:history="1">
        <w:r w:rsidRPr="00C16F08">
          <w:rPr>
            <w:rStyle w:val="Hipervnculo"/>
            <w:lang w:val="en-US"/>
          </w:rPr>
          <w:t>https://doi.org/10.1126/science.aay3550</w:t>
        </w:r>
      </w:hyperlink>
      <w:r>
        <w:rPr>
          <w:lang w:val="en-US"/>
        </w:rPr>
        <w:t xml:space="preserve"> </w:t>
      </w:r>
    </w:p>
    <w:p w14:paraId="0E827D4C" w14:textId="2088B250"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Carey, B. (2019, March 22). Can we get better at forgetting? The New York Times. </w:t>
      </w:r>
      <w:r>
        <w:fldChar w:fldCharType="begin"/>
      </w:r>
      <w:r w:rsidRPr="00606480">
        <w:rPr>
          <w:lang w:val="en-US"/>
          <w:rPrChange w:id="1750" w:author="Sergio Saugar García" w:date="2022-06-09T11:39:00Z">
            <w:rPr/>
          </w:rPrChange>
        </w:rPr>
        <w:instrText>HYPERLINK "https://www.nytimes.com/2019/03/22/health/memory-forgetting-psychology.html"</w:instrText>
      </w:r>
      <w:r>
        <w:fldChar w:fldCharType="separate"/>
      </w:r>
      <w:r w:rsidRPr="00C16F08">
        <w:rPr>
          <w:rStyle w:val="Hipervnculo"/>
          <w:lang w:val="en-US"/>
        </w:rPr>
        <w:t>https://www.nytimes.com/2019/03/22/health/memory-forgetting-psychology.html</w:t>
      </w:r>
      <w:r>
        <w:rPr>
          <w:rStyle w:val="Hipervnculo"/>
          <w:lang w:val="en-US"/>
        </w:rPr>
        <w:fldChar w:fldCharType="end"/>
      </w:r>
      <w:r>
        <w:rPr>
          <w:lang w:val="en-US"/>
        </w:rPr>
        <w:t xml:space="preserve"> </w:t>
      </w:r>
    </w:p>
    <w:p w14:paraId="1A40F8F0" w14:textId="372D5E8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39" w:history="1">
        <w:r w:rsidRPr="00C16F08">
          <w:rPr>
            <w:rStyle w:val="Hipervnculo"/>
            <w:lang w:val="en-US"/>
          </w:rPr>
          <w:t>https://doi.org/10.1037/0000132-000</w:t>
        </w:r>
      </w:hyperlink>
      <w:r>
        <w:rPr>
          <w:lang w:val="en-US"/>
        </w:rPr>
        <w:t xml:space="preserve"> </w:t>
      </w:r>
    </w:p>
    <w:p w14:paraId="0E611920" w14:textId="628F8AF3" w:rsidR="00056FFC" w:rsidRDefault="00056FFC" w:rsidP="003C3F39">
      <w:pPr>
        <w:pStyle w:val="Prrafodelista"/>
        <w:numPr>
          <w:ilvl w:val="0"/>
          <w:numId w:val="6"/>
        </w:numPr>
        <w:spacing w:after="0" w:line="240" w:lineRule="auto"/>
        <w:ind w:left="567" w:hanging="567"/>
        <w:contextualSpacing w:val="0"/>
        <w:rPr>
          <w:lang w:val="en-US"/>
        </w:rPr>
      </w:pPr>
      <w:r w:rsidRPr="00056FFC">
        <w:t xml:space="preserve">Aron, L., Botella, M., &amp; Lubart, T. (2019). </w:t>
      </w:r>
      <w:r w:rsidRPr="00056FFC">
        <w:rPr>
          <w:lang w:val="en-US"/>
        </w:rPr>
        <w:t xml:space="preserve">Culinary arts: Talent and their development. In R. F. Subotnik, P. Olszewski-Kubilius, &amp; F. C. Worrell (Eds.), The psychology of high performance: Developing human potential into domain-specific talent (pp. 345–359). American Psychological Association. </w:t>
      </w:r>
      <w:hyperlink r:id="rId40" w:history="1">
        <w:r w:rsidRPr="00C16F08">
          <w:rPr>
            <w:rStyle w:val="Hipervnculo"/>
            <w:lang w:val="en-US"/>
          </w:rPr>
          <w:t>https://doi.org/10.1037/0000120-016</w:t>
        </w:r>
      </w:hyperlink>
      <w:r>
        <w:rPr>
          <w:lang w:val="en-US"/>
        </w:rPr>
        <w:t xml:space="preserve"> </w:t>
      </w:r>
    </w:p>
    <w:p w14:paraId="6259C4C3" w14:textId="37D2716E"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41" w:history="1">
        <w:r w:rsidRPr="00C16F08">
          <w:rPr>
            <w:rStyle w:val="Hipervnculo"/>
            <w:lang w:val="en-US"/>
          </w:rPr>
          <w:t>https://www.youtube.com/watch?v=guRoWTYfxMs</w:t>
        </w:r>
      </w:hyperlink>
      <w:r>
        <w:rPr>
          <w:lang w:val="en-US"/>
        </w:rPr>
        <w:t xml:space="preserve"> </w:t>
      </w:r>
    </w:p>
    <w:p w14:paraId="0D695590" w14:textId="1F566B0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APA Databases [@APA_Databases]. (2019, September 5). Help students avoid plagiarismWeb emoji of crossing hands and researchers navigate the publication process. More details available in the 7th edition @APA_Style table [Tweet]. Twitter. </w:t>
      </w:r>
      <w:hyperlink r:id="rId42"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r>
        <w:lastRenderedPageBreak/>
        <w:fldChar w:fldCharType="begin"/>
      </w:r>
      <w:r w:rsidRPr="00606480">
        <w:rPr>
          <w:lang w:val="en-US"/>
          <w:rPrChange w:id="1751" w:author="Sergio Saugar García" w:date="2022-06-09T11:39:00Z">
            <w:rPr/>
          </w:rPrChange>
        </w:rPr>
        <w:instrText>HYPERLINK "https://www.oercommons.org/authoring/53029-nursing-clinical-brain/view"</w:instrText>
      </w:r>
      <w:r>
        <w:fldChar w:fldCharType="separate"/>
      </w:r>
      <w:r w:rsidRPr="00C16F08">
        <w:rPr>
          <w:rStyle w:val="Hipervnculo"/>
          <w:lang w:val="en-US"/>
        </w:rPr>
        <w:t>https://www.oercommons.org/authoring/53029-nursing-clinical-brain/view</w:t>
      </w:r>
      <w:r>
        <w:rPr>
          <w:rStyle w:val="Hipervnculo"/>
          <w:lang w:val="en-US"/>
        </w:rPr>
        <w:fldChar w:fldCharType="end"/>
      </w:r>
      <w:r>
        <w:rPr>
          <w:lang w:val="en-US"/>
        </w:rPr>
        <w:t xml:space="preserve"> </w:t>
      </w:r>
    </w:p>
    <w:p w14:paraId="0AEC7F5D" w14:textId="51CDF8CE"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r>
        <w:fldChar w:fldCharType="begin"/>
      </w:r>
      <w:r w:rsidRPr="00606480">
        <w:rPr>
          <w:lang w:val="en-US"/>
          <w:rPrChange w:id="1752" w:author="Sergio Saugar García" w:date="2022-06-09T11:39:00Z">
            <w:rPr/>
          </w:rPrChange>
        </w:rPr>
        <w:instrText>HYPERLINK "https://www.nimh.nih.gov/health/topics/anxiety-disorders/index.shtml"</w:instrText>
      </w:r>
      <w:r>
        <w:fldChar w:fldCharType="separate"/>
      </w:r>
      <w:r w:rsidRPr="00051FEC">
        <w:rPr>
          <w:rStyle w:val="Hipervnculo"/>
        </w:rPr>
        <w:t>https://www.nimh.nih.gov/health/topics/anxiety-disorders/index.shtml</w:t>
      </w:r>
      <w:r>
        <w:rPr>
          <w:rStyle w:val="Hipervnculo"/>
        </w:rPr>
        <w:fldChar w:fldCharType="end"/>
      </w:r>
    </w:p>
    <w:p w14:paraId="4693FCCB" w14:textId="65CEC7E8"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Woodyatt, A. (2019, September 10). Daytime naps once or twice a week may be linked to a healthy heart, researchers say. </w:t>
      </w:r>
      <w:r w:rsidRPr="00051FEC">
        <w:t xml:space="preserve">CNN. </w:t>
      </w:r>
      <w:hyperlink r:id="rId43" w:history="1">
        <w:r w:rsidRPr="00051FEC">
          <w:rPr>
            <w:rStyle w:val="Hipervnculo"/>
          </w:rPr>
          <w:t>https://www.cnn.com/2019/09/10/health/nap-heart-health-wellness-intl-scli/index.html</w:t>
        </w:r>
      </w:hyperlink>
      <w:r w:rsidRPr="00051FEC">
        <w:t xml:space="preserve"> </w:t>
      </w:r>
    </w:p>
    <w:p w14:paraId="3212DD7E" w14:textId="48D7FDA7" w:rsidR="00056FFC" w:rsidRPr="00051FEC" w:rsidRDefault="2E74AF69" w:rsidP="39E28D74">
      <w:pPr>
        <w:pStyle w:val="Prrafodelista"/>
        <w:numPr>
          <w:ilvl w:val="0"/>
          <w:numId w:val="6"/>
        </w:numPr>
        <w:spacing w:after="0" w:line="240" w:lineRule="auto"/>
        <w:ind w:left="567" w:hanging="567"/>
      </w:pPr>
      <w:r w:rsidRPr="39E28D74">
        <w:rPr>
          <w:lang w:val="en-US"/>
        </w:rPr>
        <w:t xml:space="preserve">World Health Organization. (2018, May 24). The top 10 causes of death. </w:t>
      </w:r>
      <w:r>
        <w:fldChar w:fldCharType="begin"/>
      </w:r>
      <w:r w:rsidRPr="00606480">
        <w:rPr>
          <w:lang w:val="en-US"/>
          <w:rPrChange w:id="1753" w:author="Sergio Saugar García" w:date="2022-06-09T11:39:00Z">
            <w:rPr/>
          </w:rPrChange>
        </w:rPr>
        <w:instrText>HYPERLINK "https://www.who.int/news-room/fact-sheets/detail/the-top-10-causes-of-death" \h</w:instrText>
      </w:r>
      <w:r>
        <w:fldChar w:fldCharType="separate"/>
      </w:r>
      <w:r w:rsidRPr="39E28D74">
        <w:rPr>
          <w:rStyle w:val="Hipervnculo"/>
        </w:rPr>
        <w:t>https://www.who.int/news-room/fact-sheets/detail/the-top-10-causes-of-death</w:t>
      </w:r>
      <w:r>
        <w:rPr>
          <w:rStyle w:val="Hipervnculo"/>
        </w:rPr>
        <w:fldChar w:fldCharType="end"/>
      </w:r>
      <w:r>
        <w:t xml:space="preserve"> </w:t>
      </w:r>
    </w:p>
    <w:p w14:paraId="1F1C4DC8" w14:textId="1B0EDD6E" w:rsidR="000C3A99" w:rsidRDefault="000C3A99">
      <w:pPr>
        <w:spacing w:before="0" w:after="0" w:line="240" w:lineRule="auto"/>
        <w:jc w:val="left"/>
      </w:pPr>
      <w:r>
        <w:br w:type="page"/>
      </w:r>
    </w:p>
    <w:p w14:paraId="24518CAB" w14:textId="77777777" w:rsidR="39E28D74" w:rsidRDefault="39E28D74" w:rsidP="39E28D74">
      <w:pPr>
        <w:spacing w:after="0" w:line="240" w:lineRule="auto"/>
      </w:pPr>
    </w:p>
    <w:p w14:paraId="350FECE2" w14:textId="27F21767" w:rsidR="5DC65E9C" w:rsidRDefault="5DC65E9C" w:rsidP="39E28D74">
      <w:pPr>
        <w:pStyle w:val="Ttulo1"/>
        <w:framePr w:wrap="notBeside"/>
        <w:numPr>
          <w:ilvl w:val="0"/>
          <w:numId w:val="0"/>
        </w:numPr>
      </w:pPr>
      <w:bookmarkStart w:id="1754" w:name="_Toc104540088"/>
      <w:r>
        <w:t>Anexo I</w:t>
      </w:r>
      <w:bookmarkEnd w:id="1754"/>
    </w:p>
    <w:p w14:paraId="24CD3EB6" w14:textId="03D0C5C5" w:rsidR="5DC65E9C" w:rsidRDefault="5DC65E9C" w:rsidP="39E28D74">
      <w:pPr>
        <w:pStyle w:val="Ttulo1"/>
        <w:framePr w:wrap="notBeside"/>
        <w:numPr>
          <w:ilvl w:val="0"/>
          <w:numId w:val="0"/>
        </w:numPr>
      </w:pPr>
      <w:bookmarkStart w:id="1755" w:name="_Toc104540089"/>
      <w:r>
        <w:t>Otras posibilidades para realizar el análisis y el diseño</w:t>
      </w:r>
      <w:bookmarkEnd w:id="1755"/>
    </w:p>
    <w:p w14:paraId="4F0151E1" w14:textId="437D81BD" w:rsidR="39E28D74" w:rsidRPr="00E3760D" w:rsidRDefault="39E28D74" w:rsidP="39E28D74">
      <w:pPr>
        <w:rPr>
          <w:color w:val="FF0000"/>
        </w:rPr>
      </w:pPr>
      <w:r w:rsidRPr="00E3760D">
        <w:rPr>
          <w:color w:val="FF0000"/>
        </w:rPr>
        <w:t>A lo largo de este documento se ha asumido un desarrollo orientado a objetos. No obstante, se pueden seguir otros enfoques, por ejemplo, un desarrollo estructurado con diagrama de contexto, diagramas de flujos de datos, diagrama entidad-relación, etc.</w:t>
      </w:r>
    </w:p>
    <w:p w14:paraId="330AECC3" w14:textId="38C73CAC" w:rsidR="39E28D74" w:rsidRPr="00E3760D" w:rsidRDefault="39E28D74" w:rsidP="39E28D74">
      <w:pPr>
        <w:rPr>
          <w:color w:val="FF0000"/>
        </w:rPr>
      </w:pPr>
      <w:r w:rsidRPr="00E3760D">
        <w:rPr>
          <w:color w:val="FF0000"/>
        </w:rPr>
        <w:t>Asimismo, es posible utilizar el diagrama entidad-relación de forma complementaria a los diagramas de clases.</w:t>
      </w:r>
    </w:p>
    <w:p w14:paraId="3B2106B6" w14:textId="76A9AC6F" w:rsidR="39E28D74" w:rsidRPr="00E3760D" w:rsidRDefault="39E28D74" w:rsidP="39E28D74">
      <w:pPr>
        <w:rPr>
          <w:color w:val="FF0000"/>
        </w:rPr>
      </w:pPr>
      <w:r w:rsidRPr="00E3760D">
        <w:rPr>
          <w:color w:val="FF0000"/>
        </w:rPr>
        <w:t>Por otra parte, el tutor del proyecto puede dar sus propias orientaciones si lo considera oportuno.</w:t>
      </w:r>
    </w:p>
    <w:p w14:paraId="6329EEBF" w14:textId="5E9AFD68" w:rsidR="39E28D74" w:rsidRDefault="39E28D74">
      <w:r>
        <w:br w:type="page"/>
      </w:r>
    </w:p>
    <w:p w14:paraId="7F523D2F" w14:textId="79B4B8A7" w:rsidR="39E28D74" w:rsidRDefault="39E28D74" w:rsidP="39E28D74"/>
    <w:p w14:paraId="040EF320" w14:textId="490D7D21" w:rsidR="5DC65E9C" w:rsidRDefault="5DC65E9C" w:rsidP="39E28D74">
      <w:pPr>
        <w:pStyle w:val="Ttulo1"/>
        <w:framePr w:wrap="notBeside"/>
        <w:numPr>
          <w:ilvl w:val="0"/>
          <w:numId w:val="0"/>
        </w:numPr>
      </w:pPr>
      <w:bookmarkStart w:id="1756" w:name="_Toc104540090"/>
      <w:r>
        <w:t>Anexo II</w:t>
      </w:r>
      <w:bookmarkEnd w:id="1756"/>
    </w:p>
    <w:p w14:paraId="45D16DE4" w14:textId="360C0CD7" w:rsidR="5DC65E9C" w:rsidRDefault="5DC65E9C" w:rsidP="39E28D74">
      <w:pPr>
        <w:pStyle w:val="Ttulo1"/>
        <w:framePr w:wrap="notBeside"/>
        <w:numPr>
          <w:ilvl w:val="0"/>
          <w:numId w:val="0"/>
        </w:numPr>
      </w:pPr>
      <w:bookmarkStart w:id="1757" w:name="_Toc104540091"/>
      <w:r>
        <w:t>Fuente de inspiración del presente documento</w:t>
      </w:r>
      <w:bookmarkEnd w:id="1757"/>
    </w:p>
    <w:p w14:paraId="01D6853A" w14:textId="731988FC" w:rsidR="39E28D74" w:rsidRPr="00E3760D" w:rsidRDefault="39E28D74" w:rsidP="39E28D74">
      <w:pPr>
        <w:rPr>
          <w:color w:val="FF0000"/>
        </w:rPr>
      </w:pPr>
      <w:r w:rsidRPr="00E3760D">
        <w:rPr>
          <w:color w:val="FF0000"/>
        </w:rPr>
        <w:t xml:space="preserve">Independiente de que su uso que esté actualmente más o menos extendido, se ha considerado que la metodología </w:t>
      </w:r>
      <w:hyperlink r:id="rId44">
        <w:r w:rsidRPr="00E3760D">
          <w:rPr>
            <w:rStyle w:val="Hipervnculo"/>
            <w:color w:val="FF0000"/>
          </w:rPr>
          <w:t>Métrica 3</w:t>
        </w:r>
      </w:hyperlink>
      <w:r w:rsidRPr="00E3760D">
        <w:rPr>
          <w:color w:val="FF0000"/>
        </w:rPr>
        <w:t xml:space="preserve"> es adecuada como marco de referencia en la elaboración de la documentación. En consecuencia, ha sido una fuente de inspiración.</w:t>
      </w:r>
    </w:p>
    <w:p w14:paraId="46A81843" w14:textId="14F1C93C" w:rsidR="39E28D74" w:rsidRDefault="39E28D74" w:rsidP="39E28D74">
      <w:pPr>
        <w:spacing w:after="0" w:line="240" w:lineRule="auto"/>
      </w:pPr>
    </w:p>
    <w:p w14:paraId="6B4A576B" w14:textId="2507E323" w:rsidR="39E28D74" w:rsidRDefault="39E28D74" w:rsidP="39E28D74">
      <w:pPr>
        <w:spacing w:after="0" w:line="240" w:lineRule="auto"/>
      </w:pPr>
    </w:p>
    <w:p w14:paraId="5978FACC" w14:textId="1362AA4F" w:rsidR="00EF1449" w:rsidRPr="00051FEC" w:rsidRDefault="00EF1449" w:rsidP="00337FBF"/>
    <w:p w14:paraId="57FC923A" w14:textId="77777777" w:rsidR="00EF1449" w:rsidRPr="00051FEC" w:rsidRDefault="00EF1449" w:rsidP="00EF1449"/>
    <w:p w14:paraId="7596C7FB" w14:textId="77777777" w:rsidR="00EF1449" w:rsidRPr="00051FEC" w:rsidRDefault="00EF1449" w:rsidP="00EF1449"/>
    <w:p w14:paraId="471C7BD0" w14:textId="77777777" w:rsidR="00EF1449" w:rsidRPr="00051FEC" w:rsidRDefault="00EF1449" w:rsidP="00EF1449"/>
    <w:p w14:paraId="210B5FA3" w14:textId="7BAA160A" w:rsidR="00EF1449" w:rsidRPr="00051FEC" w:rsidRDefault="00EF1449" w:rsidP="00EF1449">
      <w:pPr>
        <w:sectPr w:rsidR="00EF1449" w:rsidRPr="00051FEC" w:rsidSect="00EF1449">
          <w:type w:val="oddPage"/>
          <w:pgSz w:w="11900" w:h="16840" w:code="9"/>
          <w:pgMar w:top="1985" w:right="1701" w:bottom="1418" w:left="1701" w:header="851" w:footer="851" w:gutter="567"/>
          <w:cols w:space="708"/>
          <w:titlePg/>
          <w:docGrid w:linePitch="360"/>
        </w:sectPr>
      </w:pPr>
    </w:p>
    <w:p w14:paraId="5C046556" w14:textId="76DA2613" w:rsidR="00303664" w:rsidRPr="00747FD4" w:rsidRDefault="78C3D5C4" w:rsidP="00EF1449">
      <w:pPr>
        <w:pStyle w:val="Ttulo1"/>
        <w:framePr w:wrap="notBeside"/>
        <w:numPr>
          <w:ilvl w:val="0"/>
          <w:numId w:val="0"/>
        </w:numPr>
      </w:pPr>
      <w:bookmarkStart w:id="1758" w:name="_Toc104540092"/>
      <w:r>
        <w:lastRenderedPageBreak/>
        <w:t>Glosario de términos</w:t>
      </w:r>
      <w:bookmarkEnd w:id="1758"/>
    </w:p>
    <w:p w14:paraId="49FD27C4" w14:textId="2FF31555" w:rsidR="00303664" w:rsidRPr="00E3760D" w:rsidRDefault="00937CF8" w:rsidP="00337FBF">
      <w:pPr>
        <w:rPr>
          <w:color w:val="FF0000"/>
        </w:rPr>
      </w:pPr>
      <w:r w:rsidRPr="00E3760D">
        <w:rPr>
          <w:color w:val="FF0000"/>
        </w:rPr>
        <w:t>Si es necesario.</w:t>
      </w:r>
    </w:p>
    <w:p w14:paraId="538C75A0" w14:textId="4E895EEE" w:rsidR="00303664" w:rsidRDefault="00303664" w:rsidP="00337FBF"/>
    <w:p w14:paraId="4A1267EC" w14:textId="46282B11" w:rsidR="00EF1449" w:rsidRDefault="00EF1449" w:rsidP="00337FBF"/>
    <w:p w14:paraId="59C9D4DB" w14:textId="5A059317" w:rsidR="00EF1449" w:rsidRDefault="00EF1449" w:rsidP="00337FBF"/>
    <w:p w14:paraId="22E8B572" w14:textId="57B7730F" w:rsidR="00EF1449" w:rsidRDefault="00EF1449" w:rsidP="00337FBF"/>
    <w:p w14:paraId="33C5E456" w14:textId="267EEBDE" w:rsidR="00EF1449" w:rsidRDefault="00EF1449" w:rsidP="00337FBF"/>
    <w:p w14:paraId="6E2B60CA" w14:textId="46C0E7F3" w:rsidR="00EF1449" w:rsidRDefault="00EF1449" w:rsidP="00337FBF"/>
    <w:p w14:paraId="718F2752" w14:textId="7132AC40" w:rsidR="00EF1449" w:rsidRDefault="00EF1449" w:rsidP="00337FBF"/>
    <w:p w14:paraId="40070C8F" w14:textId="41953505" w:rsidR="00EF1449" w:rsidRDefault="00EF1449" w:rsidP="00337FBF"/>
    <w:p w14:paraId="4257894B" w14:textId="77777777" w:rsidR="00EF1449" w:rsidRDefault="00EF1449" w:rsidP="00337FBF"/>
    <w:p w14:paraId="7B778764" w14:textId="3391F16D" w:rsidR="00303664" w:rsidRDefault="00303664" w:rsidP="00337FBF"/>
    <w:p w14:paraId="00E7C43C" w14:textId="565FD8E9" w:rsidR="00303664" w:rsidRDefault="00303664" w:rsidP="00337FBF"/>
    <w:p w14:paraId="36113571" w14:textId="77777777" w:rsidR="00303664" w:rsidRDefault="00303664" w:rsidP="00337FBF"/>
    <w:p w14:paraId="39C8B8C2" w14:textId="6464CAD5" w:rsidR="00835622" w:rsidRDefault="00835622" w:rsidP="00337FBF"/>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DF2FEA">
      <w:pPr>
        <w:pStyle w:val="Ttulo1"/>
        <w:framePr w:h="751" w:hRule="exact" w:wrap="notBeside" w:y="6"/>
        <w:numPr>
          <w:ilvl w:val="0"/>
          <w:numId w:val="0"/>
        </w:numPr>
      </w:pPr>
      <w:bookmarkStart w:id="1759" w:name="_Toc104540093"/>
      <w:r>
        <w:lastRenderedPageBreak/>
        <w:t>Anexos</w:t>
      </w:r>
      <w:bookmarkEnd w:id="1759"/>
    </w:p>
    <w:p w14:paraId="4BC781F3" w14:textId="09551D9E" w:rsidR="006831F1" w:rsidRDefault="00141177" w:rsidP="00F0770A">
      <w:r>
        <w:t xml:space="preserve">Ejemplo </w:t>
      </w:r>
      <w:r w:rsidR="00897A42">
        <w:t xml:space="preserve">de </w:t>
      </w:r>
      <w:r w:rsidR="00C13E43">
        <w:t>planificación de un TFG</w:t>
      </w:r>
    </w:p>
    <w:p w14:paraId="6CA6AECF" w14:textId="5834D132" w:rsidR="006831F1" w:rsidRDefault="006831F1" w:rsidP="00F0770A">
      <w:r>
        <w:rPr>
          <w:noProof/>
        </w:rPr>
        <w:drawing>
          <wp:inline distT="0" distB="0" distL="0" distR="0" wp14:anchorId="01F34DFE" wp14:editId="475F901A">
            <wp:extent cx="5036185" cy="34867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6185" cy="3486785"/>
                    </a:xfrm>
                    <a:prstGeom prst="rect">
                      <a:avLst/>
                    </a:prstGeom>
                    <a:noFill/>
                    <a:ln>
                      <a:noFill/>
                    </a:ln>
                  </pic:spPr>
                </pic:pic>
              </a:graphicData>
            </a:graphic>
          </wp:inline>
        </w:drawing>
      </w:r>
    </w:p>
    <w:p w14:paraId="10349F2D" w14:textId="348A5F5F" w:rsidR="00897A42" w:rsidRDefault="00C13E43" w:rsidP="00F0770A">
      <w:r>
        <w:t>Ejemplo de d</w:t>
      </w:r>
      <w:r w:rsidR="00897A42">
        <w:t>iagrama de clase</w:t>
      </w:r>
      <w:r>
        <w:t>s</w:t>
      </w:r>
    </w:p>
    <w:p w14:paraId="630EFC26" w14:textId="3C600FAE" w:rsidR="00897A42" w:rsidRDefault="00897A42" w:rsidP="00F0770A">
      <w:r>
        <w:rPr>
          <w:noProof/>
        </w:rPr>
        <w:drawing>
          <wp:inline distT="0" distB="0" distL="0" distR="0" wp14:anchorId="01FD7CB4" wp14:editId="04CFFA12">
            <wp:extent cx="4559935" cy="28594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9935" cy="2859405"/>
                    </a:xfrm>
                    <a:prstGeom prst="rect">
                      <a:avLst/>
                    </a:prstGeom>
                    <a:noFill/>
                  </pic:spPr>
                </pic:pic>
              </a:graphicData>
            </a:graphic>
          </wp:inline>
        </w:drawing>
      </w:r>
    </w:p>
    <w:p w14:paraId="492700FA" w14:textId="77777777" w:rsidR="00CA740D" w:rsidRDefault="00CA740D" w:rsidP="00F0770A"/>
    <w:p w14:paraId="4C465256" w14:textId="2C836E30" w:rsidR="00897A42" w:rsidRDefault="00897A42" w:rsidP="00F0770A">
      <w:r>
        <w:lastRenderedPageBreak/>
        <w:t>Ejemplo de diagrama de componentes</w:t>
      </w:r>
    </w:p>
    <w:p w14:paraId="67DDDF55" w14:textId="5AB0A565" w:rsidR="00897A42" w:rsidRDefault="00897A42" w:rsidP="00F0770A">
      <w:r w:rsidRPr="00897A42">
        <w:rPr>
          <w:noProof/>
        </w:rPr>
        <w:drawing>
          <wp:inline distT="0" distB="0" distL="0" distR="0" wp14:anchorId="45C5E849" wp14:editId="546D1521">
            <wp:extent cx="4325978" cy="2864267"/>
            <wp:effectExtent l="0" t="0" r="0" b="0"/>
            <wp:docPr id="7" name="Imagen 2">
              <a:extLst xmlns:a="http://schemas.openxmlformats.org/drawingml/2006/main">
                <a:ext uri="{FF2B5EF4-FFF2-40B4-BE49-F238E27FC236}">
                  <a16:creationId xmlns:a16="http://schemas.microsoft.com/office/drawing/2014/main" id="{7431878F-4AC8-4B8E-AA1E-BDA63AB83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431878F-4AC8-4B8E-AA1E-BDA63AB8344F}"/>
                        </a:ext>
                      </a:extLst>
                    </pic:cNvPr>
                    <pic:cNvPicPr>
                      <a:picLocks noChangeAspect="1"/>
                    </pic:cNvPicPr>
                  </pic:nvPicPr>
                  <pic:blipFill>
                    <a:blip r:embed="rId47"/>
                    <a:stretch>
                      <a:fillRect/>
                    </a:stretch>
                  </pic:blipFill>
                  <pic:spPr>
                    <a:xfrm>
                      <a:off x="0" y="0"/>
                      <a:ext cx="4325978" cy="2864267"/>
                    </a:xfrm>
                    <a:prstGeom prst="rect">
                      <a:avLst/>
                    </a:prstGeom>
                  </pic:spPr>
                </pic:pic>
              </a:graphicData>
            </a:graphic>
          </wp:inline>
        </w:drawing>
      </w:r>
    </w:p>
    <w:p w14:paraId="4882D82C" w14:textId="77777777" w:rsidR="00897A42" w:rsidRDefault="00897A42" w:rsidP="00F0770A"/>
    <w:p w14:paraId="151CDCD8" w14:textId="77777777" w:rsidR="00897A42" w:rsidRDefault="00897A42" w:rsidP="00F0770A"/>
    <w:p w14:paraId="12C4FADB" w14:textId="20AB606B" w:rsidR="00897A42" w:rsidRDefault="00897A42" w:rsidP="00F0770A">
      <w:r>
        <w:t>Ejemplo de diagrama de despliegue</w:t>
      </w:r>
    </w:p>
    <w:p w14:paraId="699EB8F8" w14:textId="474572CF" w:rsidR="00897A42" w:rsidRDefault="00897A42" w:rsidP="00F0770A">
      <w:r w:rsidRPr="00897A42">
        <w:rPr>
          <w:noProof/>
        </w:rPr>
        <w:drawing>
          <wp:inline distT="0" distB="0" distL="0" distR="0" wp14:anchorId="5E13ACC6" wp14:editId="33D8073D">
            <wp:extent cx="3320290" cy="2260210"/>
            <wp:effectExtent l="0" t="0" r="0" b="6985"/>
            <wp:docPr id="9" name="Imagen 2">
              <a:extLst xmlns:a="http://schemas.openxmlformats.org/drawingml/2006/main">
                <a:ext uri="{FF2B5EF4-FFF2-40B4-BE49-F238E27FC236}">
                  <a16:creationId xmlns:a16="http://schemas.microsoft.com/office/drawing/2014/main" id="{A352B116-5890-49FB-BC84-F9BE119F98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A352B116-5890-49FB-BC84-F9BE119F98F6}"/>
                        </a:ext>
                      </a:extLst>
                    </pic:cNvPr>
                    <pic:cNvPicPr>
                      <a:picLocks noChangeAspect="1"/>
                    </pic:cNvPicPr>
                  </pic:nvPicPr>
                  <pic:blipFill>
                    <a:blip r:embed="rId48"/>
                    <a:stretch>
                      <a:fillRect/>
                    </a:stretch>
                  </pic:blipFill>
                  <pic:spPr>
                    <a:xfrm>
                      <a:off x="0" y="0"/>
                      <a:ext cx="3320290" cy="2260210"/>
                    </a:xfrm>
                    <a:prstGeom prst="rect">
                      <a:avLst/>
                    </a:prstGeom>
                  </pic:spPr>
                </pic:pic>
              </a:graphicData>
            </a:graphic>
          </wp:inline>
        </w:drawing>
      </w:r>
    </w:p>
    <w:p w14:paraId="12B564C9" w14:textId="77777777" w:rsidR="00CA740D" w:rsidRDefault="00CA740D" w:rsidP="00F0770A"/>
    <w:p w14:paraId="2738D0C3" w14:textId="77777777" w:rsidR="00CA740D" w:rsidRDefault="00CA740D" w:rsidP="00F0770A"/>
    <w:p w14:paraId="4E524CA2" w14:textId="5176C486" w:rsidR="00DA772D" w:rsidRDefault="00DA772D" w:rsidP="00F0770A">
      <w:r>
        <w:lastRenderedPageBreak/>
        <w:t>Ejemplo de diagrama de objetos</w:t>
      </w:r>
    </w:p>
    <w:p w14:paraId="47188BBD" w14:textId="36E16491" w:rsidR="00DA772D" w:rsidRDefault="00DA772D" w:rsidP="00F0770A">
      <w:r w:rsidRPr="00DA772D">
        <w:rPr>
          <w:noProof/>
        </w:rPr>
        <w:drawing>
          <wp:inline distT="0" distB="0" distL="0" distR="0" wp14:anchorId="7FDBE331" wp14:editId="31A7CACF">
            <wp:extent cx="3302389" cy="1974642"/>
            <wp:effectExtent l="0" t="0" r="0" b="6985"/>
            <wp:docPr id="10" name="Imagen 6">
              <a:extLst xmlns:a="http://schemas.openxmlformats.org/drawingml/2006/main">
                <a:ext uri="{FF2B5EF4-FFF2-40B4-BE49-F238E27FC236}">
                  <a16:creationId xmlns:a16="http://schemas.microsoft.com/office/drawing/2014/main" id="{52B434A0-D48B-4493-92A1-380AC10D8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2B434A0-D48B-4493-92A1-380AC10D8024}"/>
                        </a:ext>
                      </a:extLst>
                    </pic:cNvPr>
                    <pic:cNvPicPr>
                      <a:picLocks noChangeAspect="1"/>
                    </pic:cNvPicPr>
                  </pic:nvPicPr>
                  <pic:blipFill>
                    <a:blip r:embed="rId49"/>
                    <a:stretch>
                      <a:fillRect/>
                    </a:stretch>
                  </pic:blipFill>
                  <pic:spPr>
                    <a:xfrm>
                      <a:off x="0" y="0"/>
                      <a:ext cx="3302389" cy="1974642"/>
                    </a:xfrm>
                    <a:prstGeom prst="rect">
                      <a:avLst/>
                    </a:prstGeom>
                  </pic:spPr>
                </pic:pic>
              </a:graphicData>
            </a:graphic>
          </wp:inline>
        </w:drawing>
      </w:r>
    </w:p>
    <w:p w14:paraId="1AA47D7E" w14:textId="54F51C90" w:rsidR="00DA772D" w:rsidRDefault="00DA772D" w:rsidP="00F0770A">
      <w:r>
        <w:t>Ejemplo de diagrama de paquetes</w:t>
      </w:r>
    </w:p>
    <w:p w14:paraId="706BAF37" w14:textId="467E4302" w:rsidR="00DA772D" w:rsidRDefault="00DA772D" w:rsidP="00F0770A">
      <w:r w:rsidRPr="00DA772D">
        <w:rPr>
          <w:noProof/>
        </w:rPr>
        <w:drawing>
          <wp:inline distT="0" distB="0" distL="0" distR="0" wp14:anchorId="74DD8CD9" wp14:editId="72715AF6">
            <wp:extent cx="3302390" cy="2060305"/>
            <wp:effectExtent l="0" t="0" r="0" b="0"/>
            <wp:docPr id="15" name="Imagen 5">
              <a:extLst xmlns:a="http://schemas.openxmlformats.org/drawingml/2006/main">
                <a:ext uri="{FF2B5EF4-FFF2-40B4-BE49-F238E27FC236}">
                  <a16:creationId xmlns:a16="http://schemas.microsoft.com/office/drawing/2014/main" id="{13FF59DD-3392-450E-9E56-63E5ADE50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3FF59DD-3392-450E-9E56-63E5ADE509F1}"/>
                        </a:ext>
                      </a:extLst>
                    </pic:cNvPr>
                    <pic:cNvPicPr>
                      <a:picLocks noChangeAspect="1"/>
                    </pic:cNvPicPr>
                  </pic:nvPicPr>
                  <pic:blipFill>
                    <a:blip r:embed="rId50"/>
                    <a:stretch>
                      <a:fillRect/>
                    </a:stretch>
                  </pic:blipFill>
                  <pic:spPr>
                    <a:xfrm>
                      <a:off x="0" y="0"/>
                      <a:ext cx="3302390" cy="2060305"/>
                    </a:xfrm>
                    <a:prstGeom prst="rect">
                      <a:avLst/>
                    </a:prstGeom>
                  </pic:spPr>
                </pic:pic>
              </a:graphicData>
            </a:graphic>
          </wp:inline>
        </w:drawing>
      </w:r>
    </w:p>
    <w:p w14:paraId="0BC902B2" w14:textId="77777777" w:rsidR="00CA740D" w:rsidRDefault="00CA740D" w:rsidP="00F0770A"/>
    <w:p w14:paraId="665476F5" w14:textId="77777777" w:rsidR="00CA740D" w:rsidRDefault="00CA740D" w:rsidP="00F0770A"/>
    <w:p w14:paraId="1004220B" w14:textId="77777777" w:rsidR="00CA740D" w:rsidRDefault="00CA740D" w:rsidP="00F0770A"/>
    <w:p w14:paraId="558C9119" w14:textId="77777777" w:rsidR="00CA740D" w:rsidRDefault="00CA740D" w:rsidP="00F0770A"/>
    <w:p w14:paraId="471E5F51" w14:textId="77777777" w:rsidR="00CA740D" w:rsidRDefault="00CA740D" w:rsidP="00F0770A"/>
    <w:p w14:paraId="127CB3FD" w14:textId="77777777" w:rsidR="00CA740D" w:rsidRDefault="00CA740D" w:rsidP="00F0770A"/>
    <w:p w14:paraId="38340963" w14:textId="77777777" w:rsidR="00CA740D" w:rsidRDefault="00CA740D" w:rsidP="00F0770A"/>
    <w:p w14:paraId="276E553D" w14:textId="2AAC89ED" w:rsidR="00F0770A" w:rsidRDefault="00897A42" w:rsidP="00F0770A">
      <w:r>
        <w:lastRenderedPageBreak/>
        <w:t xml:space="preserve">Ejemplo </w:t>
      </w:r>
      <w:r w:rsidR="00141177">
        <w:t>de diagrama de contexto</w:t>
      </w:r>
    </w:p>
    <w:p w14:paraId="136580BA" w14:textId="66E1F3DB" w:rsidR="00303664" w:rsidRDefault="00141177" w:rsidP="00F0770A">
      <w:r>
        <w:rPr>
          <w:noProof/>
        </w:rPr>
        <w:drawing>
          <wp:inline distT="0" distB="0" distL="0" distR="0" wp14:anchorId="77072718" wp14:editId="119A490C">
            <wp:extent cx="3517900" cy="3468665"/>
            <wp:effectExtent l="0" t="0" r="6350" b="0"/>
            <wp:docPr id="2" name="Imagen 2" descr="Partial context diagram for the Chem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ial context diagram for the Chemical Tracking Syste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25025" cy="3475691"/>
                    </a:xfrm>
                    <a:prstGeom prst="rect">
                      <a:avLst/>
                    </a:prstGeom>
                    <a:noFill/>
                    <a:ln>
                      <a:noFill/>
                    </a:ln>
                  </pic:spPr>
                </pic:pic>
              </a:graphicData>
            </a:graphic>
          </wp:inline>
        </w:drawing>
      </w:r>
    </w:p>
    <w:p w14:paraId="2AC96E45" w14:textId="7C530C8E" w:rsidR="00303664" w:rsidRDefault="00141177" w:rsidP="00F0770A">
      <w:r>
        <w:t>Ejemplo de caso de uso</w:t>
      </w:r>
    </w:p>
    <w:p w14:paraId="19159CE6" w14:textId="6ED65B58" w:rsidR="00141177" w:rsidRDefault="00141177" w:rsidP="00F0770A">
      <w:r>
        <w:rPr>
          <w:noProof/>
        </w:rPr>
        <w:drawing>
          <wp:inline distT="0" distB="0" distL="0" distR="0" wp14:anchorId="26D232C0" wp14:editId="355D621B">
            <wp:extent cx="3511550" cy="2975365"/>
            <wp:effectExtent l="0" t="0" r="0" b="0"/>
            <wp:docPr id="3" name="Imagen 3" descr="Partial use case diagram for the Chem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ial use case diagram for the Chemical Tracking Syste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18567" cy="2981311"/>
                    </a:xfrm>
                    <a:prstGeom prst="rect">
                      <a:avLst/>
                    </a:prstGeom>
                    <a:noFill/>
                    <a:ln>
                      <a:noFill/>
                    </a:ln>
                  </pic:spPr>
                </pic:pic>
              </a:graphicData>
            </a:graphic>
          </wp:inline>
        </w:drawing>
      </w:r>
    </w:p>
    <w:p w14:paraId="729EAAC4" w14:textId="77777777" w:rsidR="00B56868" w:rsidRDefault="00B56868" w:rsidP="00F0770A"/>
    <w:p w14:paraId="07926AE4" w14:textId="68D5F180" w:rsidR="00EF1449" w:rsidRDefault="00EB1FDF" w:rsidP="00F0770A">
      <w:r>
        <w:lastRenderedPageBreak/>
        <w:t>Ejemplo de diagrama de actividades</w:t>
      </w:r>
    </w:p>
    <w:p w14:paraId="512C2DC1" w14:textId="1D6F9995" w:rsidR="00EF1449" w:rsidRDefault="00EB1FDF" w:rsidP="00F0770A">
      <w:r>
        <w:rPr>
          <w:noProof/>
        </w:rPr>
        <w:drawing>
          <wp:inline distT="0" distB="0" distL="0" distR="0" wp14:anchorId="4E9E64D9" wp14:editId="57C15B9F">
            <wp:extent cx="3587750" cy="3001859"/>
            <wp:effectExtent l="0" t="0" r="0" b="8255"/>
            <wp:docPr id="4" name="Imagen 4" descr="An illustration showing the normal flow of a use&#10;                  case in the left part of the figure. Starting with a solid&#10;                  dot that represents the use case preconditions, arrows lead&#10;                  downward through a series of steps in rectangles to the use&#10;                  case postconditions. In the middle of the stack of&#10;                  rectangles is a diamond representing a branch point&#10;                  condition. An arrow goes from the diamond to the right,&#10;                  where there is another series of vertical boxes and arrows&#10;                  representing steps in the alternative flow. The last step in&#10;                  the alternative flow has an arrow going back to the left to&#10;                  rejoin the last step in the norm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showing the normal flow of a use&#10;                  case in the left part of the figure. Starting with a solid&#10;                  dot that represents the use case preconditions, arrows lead&#10;                  downward through a series of steps in rectangles to the use&#10;                  case postconditions. In the middle of the stack of&#10;                  rectangles is a diamond representing a branch point&#10;                  condition. An arrow goes from the diamond to the right,&#10;                  where there is another series of vertical boxes and arrows&#10;                  representing steps in the alternative flow. The last step in&#10;                  the alternative flow has an arrow going back to the left to&#10;                  rejoin the last step in the normal flo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733" cy="3011049"/>
                    </a:xfrm>
                    <a:prstGeom prst="rect">
                      <a:avLst/>
                    </a:prstGeom>
                    <a:noFill/>
                    <a:ln>
                      <a:noFill/>
                    </a:ln>
                  </pic:spPr>
                </pic:pic>
              </a:graphicData>
            </a:graphic>
          </wp:inline>
        </w:drawing>
      </w:r>
    </w:p>
    <w:p w14:paraId="44921E85" w14:textId="0C658F1D" w:rsidR="00303664" w:rsidRDefault="001138BA" w:rsidP="00F0770A">
      <w:r>
        <w:t>Ejemplo de DFD Diagrama de Flujo de datos</w:t>
      </w:r>
    </w:p>
    <w:p w14:paraId="6F4866A5" w14:textId="499236A3" w:rsidR="00303664" w:rsidRDefault="001138BA" w:rsidP="00F0770A">
      <w:r w:rsidRPr="001138BA">
        <w:rPr>
          <w:noProof/>
        </w:rPr>
        <w:drawing>
          <wp:inline distT="0" distB="0" distL="0" distR="0" wp14:anchorId="0946E7D4" wp14:editId="634F395A">
            <wp:extent cx="3543300" cy="318186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6184" cy="3193436"/>
                    </a:xfrm>
                    <a:prstGeom prst="rect">
                      <a:avLst/>
                    </a:prstGeom>
                  </pic:spPr>
                </pic:pic>
              </a:graphicData>
            </a:graphic>
          </wp:inline>
        </w:drawing>
      </w:r>
    </w:p>
    <w:p w14:paraId="7D4153EE" w14:textId="75A3C622" w:rsidR="00303664" w:rsidRDefault="00303664" w:rsidP="00F0770A"/>
    <w:p w14:paraId="26F4ED61" w14:textId="671BEE26" w:rsidR="004A1E6E" w:rsidRDefault="004A1E6E" w:rsidP="00F0770A"/>
    <w:p w14:paraId="06124EDF" w14:textId="19BC01DD" w:rsidR="00F0770A" w:rsidRDefault="001138BA" w:rsidP="00F0770A">
      <w:r>
        <w:lastRenderedPageBreak/>
        <w:t>Ejemplo de diagrama de transición</w:t>
      </w:r>
    </w:p>
    <w:p w14:paraId="2847BC73" w14:textId="3B6D8DE3" w:rsidR="001138BA" w:rsidRDefault="001138BA" w:rsidP="00F0770A">
      <w:r w:rsidRPr="001138BA">
        <w:rPr>
          <w:noProof/>
        </w:rPr>
        <w:drawing>
          <wp:inline distT="0" distB="0" distL="0" distR="0" wp14:anchorId="3812371C" wp14:editId="2E9CF4C9">
            <wp:extent cx="3505200" cy="33195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5612" cy="3329436"/>
                    </a:xfrm>
                    <a:prstGeom prst="rect">
                      <a:avLst/>
                    </a:prstGeom>
                  </pic:spPr>
                </pic:pic>
              </a:graphicData>
            </a:graphic>
          </wp:inline>
        </w:drawing>
      </w:r>
    </w:p>
    <w:p w14:paraId="1AA4D4CF" w14:textId="77777777" w:rsidR="00B56868" w:rsidRDefault="00B56868" w:rsidP="00F0770A"/>
    <w:p w14:paraId="246E5B30" w14:textId="402CAAFB" w:rsidR="00B56868" w:rsidRDefault="00B56868" w:rsidP="00F0770A">
      <w:r>
        <w:t>Ejemplo de diagrama lógico de una vpn</w:t>
      </w:r>
    </w:p>
    <w:p w14:paraId="0CA845EA" w14:textId="0B799B75" w:rsidR="00B56868" w:rsidRDefault="00B56868" w:rsidP="00F0770A">
      <w:r w:rsidRPr="00B56868">
        <w:rPr>
          <w:noProof/>
        </w:rPr>
        <w:drawing>
          <wp:inline distT="0" distB="0" distL="0" distR="0" wp14:anchorId="534D9FE2" wp14:editId="4D123CEE">
            <wp:extent cx="3689155" cy="227647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96995" cy="2281313"/>
                    </a:xfrm>
                    <a:prstGeom prst="rect">
                      <a:avLst/>
                    </a:prstGeom>
                  </pic:spPr>
                </pic:pic>
              </a:graphicData>
            </a:graphic>
          </wp:inline>
        </w:drawing>
      </w:r>
    </w:p>
    <w:p w14:paraId="414C6037" w14:textId="77777777" w:rsidR="00B56868" w:rsidRDefault="00B56868" w:rsidP="00F0770A"/>
    <w:p w14:paraId="1FD5C9B7" w14:textId="77777777" w:rsidR="00B56868" w:rsidRDefault="00B56868" w:rsidP="00F0770A"/>
    <w:p w14:paraId="74E90338" w14:textId="1BCC1913" w:rsidR="00E03792" w:rsidRDefault="00E03792" w:rsidP="00F0770A">
      <w:r>
        <w:lastRenderedPageBreak/>
        <w:t>Ejemplo de Diagrama E/R</w:t>
      </w:r>
    </w:p>
    <w:p w14:paraId="217C2D6C" w14:textId="29B679F0" w:rsidR="00E03792" w:rsidRDefault="00E03792" w:rsidP="00F0770A">
      <w:r w:rsidRPr="00E03792">
        <w:rPr>
          <w:noProof/>
        </w:rPr>
        <w:drawing>
          <wp:inline distT="0" distB="0" distL="0" distR="0" wp14:anchorId="5870C234" wp14:editId="42C0F8B0">
            <wp:extent cx="3514725" cy="19858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7328" cy="1992934"/>
                    </a:xfrm>
                    <a:prstGeom prst="rect">
                      <a:avLst/>
                    </a:prstGeom>
                  </pic:spPr>
                </pic:pic>
              </a:graphicData>
            </a:graphic>
          </wp:inline>
        </w:drawing>
      </w:r>
    </w:p>
    <w:p w14:paraId="03D67986" w14:textId="3A067E5E" w:rsidR="00E03792" w:rsidRDefault="00E03792" w:rsidP="00F0770A">
      <w:r>
        <w:t>Ejemplo de diagrama de clases de usuarios</w:t>
      </w:r>
    </w:p>
    <w:p w14:paraId="6D22BCD0" w14:textId="792F8682" w:rsidR="00E03792" w:rsidRDefault="00E03792" w:rsidP="00F0770A">
      <w:r w:rsidRPr="00E03792">
        <w:rPr>
          <w:noProof/>
        </w:rPr>
        <w:drawing>
          <wp:inline distT="0" distB="0" distL="0" distR="0" wp14:anchorId="755BB329" wp14:editId="7123714B">
            <wp:extent cx="3676650" cy="263405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90026" cy="2643642"/>
                    </a:xfrm>
                    <a:prstGeom prst="rect">
                      <a:avLst/>
                    </a:prstGeom>
                  </pic:spPr>
                </pic:pic>
              </a:graphicData>
            </a:graphic>
          </wp:inline>
        </w:drawing>
      </w:r>
    </w:p>
    <w:p w14:paraId="2F481CE1" w14:textId="67742A50" w:rsidR="003002FE" w:rsidRDefault="003002FE" w:rsidP="00F0770A">
      <w:r>
        <w:t xml:space="preserve">Ejemplo de </w:t>
      </w:r>
      <w:r w:rsidR="00C13E43">
        <w:t xml:space="preserve">interfaz </w:t>
      </w:r>
      <w:r>
        <w:t>HMI</w:t>
      </w:r>
    </w:p>
    <w:p w14:paraId="31BA66A7" w14:textId="77B15CF2" w:rsidR="003002FE" w:rsidRPr="00F0770A" w:rsidRDefault="003002FE" w:rsidP="00F0770A">
      <w:r w:rsidRPr="003002FE">
        <w:rPr>
          <w:noProof/>
        </w:rPr>
        <w:drawing>
          <wp:inline distT="0" distB="0" distL="0" distR="0" wp14:anchorId="59DC0200" wp14:editId="6C341FE0">
            <wp:extent cx="2295525" cy="18686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5541" cy="1893039"/>
                    </a:xfrm>
                    <a:prstGeom prst="rect">
                      <a:avLst/>
                    </a:prstGeom>
                  </pic:spPr>
                </pic:pic>
              </a:graphicData>
            </a:graphic>
          </wp:inline>
        </w:drawing>
      </w:r>
    </w:p>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rgio Saugar García" w:date="2022-06-09T19:54:00Z" w:initials="SS">
    <w:p w14:paraId="37B6B47D" w14:textId="77777777" w:rsidR="00E55FAE" w:rsidRDefault="00E55FAE" w:rsidP="00C743EC">
      <w:pPr>
        <w:jc w:val="left"/>
      </w:pPr>
      <w:r>
        <w:rPr>
          <w:rStyle w:val="Refdecomentario"/>
        </w:rPr>
        <w:annotationRef/>
      </w:r>
      <w:r>
        <w:rPr>
          <w:sz w:val="20"/>
          <w:szCs w:val="20"/>
        </w:rPr>
        <w:t xml:space="preserve">Ojo porque RESTful debería ser el servicio web y no he visto ningún servicio web definido en el documento. Sólo he visto nombrar POST dos veces y es para llamar a una “API” que nada tiene que ver con REST… </w:t>
      </w:r>
    </w:p>
  </w:comment>
  <w:comment w:id="3" w:author="Sergio Saugar García" w:date="2022-06-09T11:43:00Z" w:initials="SS">
    <w:p w14:paraId="6D410492" w14:textId="7736F6EC" w:rsidR="00606480" w:rsidRDefault="00606480" w:rsidP="007222CC">
      <w:pPr>
        <w:jc w:val="left"/>
      </w:pPr>
      <w:r>
        <w:rPr>
          <w:rStyle w:val="Refdecomentario"/>
        </w:rPr>
        <w:annotationRef/>
      </w:r>
      <w:r>
        <w:rPr>
          <w:sz w:val="20"/>
          <w:szCs w:val="20"/>
        </w:rPr>
        <w:t>Algo así estaría bien, pon la procedencia de cada uno.</w:t>
      </w:r>
    </w:p>
    <w:p w14:paraId="72594E45" w14:textId="77777777" w:rsidR="00606480" w:rsidRDefault="00606480" w:rsidP="007222CC">
      <w:pPr>
        <w:jc w:val="left"/>
      </w:pPr>
    </w:p>
  </w:comment>
  <w:comment w:id="25" w:author="Sergio Saugar García" w:date="2022-06-09T11:49:00Z" w:initials="SS">
    <w:p w14:paraId="78C16FEC" w14:textId="77777777" w:rsidR="00F75AD8" w:rsidRDefault="00F75AD8" w:rsidP="00C96645">
      <w:pPr>
        <w:jc w:val="left"/>
      </w:pPr>
      <w:r>
        <w:rPr>
          <w:rStyle w:val="Refdecomentario"/>
        </w:rPr>
        <w:annotationRef/>
      </w:r>
      <w:r>
        <w:rPr>
          <w:sz w:val="20"/>
          <w:szCs w:val="20"/>
        </w:rPr>
        <w:t>En algunas titulaciones como las nuestras también sucede que la necesidad laboral es tanta que hay un montón de empresas que solicitan perfiles y el problema de los alumnos también es ENTRE TODOS LOS PERFILES, cuál elegir.</w:t>
      </w:r>
    </w:p>
  </w:comment>
  <w:comment w:id="26" w:author="Sergio Saugar García" w:date="2022-06-09T11:50:00Z" w:initials="SS">
    <w:p w14:paraId="61D4BB02" w14:textId="77777777" w:rsidR="00F75AD8" w:rsidRDefault="00F75AD8" w:rsidP="00FA6715">
      <w:pPr>
        <w:jc w:val="left"/>
      </w:pPr>
      <w:r>
        <w:rPr>
          <w:rStyle w:val="Refdecomentario"/>
        </w:rPr>
        <w:annotationRef/>
      </w:r>
      <w:r>
        <w:rPr>
          <w:sz w:val="20"/>
          <w:szCs w:val="20"/>
        </w:rPr>
        <w:t>Tienes que redactar, esto es un TFG. Todos los subpuntos que vienen abajo de esto deben estar redactadas e integradas.</w:t>
      </w:r>
    </w:p>
  </w:comment>
  <w:comment w:id="28" w:author="Sergio Saugar García" w:date="2022-06-09T18:54:00Z" w:initials="SS">
    <w:p w14:paraId="63294E97" w14:textId="77777777" w:rsidR="00523194" w:rsidRDefault="00523194" w:rsidP="000274CB">
      <w:pPr>
        <w:jc w:val="left"/>
      </w:pPr>
      <w:r>
        <w:rPr>
          <w:rStyle w:val="Refdecomentario"/>
        </w:rPr>
        <w:annotationRef/>
      </w:r>
      <w:r>
        <w:rPr>
          <w:sz w:val="20"/>
          <w:szCs w:val="20"/>
        </w:rPr>
        <w:t>Recuerda que la problemática es poder asignar unas prácticas adecuadas… no pierdas el foco</w:t>
      </w:r>
    </w:p>
    <w:p w14:paraId="42B8F230" w14:textId="77777777" w:rsidR="00523194" w:rsidRDefault="00523194" w:rsidP="000274CB">
      <w:pPr>
        <w:jc w:val="left"/>
      </w:pPr>
    </w:p>
  </w:comment>
  <w:comment w:id="31" w:author="Sergio Saugar García" w:date="2022-06-09T18:55:00Z" w:initials="SS">
    <w:p w14:paraId="3C85810C" w14:textId="77777777" w:rsidR="00523194" w:rsidRDefault="00523194" w:rsidP="006D1C9A">
      <w:pPr>
        <w:jc w:val="left"/>
      </w:pPr>
      <w:r>
        <w:rPr>
          <w:rStyle w:val="Refdecomentario"/>
        </w:rPr>
        <w:annotationRef/>
      </w:r>
      <w:r>
        <w:rPr>
          <w:sz w:val="20"/>
          <w:szCs w:val="20"/>
        </w:rPr>
        <w:t>Esto hay que redactarlo, en los documentos científicos no es muy dada la redacción de este tipo con preguntas, etc…</w:t>
      </w:r>
    </w:p>
  </w:comment>
  <w:comment w:id="32" w:author="Sergio Saugar García" w:date="2022-06-09T18:55:00Z" w:initials="SS">
    <w:p w14:paraId="313BF2F7" w14:textId="77777777" w:rsidR="00523194" w:rsidRDefault="00523194" w:rsidP="00543BC1">
      <w:pPr>
        <w:jc w:val="left"/>
      </w:pPr>
      <w:r>
        <w:rPr>
          <w:rStyle w:val="Refdecomentario"/>
        </w:rPr>
        <w:annotationRef/>
      </w:r>
      <w:r>
        <w:rPr>
          <w:sz w:val="20"/>
          <w:szCs w:val="20"/>
        </w:rPr>
        <w:t>Esta afirmación la habrás sacado de algún sitio, ¿no? o es una opinión propia?</w:t>
      </w:r>
    </w:p>
  </w:comment>
  <w:comment w:id="33" w:author="Sergio Saugar García" w:date="2022-06-09T18:56:00Z" w:initials="SS">
    <w:p w14:paraId="6FF465CB" w14:textId="77777777" w:rsidR="00523194" w:rsidRDefault="00523194" w:rsidP="006A2A75">
      <w:pPr>
        <w:jc w:val="left"/>
      </w:pPr>
      <w:r>
        <w:rPr>
          <w:rStyle w:val="Refdecomentario"/>
        </w:rPr>
        <w:annotationRef/>
      </w:r>
      <w:r>
        <w:rPr>
          <w:sz w:val="20"/>
          <w:szCs w:val="20"/>
        </w:rPr>
        <w:t>No sé si en nuestro campo ha ocurrido eso. Intenta no generalizar o aporta la referencia al estudio donde has sacado esta información.</w:t>
      </w:r>
    </w:p>
  </w:comment>
  <w:comment w:id="34" w:author="Sergio Saugar García" w:date="2022-06-09T18:58:00Z" w:initials="SS">
    <w:p w14:paraId="77B7AF8D" w14:textId="77777777" w:rsidR="00523194" w:rsidRDefault="00523194" w:rsidP="00E17DA4">
      <w:pPr>
        <w:jc w:val="left"/>
      </w:pPr>
      <w:r>
        <w:rPr>
          <w:rStyle w:val="Refdecomentario"/>
        </w:rPr>
        <w:annotationRef/>
      </w:r>
      <w:r>
        <w:rPr>
          <w:sz w:val="20"/>
          <w:szCs w:val="20"/>
        </w:rPr>
        <w:t xml:space="preserve">El cambio a este párrafo es un poco brusco. Debes buscar un hilo conductor al texto e ir desgranando los comentarios que pones. </w:t>
      </w:r>
    </w:p>
  </w:comment>
  <w:comment w:id="35" w:author="Sergio Saugar García" w:date="2022-06-09T18:58:00Z" w:initials="SS">
    <w:p w14:paraId="06C656A5" w14:textId="77777777" w:rsidR="00523194" w:rsidRDefault="00523194" w:rsidP="00E8043F">
      <w:pPr>
        <w:jc w:val="left"/>
      </w:pPr>
      <w:r>
        <w:rPr>
          <w:rStyle w:val="Refdecomentario"/>
        </w:rPr>
        <w:annotationRef/>
      </w:r>
      <w:r>
        <w:rPr>
          <w:sz w:val="20"/>
          <w:szCs w:val="20"/>
        </w:rPr>
        <w:t>Aunque sea así, enumera las cinco o simplemente di que se basan en dos aplicaciones parra realizar su función.</w:t>
      </w:r>
    </w:p>
  </w:comment>
  <w:comment w:id="36" w:author="Sergio Saugar García" w:date="2022-06-09T19:00:00Z" w:initials="SS">
    <w:p w14:paraId="2319D2C3" w14:textId="77777777" w:rsidR="00D36308" w:rsidRDefault="00D36308" w:rsidP="00513495">
      <w:pPr>
        <w:jc w:val="left"/>
      </w:pPr>
      <w:r>
        <w:rPr>
          <w:rStyle w:val="Refdecomentario"/>
        </w:rPr>
        <w:annotationRef/>
      </w:r>
      <w:r>
        <w:rPr>
          <w:sz w:val="20"/>
          <w:szCs w:val="20"/>
        </w:rPr>
        <w:t>Todo esto ya es mucho detalle para una introducción, donde se debe presentar el problema general, particularizarlo si quieres en el CEU y comenzar a poner unos objetivos (de hecho, el problema debe INTUIRSE de lo que escribes, para que los objetivos (que en este capítulo se describen a alto nivel), se vean como una consecuencia lógica de lo que has expuesto anteriormente.</w:t>
      </w:r>
    </w:p>
  </w:comment>
  <w:comment w:id="37" w:author="Sergio Saugar García" w:date="2022-06-09T19:01:00Z" w:initials="SS">
    <w:p w14:paraId="41F4D247" w14:textId="77777777" w:rsidR="00D36308" w:rsidRDefault="00D36308" w:rsidP="000C6C94">
      <w:pPr>
        <w:jc w:val="left"/>
      </w:pPr>
      <w:r>
        <w:rPr>
          <w:rStyle w:val="Refdecomentario"/>
        </w:rPr>
        <w:annotationRef/>
      </w:r>
      <w:r>
        <w:rPr>
          <w:sz w:val="20"/>
          <w:szCs w:val="20"/>
        </w:rPr>
        <w:t>Esta parte donde hablas de las aplicaciones que utilizan y de LOS PROCESOS a los que esas aplicaciones dan soporte informático, la llevaría a la parte de análisis del dominio (dentro del capítulo de análisis).</w:t>
      </w:r>
    </w:p>
    <w:p w14:paraId="6833B306" w14:textId="77777777" w:rsidR="00D36308" w:rsidRDefault="00D36308" w:rsidP="000C6C94">
      <w:pPr>
        <w:jc w:val="left"/>
      </w:pPr>
    </w:p>
  </w:comment>
  <w:comment w:id="38" w:author="Sergio Saugar García" w:date="2022-06-09T19:03:00Z" w:initials="SS">
    <w:p w14:paraId="09AE8A83" w14:textId="77777777" w:rsidR="00D36308" w:rsidRDefault="00D36308" w:rsidP="00FD0B0C">
      <w:pPr>
        <w:jc w:val="left"/>
      </w:pPr>
      <w:r>
        <w:rPr>
          <w:rStyle w:val="Refdecomentario"/>
        </w:rPr>
        <w:annotationRef/>
      </w:r>
      <w:r>
        <w:rPr>
          <w:sz w:val="20"/>
          <w:szCs w:val="20"/>
        </w:rPr>
        <w:t>El análisis hecho anteriormente creo que tiene mucho detalle para una introducción, deberías simplemente hacer énfasis en que se suben los CVs en fichero, que las empresas también las publicas y que el matching lo hacen todo a mano.</w:t>
      </w:r>
    </w:p>
    <w:p w14:paraId="0804666F" w14:textId="77777777" w:rsidR="00D36308" w:rsidRDefault="00D36308" w:rsidP="00FD0B0C">
      <w:pPr>
        <w:jc w:val="left"/>
      </w:pPr>
    </w:p>
  </w:comment>
  <w:comment w:id="39" w:author="Sergio Saugar García" w:date="2022-06-09T19:04:00Z" w:initials="SS">
    <w:p w14:paraId="4AF01A93" w14:textId="77777777" w:rsidR="00D36308" w:rsidRDefault="00D36308" w:rsidP="006817B4">
      <w:pPr>
        <w:jc w:val="left"/>
      </w:pPr>
      <w:r>
        <w:rPr>
          <w:rStyle w:val="Refdecomentario"/>
        </w:rPr>
        <w:annotationRef/>
      </w:r>
      <w:r>
        <w:rPr>
          <w:sz w:val="20"/>
          <w:szCs w:val="20"/>
        </w:rPr>
        <w:t>Ojo, porque parece que lo estás comentando globalmente.</w:t>
      </w:r>
    </w:p>
  </w:comment>
  <w:comment w:id="40" w:author="Sergio Saugar García" w:date="2022-06-09T19:04:00Z" w:initials="SS">
    <w:p w14:paraId="03C2E9E4" w14:textId="77777777" w:rsidR="00D36308" w:rsidRDefault="00D36308" w:rsidP="00B215D9">
      <w:pPr>
        <w:jc w:val="left"/>
      </w:pPr>
      <w:r>
        <w:rPr>
          <w:rStyle w:val="Refdecomentario"/>
        </w:rPr>
        <w:annotationRef/>
      </w:r>
      <w:r>
        <w:rPr>
          <w:sz w:val="20"/>
          <w:szCs w:val="20"/>
        </w:rPr>
        <w:t>Por qué no es eficiente?</w:t>
      </w:r>
    </w:p>
  </w:comment>
  <w:comment w:id="41" w:author="Sergio Saugar García" w:date="2022-06-09T19:04:00Z" w:initials="SS">
    <w:p w14:paraId="632035FA" w14:textId="77777777" w:rsidR="00D36308" w:rsidRDefault="00D36308" w:rsidP="00CD2488">
      <w:pPr>
        <w:jc w:val="left"/>
      </w:pPr>
      <w:r>
        <w:rPr>
          <w:rStyle w:val="Refdecomentario"/>
        </w:rPr>
        <w:annotationRef/>
      </w:r>
      <w:r>
        <w:rPr>
          <w:sz w:val="20"/>
          <w:szCs w:val="20"/>
        </w:rPr>
        <w:t>No es bueno que haya relaciones bilaterales?</w:t>
      </w:r>
    </w:p>
  </w:comment>
  <w:comment w:id="42" w:author="Sergio Saugar García" w:date="2022-06-09T19:04:00Z" w:initials="SS">
    <w:p w14:paraId="3D9A189A" w14:textId="77777777" w:rsidR="00D36308" w:rsidRDefault="00D36308" w:rsidP="002A5E7C">
      <w:pPr>
        <w:jc w:val="left"/>
      </w:pPr>
      <w:r>
        <w:rPr>
          <w:rStyle w:val="Refdecomentario"/>
        </w:rPr>
        <w:annotationRef/>
      </w:r>
      <w:r>
        <w:rPr>
          <w:sz w:val="20"/>
          <w:szCs w:val="20"/>
        </w:rPr>
        <w:t>casamiento</w:t>
      </w:r>
    </w:p>
  </w:comment>
  <w:comment w:id="43" w:author="Sergio Saugar García" w:date="2022-06-09T19:05:00Z" w:initials="SS">
    <w:p w14:paraId="5083601E" w14:textId="77777777" w:rsidR="00D36308" w:rsidRDefault="00D36308" w:rsidP="00A21F77">
      <w:pPr>
        <w:jc w:val="left"/>
      </w:pPr>
      <w:r>
        <w:rPr>
          <w:rStyle w:val="Refdecomentario"/>
        </w:rPr>
        <w:annotationRef/>
      </w:r>
      <w:r>
        <w:rPr>
          <w:sz w:val="20"/>
          <w:szCs w:val="20"/>
        </w:rPr>
        <w:t>Esto no es un problema, es la solución que aportas.</w:t>
      </w:r>
    </w:p>
  </w:comment>
  <w:comment w:id="44" w:author="Sergio Saugar García" w:date="2022-06-09T19:05:00Z" w:initials="SS">
    <w:p w14:paraId="4AF9D916" w14:textId="77777777" w:rsidR="00565034" w:rsidRDefault="00565034" w:rsidP="00636A1D">
      <w:pPr>
        <w:jc w:val="left"/>
      </w:pPr>
      <w:r>
        <w:rPr>
          <w:rStyle w:val="Refdecomentario"/>
        </w:rPr>
        <w:annotationRef/>
      </w:r>
      <w:r>
        <w:rPr>
          <w:sz w:val="20"/>
          <w:szCs w:val="20"/>
        </w:rPr>
        <w:t>Habrá que exponerlo mejor y más detalladamente en análisis, pero ten en cuenta también cuál es el ámbito de tu TFG.</w:t>
      </w:r>
    </w:p>
  </w:comment>
  <w:comment w:id="45" w:author="Sergio Saugar García" w:date="2022-06-09T19:07:00Z" w:initials="SS">
    <w:p w14:paraId="3414C25A" w14:textId="77777777" w:rsidR="00565034" w:rsidRDefault="00565034" w:rsidP="002A7E1F">
      <w:pPr>
        <w:jc w:val="left"/>
      </w:pPr>
      <w:r>
        <w:rPr>
          <w:rStyle w:val="Refdecomentario"/>
        </w:rPr>
        <w:annotationRef/>
      </w:r>
      <w:r>
        <w:rPr>
          <w:sz w:val="20"/>
          <w:szCs w:val="20"/>
        </w:rPr>
        <w:t>A qué nivel? A nivel del CEU San Pablo, de todas las universidades CEU, cualquier universidad… Ten en cuenta que todo esto afectará al análisis que deberás hacer y al diseño de la app.</w:t>
      </w:r>
    </w:p>
  </w:comment>
  <w:comment w:id="49" w:author="Sergio Saugar García" w:date="2022-06-09T19:08:00Z" w:initials="SS">
    <w:p w14:paraId="6CC55BE7" w14:textId="77777777" w:rsidR="00565034" w:rsidRDefault="00565034" w:rsidP="0076366E">
      <w:pPr>
        <w:jc w:val="left"/>
      </w:pPr>
      <w:r>
        <w:rPr>
          <w:rStyle w:val="Refdecomentario"/>
        </w:rPr>
        <w:annotationRef/>
      </w:r>
      <w:r>
        <w:rPr>
          <w:sz w:val="20"/>
          <w:szCs w:val="20"/>
        </w:rPr>
        <w:t>Asesorar, no? Pero a quién a la gente del departamento de carreras profesionales o al alumno? Quién es tu target?</w:t>
      </w:r>
    </w:p>
  </w:comment>
  <w:comment w:id="52" w:author="Sergio Saugar García" w:date="2022-06-09T19:08:00Z" w:initials="SS">
    <w:p w14:paraId="1903350C" w14:textId="77777777" w:rsidR="00565034" w:rsidRDefault="00565034" w:rsidP="00436312">
      <w:pPr>
        <w:jc w:val="left"/>
      </w:pPr>
      <w:r>
        <w:rPr>
          <w:rStyle w:val="Refdecomentario"/>
        </w:rPr>
        <w:annotationRef/>
      </w:r>
      <w:r>
        <w:rPr>
          <w:sz w:val="20"/>
          <w:szCs w:val="20"/>
        </w:rPr>
        <w:t>Todas las palabras en inglés, como skills arriba, y estas, en cursiva.</w:t>
      </w:r>
    </w:p>
  </w:comment>
  <w:comment w:id="50" w:author="Sergio Saugar García" w:date="2022-06-09T19:09:00Z" w:initials="SS">
    <w:p w14:paraId="2B951787" w14:textId="77777777" w:rsidR="00565034" w:rsidRDefault="00565034" w:rsidP="00E01942">
      <w:pPr>
        <w:jc w:val="left"/>
      </w:pPr>
      <w:r>
        <w:rPr>
          <w:rStyle w:val="Refdecomentario"/>
        </w:rPr>
        <w:annotationRef/>
      </w:r>
      <w:r>
        <w:rPr>
          <w:sz w:val="20"/>
          <w:szCs w:val="20"/>
        </w:rPr>
        <w:t>Esto es lo mismo que arriba, no?</w:t>
      </w:r>
    </w:p>
  </w:comment>
  <w:comment w:id="51" w:author="Sergio Saugar García" w:date="2022-06-09T19:09:00Z" w:initials="SS">
    <w:p w14:paraId="701299E3" w14:textId="77777777" w:rsidR="00565034" w:rsidRDefault="00565034" w:rsidP="009C0A10">
      <w:pPr>
        <w:jc w:val="left"/>
      </w:pPr>
      <w:r>
        <w:rPr>
          <w:rStyle w:val="Refdecomentario"/>
        </w:rPr>
        <w:annotationRef/>
      </w:r>
      <w:r>
        <w:rPr>
          <w:sz w:val="20"/>
          <w:szCs w:val="20"/>
        </w:rPr>
        <w:t>Bien, para estructurar esta sección, echa un ojo a las memorias que te envié de referencia, para poner subvenciones, etc…</w:t>
      </w:r>
    </w:p>
  </w:comment>
  <w:comment w:id="57" w:author="Sergio Saugar García" w:date="2022-06-09T19:10:00Z" w:initials="SS">
    <w:p w14:paraId="4F4D7947" w14:textId="77777777" w:rsidR="00565034" w:rsidRDefault="00565034" w:rsidP="00972FD7">
      <w:pPr>
        <w:jc w:val="left"/>
      </w:pPr>
      <w:r>
        <w:rPr>
          <w:rStyle w:val="Refdecomentario"/>
        </w:rPr>
        <w:annotationRef/>
      </w:r>
      <w:r>
        <w:rPr>
          <w:sz w:val="20"/>
          <w:szCs w:val="20"/>
        </w:rPr>
        <w:t>Esto no tiene una referencia de donde lo has sacado? Un libro de Ing. De software o similar?</w:t>
      </w:r>
    </w:p>
  </w:comment>
  <w:comment w:id="58" w:author="Sergio Saugar García" w:date="2022-06-09T19:11:00Z" w:initials="SS">
    <w:p w14:paraId="6978BF5A" w14:textId="77777777" w:rsidR="00565034" w:rsidRDefault="00565034" w:rsidP="001E28BC">
      <w:pPr>
        <w:jc w:val="left"/>
      </w:pPr>
      <w:r>
        <w:rPr>
          <w:rStyle w:val="Refdecomentario"/>
        </w:rPr>
        <w:annotationRef/>
      </w:r>
      <w:r>
        <w:rPr>
          <w:sz w:val="20"/>
          <w:szCs w:val="20"/>
        </w:rPr>
        <w:t>La fase de planificación no tiene nada que ver con la fase de requisitos. La fase de licitación de requisitos es una fase donde se extraen todas y cada una de las características que tiene que ofrecer tu aplicación (requisitos funcionales) o aspectos que, sin ser una funcionalidad, debe proporcionar el software (escalabilidad, seguridad, etc… que llamamos requisitos no funcionales).</w:t>
      </w:r>
    </w:p>
  </w:comment>
  <w:comment w:id="59" w:author="Sergio Saugar García" w:date="2022-06-09T19:12:00Z" w:initials="SS">
    <w:p w14:paraId="5954E423" w14:textId="77777777" w:rsidR="005E281F" w:rsidRDefault="005E281F" w:rsidP="00137935">
      <w:pPr>
        <w:jc w:val="left"/>
      </w:pPr>
      <w:r>
        <w:rPr>
          <w:rStyle w:val="Refdecomentario"/>
        </w:rPr>
        <w:annotationRef/>
      </w:r>
      <w:r>
        <w:rPr>
          <w:sz w:val="20"/>
          <w:szCs w:val="20"/>
        </w:rPr>
        <w:t>A qué te refieres?</w:t>
      </w:r>
    </w:p>
  </w:comment>
  <w:comment w:id="60" w:author="Sergio Saugar García" w:date="2022-06-09T19:12:00Z" w:initials="SS">
    <w:p w14:paraId="6198C9B6" w14:textId="28C0F758" w:rsidR="005E281F" w:rsidRDefault="005E281F" w:rsidP="006A2843">
      <w:pPr>
        <w:jc w:val="left"/>
      </w:pPr>
      <w:r>
        <w:rPr>
          <w:rStyle w:val="Refdecomentario"/>
        </w:rPr>
        <w:annotationRef/>
      </w:r>
      <w:r>
        <w:rPr>
          <w:sz w:val="20"/>
          <w:szCs w:val="20"/>
        </w:rPr>
        <w:t>Sólo has definido una fase anterior y es la planificación.</w:t>
      </w:r>
    </w:p>
  </w:comment>
  <w:comment w:id="61" w:author="Sergio Saugar García" w:date="2022-06-09T19:14:00Z" w:initials="SS">
    <w:p w14:paraId="242FBB44" w14:textId="77777777" w:rsidR="005E281F" w:rsidRDefault="005E281F" w:rsidP="00941712">
      <w:pPr>
        <w:jc w:val="left"/>
      </w:pPr>
      <w:r>
        <w:rPr>
          <w:rStyle w:val="Refdecomentario"/>
        </w:rPr>
        <w:annotationRef/>
      </w:r>
      <w:r>
        <w:rPr>
          <w:sz w:val="20"/>
          <w:szCs w:val="20"/>
        </w:rPr>
        <w:t>La fase de arquitectura nada tiene que ver son diseñar interfaces ni decidir el lenguaje de programación. En la fase de arquitectura se definen los grandes bloques funcionales de la aplicación y su comunicación. También se eligen los estilos arquitectónicos que inducirán en el software aquellos requisitos no funcionales que deseemos.</w:t>
      </w:r>
    </w:p>
    <w:p w14:paraId="562FEC94" w14:textId="77777777" w:rsidR="005E281F" w:rsidRDefault="005E281F" w:rsidP="00941712">
      <w:pPr>
        <w:jc w:val="left"/>
      </w:pPr>
    </w:p>
  </w:comment>
  <w:comment w:id="62" w:author="Sergio Saugar García" w:date="2022-06-09T19:17:00Z" w:initials="SS">
    <w:p w14:paraId="5EF844F9" w14:textId="77777777" w:rsidR="005E281F" w:rsidRDefault="005E281F" w:rsidP="00285F85">
      <w:pPr>
        <w:jc w:val="left"/>
      </w:pPr>
      <w:r>
        <w:rPr>
          <w:rStyle w:val="Refdecomentario"/>
        </w:rPr>
        <w:annotationRef/>
      </w:r>
      <w:r>
        <w:rPr>
          <w:sz w:val="20"/>
          <w:szCs w:val="20"/>
        </w:rPr>
        <w:t>Diseño detallado de cada uno de los componentes que se han definido a nivel arquitectónico. Aquí es donde, por ejemplo, si eliges una arquitectura de servicios web concreta, diseñarías el servicio web ajustándose a ese estilo. O, si vas a hacer una aplicación de escritorio, y has elegido utilizar un paradigma de programación orientado a objetos, hacer unos diagramas de clases que estructuren la parte estática y dinámica del sistema. Pero fíjate que te digo POO, y no JAVA. Elegir el lenguaje de programación, es algo que es propio de la fase de IMPLEMENTACIÓN. Hasta este punto, hasta el diseño, es independiente del lenguaje de programación o las librerías que utilices para programar la aplicación.</w:t>
      </w:r>
    </w:p>
    <w:p w14:paraId="757AF2AC" w14:textId="77777777" w:rsidR="005E281F" w:rsidRDefault="005E281F" w:rsidP="00285F85">
      <w:pPr>
        <w:jc w:val="left"/>
      </w:pPr>
    </w:p>
  </w:comment>
  <w:comment w:id="63" w:author="Sergio Saugar García" w:date="2022-06-09T19:17:00Z" w:initials="SS">
    <w:p w14:paraId="337E8309" w14:textId="77777777" w:rsidR="005E281F" w:rsidRDefault="005E281F" w:rsidP="00E10909">
      <w:pPr>
        <w:jc w:val="left"/>
      </w:pPr>
      <w:r>
        <w:rPr>
          <w:rStyle w:val="Refdecomentario"/>
        </w:rPr>
        <w:annotationRef/>
      </w:r>
      <w:r>
        <w:rPr>
          <w:sz w:val="20"/>
          <w:szCs w:val="20"/>
        </w:rPr>
        <w:t>Implementación. Todo el diseño se traduce en base a un lenguaje de programación concreto, unas librerías concretas, etc...</w:t>
      </w:r>
    </w:p>
  </w:comment>
  <w:comment w:id="64" w:author="Sergio Saugar García" w:date="2022-06-09T19:18:00Z" w:initials="SS">
    <w:p w14:paraId="413788BA" w14:textId="77777777" w:rsidR="00D277D0" w:rsidRDefault="00D277D0" w:rsidP="00940674">
      <w:pPr>
        <w:jc w:val="left"/>
      </w:pPr>
      <w:r>
        <w:rPr>
          <w:rStyle w:val="Refdecomentario"/>
        </w:rPr>
        <w:annotationRef/>
      </w:r>
      <w:r>
        <w:rPr>
          <w:sz w:val="20"/>
          <w:szCs w:val="20"/>
        </w:rPr>
        <w:t>Pruebas. Pruebas unitarias, pruebas de integración, etc…</w:t>
      </w:r>
    </w:p>
  </w:comment>
  <w:comment w:id="65" w:author="Sergio Saugar García" w:date="2022-06-09T19:18:00Z" w:initials="SS">
    <w:p w14:paraId="361CBD56" w14:textId="77777777" w:rsidR="00D277D0" w:rsidRDefault="00D277D0" w:rsidP="004A1490">
      <w:pPr>
        <w:jc w:val="left"/>
      </w:pPr>
      <w:r>
        <w:rPr>
          <w:rStyle w:val="Refdecomentario"/>
        </w:rPr>
        <w:annotationRef/>
      </w:r>
      <w:r>
        <w:rPr>
          <w:sz w:val="20"/>
          <w:szCs w:val="20"/>
        </w:rPr>
        <w:t>Puesta en producción y mantenimiento.</w:t>
      </w:r>
    </w:p>
  </w:comment>
  <w:comment w:id="66" w:author="Sergio Saugar García" w:date="2022-06-09T19:19:00Z" w:initials="SS">
    <w:p w14:paraId="1C4AD6BF" w14:textId="77777777" w:rsidR="00D277D0" w:rsidRDefault="00D277D0" w:rsidP="0085328F">
      <w:pPr>
        <w:jc w:val="left"/>
      </w:pPr>
      <w:r>
        <w:rPr>
          <w:rStyle w:val="Refdecomentario"/>
        </w:rPr>
        <w:annotationRef/>
      </w:r>
      <w:r>
        <w:rPr>
          <w:sz w:val="20"/>
          <w:szCs w:val="20"/>
        </w:rPr>
        <w:t>Por favor, ajusta esto a la metodología en cascada utilizando alguna REFERENCIA concreta (científica, como un libro de texto de ing. Del software). “Ingeniería del Software. Un enfoque práctico” de Pressman es uno muy utilizado en ing. software.</w:t>
      </w:r>
    </w:p>
  </w:comment>
  <w:comment w:id="67" w:author="Sergio Saugar García" w:date="2022-06-09T19:20:00Z" w:initials="SS">
    <w:p w14:paraId="1FB8D72C" w14:textId="77777777" w:rsidR="00D277D0" w:rsidRDefault="00D277D0" w:rsidP="003E7984">
      <w:pPr>
        <w:jc w:val="left"/>
      </w:pPr>
      <w:r>
        <w:rPr>
          <w:rStyle w:val="Refdecomentario"/>
        </w:rPr>
        <w:annotationRef/>
      </w:r>
      <w:r>
        <w:rPr>
          <w:sz w:val="20"/>
          <w:szCs w:val="20"/>
        </w:rPr>
        <w:t>De dónde has sacado esta imagen??? Referencia.</w:t>
      </w:r>
    </w:p>
  </w:comment>
  <w:comment w:id="69" w:author="Sergio Saugar García" w:date="2022-06-09T19:21:00Z" w:initials="SS">
    <w:p w14:paraId="255A85E1" w14:textId="77777777" w:rsidR="00D277D0" w:rsidRDefault="00D277D0" w:rsidP="00A22D5C">
      <w:pPr>
        <w:jc w:val="left"/>
      </w:pPr>
      <w:r>
        <w:rPr>
          <w:rStyle w:val="Refdecomentario"/>
        </w:rPr>
        <w:annotationRef/>
      </w:r>
      <w:r>
        <w:rPr>
          <w:sz w:val="20"/>
          <w:szCs w:val="20"/>
        </w:rPr>
        <w:t>A lo largo de esta memoria, precisamente es algo que vas a explicar, cómo es el diseño y el desarrollo.</w:t>
      </w:r>
    </w:p>
  </w:comment>
  <w:comment w:id="95" w:author="Sergio Saugar García" w:date="2022-06-09T19:26:00Z" w:initials="SS">
    <w:p w14:paraId="7C6C6520" w14:textId="77777777" w:rsidR="00B5456B" w:rsidRDefault="00B5456B" w:rsidP="00384F12">
      <w:pPr>
        <w:jc w:val="left"/>
      </w:pPr>
      <w:r>
        <w:rPr>
          <w:rStyle w:val="Refdecomentario"/>
        </w:rPr>
        <w:annotationRef/>
      </w:r>
      <w:r>
        <w:rPr>
          <w:sz w:val="20"/>
          <w:szCs w:val="20"/>
        </w:rPr>
        <w:t>El capítulo 3 tiene que comenzar con un análisis detallado de los distintos procesos que realizan en el departamento de la universidad. Qué procesos hay: alta de un alumno en el sistema de prácticas, alta de una empresa en el sistema de prácticas, introducción de ofertas, etc… TODO ello explicado sobre un diagrama UML de casos de uso con los actores correspondientes.</w:t>
      </w:r>
    </w:p>
    <w:p w14:paraId="65707AF4" w14:textId="77777777" w:rsidR="00B5456B" w:rsidRDefault="00B5456B" w:rsidP="00384F12">
      <w:pPr>
        <w:jc w:val="left"/>
      </w:pPr>
    </w:p>
    <w:p w14:paraId="2729C613" w14:textId="77777777" w:rsidR="00B5456B" w:rsidRDefault="00B5456B" w:rsidP="00384F12">
      <w:pPr>
        <w:jc w:val="left"/>
      </w:pPr>
      <w:r>
        <w:rPr>
          <w:sz w:val="20"/>
          <w:szCs w:val="20"/>
        </w:rPr>
        <w:t>De ese análisis se deben derivar estos requisitos funcionales.</w:t>
      </w:r>
    </w:p>
    <w:p w14:paraId="08A07BCE" w14:textId="77777777" w:rsidR="00B5456B" w:rsidRDefault="00B5456B" w:rsidP="00384F12">
      <w:pPr>
        <w:jc w:val="left"/>
      </w:pPr>
    </w:p>
    <w:p w14:paraId="0FBA4A75" w14:textId="77777777" w:rsidR="00B5456B" w:rsidRDefault="00B5456B" w:rsidP="00384F12">
      <w:pPr>
        <w:jc w:val="left"/>
      </w:pPr>
      <w:r>
        <w:rPr>
          <w:sz w:val="20"/>
          <w:szCs w:val="20"/>
        </w:rPr>
        <w:t>Supongo que habéis visto cómo se representa la captura de requisitos, los requisitos se numeran.</w:t>
      </w:r>
    </w:p>
  </w:comment>
  <w:comment w:id="96" w:author="Sergio Saugar García" w:date="2022-06-09T19:27:00Z" w:initials="SS">
    <w:p w14:paraId="7982C36C" w14:textId="77777777" w:rsidR="00B5456B" w:rsidRDefault="00B5456B" w:rsidP="00F816CA">
      <w:pPr>
        <w:jc w:val="left"/>
      </w:pPr>
      <w:r>
        <w:rPr>
          <w:rStyle w:val="Refdecomentario"/>
        </w:rPr>
        <w:annotationRef/>
      </w:r>
      <w:r>
        <w:rPr>
          <w:sz w:val="20"/>
          <w:szCs w:val="20"/>
        </w:rPr>
        <w:t xml:space="preserve">No debería tener esto algún formato???? </w:t>
      </w:r>
    </w:p>
    <w:p w14:paraId="289008FC" w14:textId="77777777" w:rsidR="00B5456B" w:rsidRDefault="00B5456B" w:rsidP="00F816CA">
      <w:pPr>
        <w:jc w:val="left"/>
      </w:pPr>
    </w:p>
    <w:p w14:paraId="38B5840A" w14:textId="77777777" w:rsidR="00B5456B" w:rsidRDefault="00B5456B" w:rsidP="00F816CA">
      <w:pPr>
        <w:jc w:val="left"/>
      </w:pPr>
      <w:r>
        <w:rPr>
          <w:sz w:val="20"/>
          <w:szCs w:val="20"/>
        </w:rPr>
        <w:t xml:space="preserve">La memoria es la carta de presentación del TFG. En ese sentido, el formato de la misma debe ser adecuado. No es una ristra de texto. </w:t>
      </w:r>
    </w:p>
  </w:comment>
  <w:comment w:id="97" w:author="Sergio Saugar García" w:date="2022-06-09T19:28:00Z" w:initials="SS">
    <w:p w14:paraId="22F666C2" w14:textId="77777777" w:rsidR="00B5456B" w:rsidRDefault="00B5456B" w:rsidP="00AF568F">
      <w:pPr>
        <w:jc w:val="left"/>
      </w:pPr>
      <w:r>
        <w:rPr>
          <w:rStyle w:val="Refdecomentario"/>
        </w:rPr>
        <w:annotationRef/>
      </w:r>
      <w:r>
        <w:rPr>
          <w:sz w:val="20"/>
          <w:szCs w:val="20"/>
        </w:rPr>
        <w:t>Chat???</w:t>
      </w:r>
    </w:p>
    <w:p w14:paraId="61D0F226" w14:textId="77777777" w:rsidR="00B5456B" w:rsidRDefault="00B5456B" w:rsidP="00AF568F">
      <w:pPr>
        <w:jc w:val="left"/>
      </w:pPr>
    </w:p>
    <w:p w14:paraId="27E67532" w14:textId="77777777" w:rsidR="00B5456B" w:rsidRDefault="00B5456B" w:rsidP="00AF568F">
      <w:pPr>
        <w:jc w:val="left"/>
      </w:pPr>
      <w:r>
        <w:rPr>
          <w:sz w:val="20"/>
          <w:szCs w:val="20"/>
        </w:rPr>
        <w:t>En el análisis no he visto en ningún punto que haya comunicación entre los diversos actores del sistema???</w:t>
      </w:r>
    </w:p>
    <w:p w14:paraId="4F2ACD63" w14:textId="77777777" w:rsidR="00B5456B" w:rsidRDefault="00B5456B" w:rsidP="00AF568F">
      <w:pPr>
        <w:jc w:val="left"/>
      </w:pPr>
    </w:p>
    <w:p w14:paraId="38164115" w14:textId="77777777" w:rsidR="00B5456B" w:rsidRDefault="00B5456B" w:rsidP="00AF568F">
      <w:pPr>
        <w:jc w:val="left"/>
      </w:pPr>
      <w:r>
        <w:rPr>
          <w:sz w:val="20"/>
          <w:szCs w:val="20"/>
        </w:rPr>
        <w:t>Lo que no veo en tus requisitos son los importantes: todos aquellos que tienen que ver con los procesos de matching, recomendación, etc….</w:t>
      </w:r>
    </w:p>
  </w:comment>
  <w:comment w:id="98" w:author="Sergio Saugar García" w:date="2022-06-09T19:29:00Z" w:initials="SS">
    <w:p w14:paraId="6DDE11AC" w14:textId="77777777" w:rsidR="00EB50FA" w:rsidRDefault="00EB50FA" w:rsidP="0000372A">
      <w:pPr>
        <w:jc w:val="left"/>
      </w:pPr>
      <w:r>
        <w:rPr>
          <w:rStyle w:val="Refdecomentario"/>
        </w:rPr>
        <w:annotationRef/>
      </w:r>
      <w:r>
        <w:rPr>
          <w:sz w:val="20"/>
          <w:szCs w:val="20"/>
        </w:rPr>
        <w:t xml:space="preserve">En este diagrama no veo al servicio de carreras profesionales por ningún sitio, ni un perfil de administrador, … </w:t>
      </w:r>
    </w:p>
    <w:p w14:paraId="7B58F8A1" w14:textId="77777777" w:rsidR="00EB50FA" w:rsidRDefault="00EB50FA" w:rsidP="0000372A">
      <w:pPr>
        <w:jc w:val="left"/>
      </w:pPr>
    </w:p>
    <w:p w14:paraId="1F473027" w14:textId="77777777" w:rsidR="00EB50FA" w:rsidRDefault="00EB50FA" w:rsidP="0000372A">
      <w:pPr>
        <w:jc w:val="left"/>
      </w:pPr>
      <w:r>
        <w:rPr>
          <w:sz w:val="20"/>
          <w:szCs w:val="20"/>
        </w:rPr>
        <w:t>Utiliza una herramienta para la realización de diagramas UML en condiciones. MagicDraw UML es una de ellas. Existen muchas libres.</w:t>
      </w:r>
    </w:p>
  </w:comment>
  <w:comment w:id="99" w:author="Sergio Saugar García" w:date="2022-06-09T19:30:00Z" w:initials="SS">
    <w:p w14:paraId="591EC12F" w14:textId="77777777" w:rsidR="00EB50FA" w:rsidRDefault="00EB50FA" w:rsidP="001E70A3">
      <w:pPr>
        <w:jc w:val="left"/>
      </w:pPr>
      <w:r>
        <w:rPr>
          <w:rStyle w:val="Refdecomentario"/>
        </w:rPr>
        <w:annotationRef/>
      </w:r>
      <w:r>
        <w:rPr>
          <w:sz w:val="20"/>
          <w:szCs w:val="20"/>
        </w:rPr>
        <w:t>No entiendo lo que quieres decir y no creo que se refiera al control de versiones.</w:t>
      </w:r>
    </w:p>
    <w:p w14:paraId="0BE60CDB" w14:textId="77777777" w:rsidR="00EB50FA" w:rsidRDefault="00EB50FA" w:rsidP="001E70A3">
      <w:pPr>
        <w:jc w:val="left"/>
      </w:pPr>
    </w:p>
    <w:p w14:paraId="53629459" w14:textId="77777777" w:rsidR="00EB50FA" w:rsidRDefault="00EB50FA" w:rsidP="001E70A3">
      <w:pPr>
        <w:jc w:val="left"/>
      </w:pPr>
      <w:r>
        <w:rPr>
          <w:sz w:val="20"/>
          <w:szCs w:val="20"/>
        </w:rPr>
        <w:t>Tendrá más que ver con integraciones con otros sistemas.</w:t>
      </w:r>
    </w:p>
  </w:comment>
  <w:comment w:id="100" w:author="Sergio Saugar García" w:date="2022-06-09T19:32:00Z" w:initials="SS">
    <w:p w14:paraId="100660F8" w14:textId="77777777" w:rsidR="00EB50FA" w:rsidRDefault="00EB50FA" w:rsidP="0032373E">
      <w:pPr>
        <w:jc w:val="left"/>
      </w:pPr>
      <w:r>
        <w:rPr>
          <w:rStyle w:val="Refdecomentario"/>
        </w:rPr>
        <w:annotationRef/>
      </w:r>
      <w:r>
        <w:rPr>
          <w:sz w:val="20"/>
          <w:szCs w:val="20"/>
        </w:rPr>
        <w:t>Yo no veo que sea un requisito tecnológico. Un requisito tecnológico (que entraría dentro de los requisitos NO funcionales, que no veo que los nombres) sería si tu cliente tiene una infraestructura concreta y TE OBLIGA a utilizarla. En este caso, que utilices Postgre es una decisión de implementación (ni siquiera de diseño, porque a nivel de diseño tú elegirás una BBDD relacional y el análisis lo harás en base a ella, luego en implementación seleccionarás cualquiera de las BBDD relacionales que hay en el mercado).</w:t>
      </w:r>
    </w:p>
  </w:comment>
  <w:comment w:id="102" w:author="Sergio Saugar García" w:date="2022-06-09T19:33:00Z" w:initials="SS">
    <w:p w14:paraId="137A1C74" w14:textId="77777777" w:rsidR="00EB50FA" w:rsidRDefault="00EB50FA" w:rsidP="005E1E17">
      <w:pPr>
        <w:jc w:val="left"/>
      </w:pPr>
      <w:r>
        <w:rPr>
          <w:rStyle w:val="Refdecomentario"/>
        </w:rPr>
        <w:annotationRef/>
      </w:r>
      <w:r>
        <w:rPr>
          <w:sz w:val="20"/>
          <w:szCs w:val="20"/>
        </w:rPr>
        <w:t>Esto realmente tiene que estar, pero lo puedes integrar todo al inicio del capítulo 3 para describir los procesos de información que se dan en el contexto en que vas a desarrollar la aplicación.</w:t>
      </w:r>
    </w:p>
  </w:comment>
  <w:comment w:id="1711" w:author="Sergio Saugar García" w:date="2022-06-09T19:34:00Z" w:initials="SS">
    <w:p w14:paraId="18473C78" w14:textId="77777777" w:rsidR="002C1A4E" w:rsidRDefault="002C1A4E" w:rsidP="009E0871">
      <w:pPr>
        <w:jc w:val="left"/>
      </w:pPr>
      <w:r>
        <w:rPr>
          <w:rStyle w:val="Refdecomentario"/>
        </w:rPr>
        <w:annotationRef/>
      </w:r>
      <w:r>
        <w:rPr>
          <w:sz w:val="20"/>
          <w:szCs w:val="20"/>
        </w:rPr>
        <w:t>El algoritmo de recomendación es parte de tu diseño. Yo no lo pondría en un apartado separado. Toda esta información debe estar INTEGRADA en los puntos anteriores de la memoria.</w:t>
      </w:r>
    </w:p>
  </w:comment>
  <w:comment w:id="1713" w:author="Sergio Saugar García" w:date="2022-06-09T19:35:00Z" w:initials="SS">
    <w:p w14:paraId="47A9D050" w14:textId="77777777" w:rsidR="002C1A4E" w:rsidRDefault="002C1A4E" w:rsidP="00AA0EB3">
      <w:pPr>
        <w:jc w:val="left"/>
      </w:pPr>
      <w:r>
        <w:rPr>
          <w:rStyle w:val="Refdecomentario"/>
        </w:rPr>
        <w:annotationRef/>
      </w:r>
      <w:r>
        <w:rPr>
          <w:sz w:val="20"/>
          <w:szCs w:val="20"/>
        </w:rPr>
        <w:t>Esto debería ser un objetivo de tu TFG y debería estar dado de alta en el sitio adecuado. En introducción a nivel general, recogido en análisis y en los requisitos.</w:t>
      </w:r>
    </w:p>
  </w:comment>
  <w:comment w:id="1714" w:author="Sergio Saugar García" w:date="2022-06-09T19:35:00Z" w:initials="SS">
    <w:p w14:paraId="63B62560" w14:textId="77777777" w:rsidR="002C1A4E" w:rsidRDefault="002C1A4E" w:rsidP="005B5F14">
      <w:pPr>
        <w:jc w:val="left"/>
      </w:pPr>
      <w:r>
        <w:rPr>
          <w:rStyle w:val="Refdecomentario"/>
        </w:rPr>
        <w:annotationRef/>
      </w:r>
      <w:r>
        <w:rPr>
          <w:sz w:val="20"/>
          <w:szCs w:val="20"/>
        </w:rPr>
        <w:t>Y este texto, quizá en la parte de diseño correspondiente al BACKEND de tu servicio Web donde describas el algoritmo (como parte de ese backend).</w:t>
      </w:r>
    </w:p>
  </w:comment>
  <w:comment w:id="1716" w:author="Sergio Saugar García" w:date="2022-06-09T19:39:00Z" w:initials="SS">
    <w:p w14:paraId="34BCB7A0" w14:textId="77777777" w:rsidR="002C1A4E" w:rsidRDefault="002C1A4E" w:rsidP="003B7687">
      <w:pPr>
        <w:jc w:val="left"/>
      </w:pPr>
      <w:r>
        <w:rPr>
          <w:rStyle w:val="Refdecomentario"/>
        </w:rPr>
        <w:annotationRef/>
      </w:r>
      <w:r>
        <w:rPr>
          <w:sz w:val="20"/>
          <w:szCs w:val="20"/>
        </w:rPr>
        <w:t>Toda esta teoría necesaria para entender tu TFG, suele ir en un capítulo (2, por ejemplo) que se denomina “Estado del arte” y en él se recoge todo lo necesario para entender el contexto del proyecto. Es el capítulo 2 porque en la intro habrás dejado claro como objetivo que tu TFG proporcionará un sistema de recomendación y, por lo tanto, es necesario introducir toda la teoría necesaria.</w:t>
      </w:r>
    </w:p>
    <w:p w14:paraId="46DD4573" w14:textId="77777777" w:rsidR="002C1A4E" w:rsidRDefault="002C1A4E" w:rsidP="003B7687">
      <w:pPr>
        <w:jc w:val="left"/>
      </w:pPr>
    </w:p>
    <w:p w14:paraId="31BE1BD4" w14:textId="77777777" w:rsidR="002C1A4E" w:rsidRDefault="002C1A4E" w:rsidP="003B7687">
      <w:pPr>
        <w:jc w:val="left"/>
      </w:pPr>
      <w:r>
        <w:rPr>
          <w:sz w:val="20"/>
          <w:szCs w:val="20"/>
        </w:rPr>
        <w:t>De la misma manera, en algún sitio de los objetivos en la intro deberías haber dejado caer que tu app seguirá una arquitectura de Servicios Web. Por lo que, en ese capítulo de estado del arte, tendrás que hablar de los dos estilos arquitectónicos utilizados hoy en día para Servicios Web (SOA y ROA).</w:t>
      </w:r>
    </w:p>
    <w:p w14:paraId="653E5FB1" w14:textId="77777777" w:rsidR="002C1A4E" w:rsidRDefault="002C1A4E" w:rsidP="003B7687">
      <w:pPr>
        <w:jc w:val="left"/>
      </w:pPr>
    </w:p>
    <w:p w14:paraId="24E9F4AD" w14:textId="77777777" w:rsidR="002C1A4E" w:rsidRDefault="002C1A4E" w:rsidP="003B7687">
      <w:pPr>
        <w:jc w:val="left"/>
      </w:pPr>
      <w:r>
        <w:rPr>
          <w:sz w:val="20"/>
          <w:szCs w:val="20"/>
        </w:rPr>
        <w:t>Y después, la parte del algoritmo que tú hayas diseñado, va en diseño.</w:t>
      </w:r>
    </w:p>
  </w:comment>
  <w:comment w:id="1718" w:author="Sergio Saugar García" w:date="2022-06-09T19:40:00Z" w:initials="SS">
    <w:p w14:paraId="30357E2E" w14:textId="77777777" w:rsidR="002C1A4E" w:rsidRDefault="002C1A4E" w:rsidP="00C77107">
      <w:pPr>
        <w:jc w:val="left"/>
      </w:pPr>
      <w:r>
        <w:rPr>
          <w:rStyle w:val="Refdecomentario"/>
        </w:rPr>
        <w:annotationRef/>
      </w:r>
      <w:r>
        <w:rPr>
          <w:sz w:val="20"/>
          <w:szCs w:val="20"/>
        </w:rPr>
        <w:t>Todo esto no ha salido de la nada y tiene que tener UNA REFERENCIA al sitio de dónde lo has sacado.</w:t>
      </w:r>
    </w:p>
  </w:comment>
  <w:comment w:id="1719" w:author="Sergio Saugar García" w:date="2022-06-09T19:40:00Z" w:initials="SS">
    <w:p w14:paraId="34040DB4" w14:textId="77777777" w:rsidR="002C1A4E" w:rsidRDefault="002C1A4E" w:rsidP="00015882">
      <w:pPr>
        <w:jc w:val="left"/>
      </w:pPr>
      <w:r>
        <w:rPr>
          <w:rStyle w:val="Refdecomentario"/>
        </w:rPr>
        <w:annotationRef/>
      </w:r>
      <w:r>
        <w:rPr>
          <w:sz w:val="20"/>
          <w:szCs w:val="20"/>
        </w:rPr>
        <w:t>Supongo que todo este texto te lo ha validado Alex.</w:t>
      </w:r>
    </w:p>
  </w:comment>
  <w:comment w:id="1724" w:author="Sergio Saugar García" w:date="2022-06-09T19:43:00Z" w:initials="SS">
    <w:p w14:paraId="2F7AA85E" w14:textId="77777777" w:rsidR="00902965" w:rsidRDefault="00902965" w:rsidP="00984E04">
      <w:pPr>
        <w:jc w:val="left"/>
      </w:pPr>
      <w:r>
        <w:rPr>
          <w:rStyle w:val="Refdecomentario"/>
        </w:rPr>
        <w:annotationRef/>
      </w:r>
      <w:r>
        <w:rPr>
          <w:sz w:val="20"/>
          <w:szCs w:val="20"/>
        </w:rPr>
        <w:t>Es precisamente esta sección la que debe ir en el apartado de DISEÑO dentro de la parte correspondiente a la arquitectura (backend).</w:t>
      </w:r>
    </w:p>
  </w:comment>
  <w:comment w:id="1726" w:author="Sergio Saugar García" w:date="2022-06-09T19:44:00Z" w:initials="SS">
    <w:p w14:paraId="7F2482EB" w14:textId="77777777" w:rsidR="00902965" w:rsidRDefault="00902965" w:rsidP="00CC4567">
      <w:pPr>
        <w:jc w:val="left"/>
      </w:pPr>
      <w:r>
        <w:rPr>
          <w:rStyle w:val="Refdecomentario"/>
        </w:rPr>
        <w:annotationRef/>
      </w:r>
      <w:r>
        <w:rPr>
          <w:sz w:val="20"/>
          <w:szCs w:val="20"/>
        </w:rPr>
        <w:t>No puede no existir texto entre el punto 6.7 y el 6.7.1. Tiene que haber una introducción.</w:t>
      </w:r>
    </w:p>
  </w:comment>
  <w:comment w:id="1729" w:author="Sergio Saugar García" w:date="2022-06-09T19:46:00Z" w:initials="SS">
    <w:p w14:paraId="5F714025" w14:textId="77777777" w:rsidR="00902965" w:rsidRDefault="00902965" w:rsidP="004D05E1">
      <w:pPr>
        <w:jc w:val="left"/>
      </w:pPr>
      <w:r>
        <w:rPr>
          <w:rStyle w:val="Refdecomentario"/>
        </w:rPr>
        <w:annotationRef/>
      </w:r>
      <w:r>
        <w:rPr>
          <w:sz w:val="20"/>
          <w:szCs w:val="20"/>
        </w:rPr>
        <w:t>Fíjate que llegados a este punto, todavía no has hablado de cómo se estructura un CV (las skills, características, etc…), cómo se estructura una oferta de trabajo… por lo tanto es difícil saber a qué te refieres cuando hablas de que sean similares, tengan afinidad…</w:t>
      </w:r>
    </w:p>
    <w:p w14:paraId="16B6C401" w14:textId="77777777" w:rsidR="00902965" w:rsidRDefault="00902965" w:rsidP="004D05E1">
      <w:pPr>
        <w:jc w:val="left"/>
      </w:pPr>
    </w:p>
    <w:p w14:paraId="7C8A17CD" w14:textId="77777777" w:rsidR="00902965" w:rsidRDefault="00902965" w:rsidP="004D05E1">
      <w:pPr>
        <w:jc w:val="left"/>
      </w:pPr>
      <w:r>
        <w:rPr>
          <w:sz w:val="20"/>
          <w:szCs w:val="20"/>
        </w:rPr>
        <w:t>Falta explicación de todo lo que te hace llegar aquí.</w:t>
      </w:r>
    </w:p>
    <w:p w14:paraId="58C01193" w14:textId="77777777" w:rsidR="00902965" w:rsidRDefault="00902965" w:rsidP="004D05E1">
      <w:pPr>
        <w:jc w:val="left"/>
      </w:pPr>
    </w:p>
  </w:comment>
  <w:comment w:id="1731" w:author="Sergio Saugar García" w:date="2022-06-09T19:48:00Z" w:initials="SS">
    <w:p w14:paraId="6085FFA6" w14:textId="77777777" w:rsidR="006D45CF" w:rsidRDefault="006D45CF" w:rsidP="0093311B">
      <w:pPr>
        <w:jc w:val="left"/>
      </w:pPr>
      <w:r>
        <w:rPr>
          <w:rStyle w:val="Refdecomentario"/>
        </w:rPr>
        <w:annotationRef/>
      </w:r>
      <w:r>
        <w:rPr>
          <w:sz w:val="20"/>
          <w:szCs w:val="20"/>
        </w:rPr>
        <w:t>Con este POST te refieres a un método HTTP????</w:t>
      </w:r>
    </w:p>
    <w:p w14:paraId="0FAD6012" w14:textId="77777777" w:rsidR="006D45CF" w:rsidRDefault="006D45CF" w:rsidP="0093311B">
      <w:pPr>
        <w:jc w:val="left"/>
      </w:pPr>
    </w:p>
    <w:p w14:paraId="094B4113" w14:textId="77777777" w:rsidR="006D45CF" w:rsidRDefault="006D45CF" w:rsidP="0093311B">
      <w:pPr>
        <w:jc w:val="left"/>
      </w:pPr>
      <w:r>
        <w:rPr>
          <w:sz w:val="20"/>
          <w:szCs w:val="20"/>
        </w:rPr>
        <w:t>Hasta ahora, tampoco has hablado de que tenemos un servicio web restful, cómo se estructuran, Uris, métodos sobre las URIS…. Y que, además, los métodos se usen como se deben usar… los métodos en servicios web restful se usan ajustándose al estándar HTTP. Es decir, POST no sirve “para invocar una función”. Eso no es un servicio RESTful.</w:t>
      </w:r>
    </w:p>
  </w:comment>
  <w:comment w:id="1732" w:author="Sergio Saugar García" w:date="2022-06-09T19:49:00Z" w:initials="SS">
    <w:p w14:paraId="2449A1E2" w14:textId="77777777" w:rsidR="006D45CF" w:rsidRDefault="006D45CF" w:rsidP="00C83A6E">
      <w:pPr>
        <w:jc w:val="left"/>
      </w:pPr>
      <w:r>
        <w:rPr>
          <w:rStyle w:val="Refdecomentario"/>
        </w:rPr>
        <w:annotationRef/>
      </w:r>
      <w:r>
        <w:rPr>
          <w:sz w:val="20"/>
          <w:szCs w:val="20"/>
        </w:rPr>
        <w:t xml:space="preserve">18 variables que no has explicado. Ni justificado por qué esas y no otras… </w:t>
      </w:r>
    </w:p>
    <w:p w14:paraId="37D41027" w14:textId="77777777" w:rsidR="006D45CF" w:rsidRDefault="006D45CF" w:rsidP="00C83A6E">
      <w:pPr>
        <w:jc w:val="left"/>
      </w:pPr>
    </w:p>
    <w:p w14:paraId="5D7C72B8" w14:textId="77777777" w:rsidR="006D45CF" w:rsidRDefault="006D45CF" w:rsidP="00C83A6E">
      <w:pPr>
        <w:jc w:val="left"/>
      </w:pPr>
      <w:r>
        <w:rPr>
          <w:sz w:val="20"/>
          <w:szCs w:val="20"/>
        </w:rPr>
        <w:t>Esto es un TFG TODO se tiene que justificar.</w:t>
      </w:r>
    </w:p>
  </w:comment>
  <w:comment w:id="1733" w:author="Sergio Saugar García" w:date="2022-06-09T19:49:00Z" w:initials="SS">
    <w:p w14:paraId="55F5A3B3" w14:textId="77777777" w:rsidR="006D45CF" w:rsidRDefault="006D45CF" w:rsidP="00BF4987">
      <w:pPr>
        <w:jc w:val="left"/>
      </w:pPr>
      <w:r>
        <w:rPr>
          <w:rStyle w:val="Refdecomentario"/>
        </w:rPr>
        <w:annotationRef/>
      </w:r>
      <w:r>
        <w:rPr>
          <w:sz w:val="20"/>
          <w:szCs w:val="20"/>
        </w:rPr>
        <w:t>¿Por qué cuáles son?</w:t>
      </w:r>
    </w:p>
    <w:p w14:paraId="4B95DAE0" w14:textId="77777777" w:rsidR="006D45CF" w:rsidRDefault="006D45CF" w:rsidP="00BF4987">
      <w:pPr>
        <w:jc w:val="left"/>
      </w:pPr>
    </w:p>
    <w:p w14:paraId="4EFA9CD7" w14:textId="77777777" w:rsidR="006D45CF" w:rsidRDefault="006D45CF" w:rsidP="00BF4987">
      <w:pPr>
        <w:jc w:val="left"/>
      </w:pPr>
      <w:r>
        <w:rPr>
          <w:sz w:val="20"/>
          <w:szCs w:val="20"/>
        </w:rPr>
        <w:t>En un TFG no puedes hacer una descripción de lo que hacen las cosas tienes que JUSTIFICAR por qué haces las cosas. Debe quedar nítido qué haces, por qué lo haces y por qué no has elegido otra alternativa.</w:t>
      </w:r>
    </w:p>
    <w:p w14:paraId="7F5FB94C" w14:textId="77777777" w:rsidR="006D45CF" w:rsidRDefault="006D45CF" w:rsidP="00BF4987">
      <w:pPr>
        <w:jc w:val="left"/>
      </w:pPr>
    </w:p>
  </w:comment>
  <w:comment w:id="1734" w:author="Sergio Saugar García" w:date="2022-06-09T19:50:00Z" w:initials="SS">
    <w:p w14:paraId="441474B3" w14:textId="77777777" w:rsidR="006D45CF" w:rsidRDefault="006D45CF" w:rsidP="003D4AA2">
      <w:pPr>
        <w:jc w:val="left"/>
      </w:pPr>
      <w:r>
        <w:rPr>
          <w:rStyle w:val="Refdecomentario"/>
        </w:rPr>
        <w:annotationRef/>
      </w:r>
      <w:r>
        <w:rPr>
          <w:sz w:val="20"/>
          <w:szCs w:val="20"/>
        </w:rPr>
        <w:t>Esto es una descripción. Pero ¿por qué las tienes que unir?</w:t>
      </w:r>
    </w:p>
    <w:p w14:paraId="5FCDD835" w14:textId="77777777" w:rsidR="006D45CF" w:rsidRDefault="006D45CF" w:rsidP="003D4AA2">
      <w:pPr>
        <w:jc w:val="left"/>
      </w:pPr>
    </w:p>
    <w:p w14:paraId="76EC59A5" w14:textId="77777777" w:rsidR="006D45CF" w:rsidRDefault="006D45CF" w:rsidP="003D4AA2">
      <w:pPr>
        <w:jc w:val="left"/>
      </w:pPr>
      <w:r>
        <w:rPr>
          <w:sz w:val="20"/>
          <w:szCs w:val="20"/>
        </w:rPr>
        <w:t>Dado que es necesario .xxxxxxx se genera una matriz uniendo….</w:t>
      </w:r>
    </w:p>
    <w:p w14:paraId="6437FA76" w14:textId="77777777" w:rsidR="006D45CF" w:rsidRDefault="006D45CF" w:rsidP="003D4AA2">
      <w:pPr>
        <w:jc w:val="left"/>
      </w:pPr>
    </w:p>
  </w:comment>
  <w:comment w:id="1735" w:author="Sergio Saugar García" w:date="2022-06-09T19:50:00Z" w:initials="SS">
    <w:p w14:paraId="6789991E" w14:textId="77777777" w:rsidR="006D45CF" w:rsidRDefault="006D45CF" w:rsidP="006F70E9">
      <w:pPr>
        <w:jc w:val="left"/>
      </w:pPr>
      <w:r>
        <w:rPr>
          <w:rStyle w:val="Refdecomentario"/>
        </w:rPr>
        <w:annotationRef/>
      </w:r>
      <w:r>
        <w:rPr>
          <w:sz w:val="20"/>
          <w:szCs w:val="20"/>
        </w:rPr>
        <w:t>Por qué?</w:t>
      </w:r>
    </w:p>
    <w:p w14:paraId="24C3FD53" w14:textId="77777777" w:rsidR="006D45CF" w:rsidRDefault="006D45CF" w:rsidP="006F70E9">
      <w:pPr>
        <w:jc w:val="left"/>
      </w:pPr>
    </w:p>
  </w:comment>
  <w:comment w:id="1736" w:author="Sergio Saugar García" w:date="2022-06-09T19:51:00Z" w:initials="SS">
    <w:p w14:paraId="5251583D" w14:textId="77777777" w:rsidR="006D45CF" w:rsidRDefault="006D45CF" w:rsidP="003B287E">
      <w:pPr>
        <w:jc w:val="left"/>
      </w:pPr>
      <w:r>
        <w:rPr>
          <w:rStyle w:val="Refdecomentario"/>
        </w:rPr>
        <w:annotationRef/>
      </w:r>
      <w:r>
        <w:rPr>
          <w:sz w:val="20"/>
          <w:szCs w:val="20"/>
        </w:rPr>
        <w:t>El grado tiene un carácter propio.</w:t>
      </w:r>
    </w:p>
  </w:comment>
  <w:comment w:id="1737" w:author="Sergio Saugar García" w:date="2022-06-09T19:51:00Z" w:initials="SS">
    <w:p w14:paraId="6ED04BE9" w14:textId="77777777" w:rsidR="006D45CF" w:rsidRDefault="006D45CF" w:rsidP="002D3832">
      <w:pPr>
        <w:jc w:val="left"/>
      </w:pPr>
      <w:r>
        <w:rPr>
          <w:rStyle w:val="Refdecomentario"/>
        </w:rPr>
        <w:annotationRef/>
      </w:r>
      <w:r>
        <w:rPr>
          <w:sz w:val="20"/>
          <w:szCs w:val="20"/>
        </w:rPr>
        <w:t>Muchísimo texto sin explicaciones y sin una imagen que ayude a comprender.</w:t>
      </w:r>
    </w:p>
  </w:comment>
  <w:comment w:id="1738" w:author="Sergio Saugar García" w:date="2022-06-09T19:52:00Z" w:initials="SS">
    <w:p w14:paraId="1AE07A3A" w14:textId="77777777" w:rsidR="006D45CF" w:rsidRDefault="006D45CF" w:rsidP="007E189A">
      <w:pPr>
        <w:jc w:val="left"/>
      </w:pPr>
      <w:r>
        <w:rPr>
          <w:rStyle w:val="Refdecomentario"/>
        </w:rPr>
        <w:annotationRef/>
      </w:r>
      <w:r>
        <w:rPr>
          <w:sz w:val="20"/>
          <w:szCs w:val="20"/>
        </w:rPr>
        <w:t>¿?¿?</w:t>
      </w:r>
    </w:p>
  </w:comment>
  <w:comment w:id="1744" w:author="Sergio Saugar García" w:date="2022-06-09T19:52:00Z" w:initials="SS">
    <w:p w14:paraId="7EE7973B" w14:textId="77777777" w:rsidR="00133647" w:rsidRDefault="00133647" w:rsidP="00FB16F3">
      <w:pPr>
        <w:jc w:val="left"/>
      </w:pPr>
      <w:r>
        <w:rPr>
          <w:rStyle w:val="Refdecomentario"/>
        </w:rPr>
        <w:annotationRef/>
      </w:r>
      <w:r>
        <w:rPr>
          <w:sz w:val="20"/>
          <w:szCs w:val="20"/>
        </w:rPr>
        <w:t>¿?¿?¿?¿?</w:t>
      </w:r>
    </w:p>
    <w:p w14:paraId="15A1A0CE" w14:textId="77777777" w:rsidR="00133647" w:rsidRDefault="00133647" w:rsidP="00FB16F3">
      <w:pPr>
        <w:jc w:val="left"/>
      </w:pPr>
    </w:p>
    <w:p w14:paraId="74A2C7BD" w14:textId="77777777" w:rsidR="00133647" w:rsidRDefault="00133647" w:rsidP="00FB16F3">
      <w:pPr>
        <w:jc w:val="left"/>
      </w:pPr>
      <w:r>
        <w:rPr>
          <w:sz w:val="20"/>
          <w:szCs w:val="20"/>
        </w:rPr>
        <w:t>Igual que antes.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B6B47D" w15:done="0"/>
  <w15:commentEx w15:paraId="72594E45" w15:done="0"/>
  <w15:commentEx w15:paraId="78C16FEC" w15:done="0"/>
  <w15:commentEx w15:paraId="61D4BB02" w15:done="0"/>
  <w15:commentEx w15:paraId="42B8F230" w15:done="0"/>
  <w15:commentEx w15:paraId="3C85810C" w15:done="0"/>
  <w15:commentEx w15:paraId="313BF2F7" w15:paraIdParent="3C85810C" w15:done="0"/>
  <w15:commentEx w15:paraId="6FF465CB" w15:done="0"/>
  <w15:commentEx w15:paraId="77B7AF8D" w15:done="0"/>
  <w15:commentEx w15:paraId="06C656A5" w15:done="0"/>
  <w15:commentEx w15:paraId="2319D2C3" w15:done="0"/>
  <w15:commentEx w15:paraId="6833B306" w15:paraIdParent="2319D2C3" w15:done="0"/>
  <w15:commentEx w15:paraId="0804666F" w15:done="0"/>
  <w15:commentEx w15:paraId="4AF01A93" w15:done="0"/>
  <w15:commentEx w15:paraId="03C2E9E4" w15:done="0"/>
  <w15:commentEx w15:paraId="632035FA" w15:done="0"/>
  <w15:commentEx w15:paraId="3D9A189A" w15:done="0"/>
  <w15:commentEx w15:paraId="5083601E" w15:done="0"/>
  <w15:commentEx w15:paraId="4AF9D916" w15:done="0"/>
  <w15:commentEx w15:paraId="3414C25A" w15:done="0"/>
  <w15:commentEx w15:paraId="6CC55BE7" w15:done="0"/>
  <w15:commentEx w15:paraId="1903350C" w15:done="0"/>
  <w15:commentEx w15:paraId="2B951787" w15:done="0"/>
  <w15:commentEx w15:paraId="701299E3" w15:done="0"/>
  <w15:commentEx w15:paraId="4F4D7947" w15:done="0"/>
  <w15:commentEx w15:paraId="6978BF5A" w15:done="0"/>
  <w15:commentEx w15:paraId="5954E423" w15:done="0"/>
  <w15:commentEx w15:paraId="6198C9B6" w15:done="0"/>
  <w15:commentEx w15:paraId="562FEC94" w15:done="0"/>
  <w15:commentEx w15:paraId="757AF2AC" w15:done="0"/>
  <w15:commentEx w15:paraId="337E8309" w15:done="0"/>
  <w15:commentEx w15:paraId="413788BA" w15:done="0"/>
  <w15:commentEx w15:paraId="361CBD56" w15:done="0"/>
  <w15:commentEx w15:paraId="1C4AD6BF" w15:done="0"/>
  <w15:commentEx w15:paraId="1FB8D72C" w15:done="0"/>
  <w15:commentEx w15:paraId="255A85E1" w15:done="0"/>
  <w15:commentEx w15:paraId="0FBA4A75" w15:done="0"/>
  <w15:commentEx w15:paraId="38B5840A" w15:done="0"/>
  <w15:commentEx w15:paraId="38164115" w15:done="0"/>
  <w15:commentEx w15:paraId="1F473027" w15:done="0"/>
  <w15:commentEx w15:paraId="53629459" w15:done="0"/>
  <w15:commentEx w15:paraId="100660F8" w15:done="0"/>
  <w15:commentEx w15:paraId="137A1C74" w15:done="0"/>
  <w15:commentEx w15:paraId="18473C78" w15:done="0"/>
  <w15:commentEx w15:paraId="47A9D050" w15:done="0"/>
  <w15:commentEx w15:paraId="63B62560" w15:paraIdParent="47A9D050" w15:done="0"/>
  <w15:commentEx w15:paraId="24E9F4AD" w15:done="0"/>
  <w15:commentEx w15:paraId="30357E2E" w15:done="0"/>
  <w15:commentEx w15:paraId="34040DB4" w15:paraIdParent="30357E2E" w15:done="0"/>
  <w15:commentEx w15:paraId="2F7AA85E" w15:done="0"/>
  <w15:commentEx w15:paraId="7F2482EB" w15:done="0"/>
  <w15:commentEx w15:paraId="58C01193" w15:done="0"/>
  <w15:commentEx w15:paraId="094B4113" w15:done="0"/>
  <w15:commentEx w15:paraId="5D7C72B8" w15:done="0"/>
  <w15:commentEx w15:paraId="7F5FB94C" w15:done="0"/>
  <w15:commentEx w15:paraId="6437FA76" w15:done="0"/>
  <w15:commentEx w15:paraId="24C3FD53" w15:done="0"/>
  <w15:commentEx w15:paraId="5251583D" w15:done="0"/>
  <w15:commentEx w15:paraId="6ED04BE9" w15:done="0"/>
  <w15:commentEx w15:paraId="1AE07A3A" w15:done="0"/>
  <w15:commentEx w15:paraId="74A2C7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CE74" w16cex:dateUtc="2022-06-09T17:54:00Z"/>
  <w16cex:commentExtensible w16cex:durableId="264C5B60" w16cex:dateUtc="2022-06-09T09:43:00Z"/>
  <w16cex:commentExtensible w16cex:durableId="264C5CC3" w16cex:dateUtc="2022-06-09T09:49:00Z"/>
  <w16cex:commentExtensible w16cex:durableId="264C5CF9" w16cex:dateUtc="2022-06-09T09:50:00Z"/>
  <w16cex:commentExtensible w16cex:durableId="264CC07A" w16cex:dateUtc="2022-06-09T16:54:00Z"/>
  <w16cex:commentExtensible w16cex:durableId="264CC0A4" w16cex:dateUtc="2022-06-09T16:55:00Z"/>
  <w16cex:commentExtensible w16cex:durableId="264CC0BE" w16cex:dateUtc="2022-06-09T16:55:00Z"/>
  <w16cex:commentExtensible w16cex:durableId="264CC0F3" w16cex:dateUtc="2022-06-09T16:56:00Z"/>
  <w16cex:commentExtensible w16cex:durableId="264CC13E" w16cex:dateUtc="2022-06-09T16:58:00Z"/>
  <w16cex:commentExtensible w16cex:durableId="264CC173" w16cex:dateUtc="2022-06-09T16:58:00Z"/>
  <w16cex:commentExtensible w16cex:durableId="264CC1D1" w16cex:dateUtc="2022-06-09T17:00:00Z"/>
  <w16cex:commentExtensible w16cex:durableId="264CC211" w16cex:dateUtc="2022-06-09T17:01:00Z"/>
  <w16cex:commentExtensible w16cex:durableId="264CC286" w16cex:dateUtc="2022-06-09T17:03:00Z"/>
  <w16cex:commentExtensible w16cex:durableId="264CC2A1" w16cex:dateUtc="2022-06-09T17:04:00Z"/>
  <w16cex:commentExtensible w16cex:durableId="264CC2B4" w16cex:dateUtc="2022-06-09T17:04:00Z"/>
  <w16cex:commentExtensible w16cex:durableId="264CC2C0" w16cex:dateUtc="2022-06-09T17:04:00Z"/>
  <w16cex:commentExtensible w16cex:durableId="264CC2C9" w16cex:dateUtc="2022-06-09T17:04:00Z"/>
  <w16cex:commentExtensible w16cex:durableId="264CC2F0" w16cex:dateUtc="2022-06-09T17:05:00Z"/>
  <w16cex:commentExtensible w16cex:durableId="264CC313" w16cex:dateUtc="2022-06-09T17:05:00Z"/>
  <w16cex:commentExtensible w16cex:durableId="264CC358" w16cex:dateUtc="2022-06-09T17:07:00Z"/>
  <w16cex:commentExtensible w16cex:durableId="264CC392" w16cex:dateUtc="2022-06-09T17:08:00Z"/>
  <w16cex:commentExtensible w16cex:durableId="264CC3BF" w16cex:dateUtc="2022-06-09T17:08:00Z"/>
  <w16cex:commentExtensible w16cex:durableId="264CC3D4" w16cex:dateUtc="2022-06-09T17:09:00Z"/>
  <w16cex:commentExtensible w16cex:durableId="264CC3F6" w16cex:dateUtc="2022-06-09T17:09:00Z"/>
  <w16cex:commentExtensible w16cex:durableId="264CC421" w16cex:dateUtc="2022-06-09T17:10:00Z"/>
  <w16cex:commentExtensible w16cex:durableId="264CC46F" w16cex:dateUtc="2022-06-09T17:11:00Z"/>
  <w16cex:commentExtensible w16cex:durableId="264CC4AD" w16cex:dateUtc="2022-06-09T17:12:00Z"/>
  <w16cex:commentExtensible w16cex:durableId="264CC49A" w16cex:dateUtc="2022-06-09T17:12:00Z"/>
  <w16cex:commentExtensible w16cex:durableId="264CC52B" w16cex:dateUtc="2022-06-09T17:14:00Z"/>
  <w16cex:commentExtensible w16cex:durableId="264CC5BC" w16cex:dateUtc="2022-06-09T17:17:00Z"/>
  <w16cex:commentExtensible w16cex:durableId="264CC5D4" w16cex:dateUtc="2022-06-09T17:17:00Z"/>
  <w16cex:commentExtensible w16cex:durableId="264CC5ED" w16cex:dateUtc="2022-06-09T17:18:00Z"/>
  <w16cex:commentExtensible w16cex:durableId="264CC5FF" w16cex:dateUtc="2022-06-09T17:18:00Z"/>
  <w16cex:commentExtensible w16cex:durableId="264CC65E" w16cex:dateUtc="2022-06-09T17:19:00Z"/>
  <w16cex:commentExtensible w16cex:durableId="264CC674" w16cex:dateUtc="2022-06-09T17:20:00Z"/>
  <w16cex:commentExtensible w16cex:durableId="264CC6BF" w16cex:dateUtc="2022-06-09T17:21:00Z"/>
  <w16cex:commentExtensible w16cex:durableId="264CC7E3" w16cex:dateUtc="2022-06-09T17:26:00Z"/>
  <w16cex:commentExtensible w16cex:durableId="264CC81E" w16cex:dateUtc="2022-06-09T17:27:00Z"/>
  <w16cex:commentExtensible w16cex:durableId="264CC866" w16cex:dateUtc="2022-06-09T17:28:00Z"/>
  <w16cex:commentExtensible w16cex:durableId="264CC8B7" w16cex:dateUtc="2022-06-09T17:29:00Z"/>
  <w16cex:commentExtensible w16cex:durableId="264CC8CC" w16cex:dateUtc="2022-06-09T17:30:00Z"/>
  <w16cex:commentExtensible w16cex:durableId="264CC94C" w16cex:dateUtc="2022-06-09T17:32:00Z"/>
  <w16cex:commentExtensible w16cex:durableId="264CC976" w16cex:dateUtc="2022-06-09T17:33:00Z"/>
  <w16cex:commentExtensible w16cex:durableId="264CC9CC" w16cex:dateUtc="2022-06-09T17:34:00Z"/>
  <w16cex:commentExtensible w16cex:durableId="264CC9F6" w16cex:dateUtc="2022-06-09T17:35:00Z"/>
  <w16cex:commentExtensible w16cex:durableId="264CCA1C" w16cex:dateUtc="2022-06-09T17:35:00Z"/>
  <w16cex:commentExtensible w16cex:durableId="264CCB02" w16cex:dateUtc="2022-06-09T17:39:00Z"/>
  <w16cex:commentExtensible w16cex:durableId="264CCB1C" w16cex:dateUtc="2022-06-09T17:40:00Z"/>
  <w16cex:commentExtensible w16cex:durableId="264CCB41" w16cex:dateUtc="2022-06-09T17:40:00Z"/>
  <w16cex:commentExtensible w16cex:durableId="264CCBD9" w16cex:dateUtc="2022-06-09T17:43:00Z"/>
  <w16cex:commentExtensible w16cex:durableId="264CCC16" w16cex:dateUtc="2022-06-09T17:44:00Z"/>
  <w16cex:commentExtensible w16cex:durableId="264CCC8F" w16cex:dateUtc="2022-06-09T17:46:00Z"/>
  <w16cex:commentExtensible w16cex:durableId="264CCCFA" w16cex:dateUtc="2022-06-09T17:48:00Z"/>
  <w16cex:commentExtensible w16cex:durableId="264CCD2C" w16cex:dateUtc="2022-06-09T17:49:00Z"/>
  <w16cex:commentExtensible w16cex:durableId="264CCD64" w16cex:dateUtc="2022-06-09T17:49:00Z"/>
  <w16cex:commentExtensible w16cex:durableId="264CCD8A" w16cex:dateUtc="2022-06-09T17:50:00Z"/>
  <w16cex:commentExtensible w16cex:durableId="264CCD97" w16cex:dateUtc="2022-06-09T17:50:00Z"/>
  <w16cex:commentExtensible w16cex:durableId="264CCDB8" w16cex:dateUtc="2022-06-09T17:51:00Z"/>
  <w16cex:commentExtensible w16cex:durableId="264CCDDC" w16cex:dateUtc="2022-06-09T17:51:00Z"/>
  <w16cex:commentExtensible w16cex:durableId="264CCDE9" w16cex:dateUtc="2022-06-09T17:52:00Z"/>
  <w16cex:commentExtensible w16cex:durableId="264CCE16" w16cex:dateUtc="2022-06-09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B6B47D" w16cid:durableId="264CCE74"/>
  <w16cid:commentId w16cid:paraId="72594E45" w16cid:durableId="264C5B60"/>
  <w16cid:commentId w16cid:paraId="78C16FEC" w16cid:durableId="264C5CC3"/>
  <w16cid:commentId w16cid:paraId="61D4BB02" w16cid:durableId="264C5CF9"/>
  <w16cid:commentId w16cid:paraId="42B8F230" w16cid:durableId="264CC07A"/>
  <w16cid:commentId w16cid:paraId="3C85810C" w16cid:durableId="264CC0A4"/>
  <w16cid:commentId w16cid:paraId="313BF2F7" w16cid:durableId="264CC0BE"/>
  <w16cid:commentId w16cid:paraId="6FF465CB" w16cid:durableId="264CC0F3"/>
  <w16cid:commentId w16cid:paraId="77B7AF8D" w16cid:durableId="264CC13E"/>
  <w16cid:commentId w16cid:paraId="06C656A5" w16cid:durableId="264CC173"/>
  <w16cid:commentId w16cid:paraId="2319D2C3" w16cid:durableId="264CC1D1"/>
  <w16cid:commentId w16cid:paraId="6833B306" w16cid:durableId="264CC211"/>
  <w16cid:commentId w16cid:paraId="0804666F" w16cid:durableId="264CC286"/>
  <w16cid:commentId w16cid:paraId="4AF01A93" w16cid:durableId="264CC2A1"/>
  <w16cid:commentId w16cid:paraId="03C2E9E4" w16cid:durableId="264CC2B4"/>
  <w16cid:commentId w16cid:paraId="632035FA" w16cid:durableId="264CC2C0"/>
  <w16cid:commentId w16cid:paraId="3D9A189A" w16cid:durableId="264CC2C9"/>
  <w16cid:commentId w16cid:paraId="5083601E" w16cid:durableId="264CC2F0"/>
  <w16cid:commentId w16cid:paraId="4AF9D916" w16cid:durableId="264CC313"/>
  <w16cid:commentId w16cid:paraId="3414C25A" w16cid:durableId="264CC358"/>
  <w16cid:commentId w16cid:paraId="6CC55BE7" w16cid:durableId="264CC392"/>
  <w16cid:commentId w16cid:paraId="1903350C" w16cid:durableId="264CC3BF"/>
  <w16cid:commentId w16cid:paraId="2B951787" w16cid:durableId="264CC3D4"/>
  <w16cid:commentId w16cid:paraId="701299E3" w16cid:durableId="264CC3F6"/>
  <w16cid:commentId w16cid:paraId="4F4D7947" w16cid:durableId="264CC421"/>
  <w16cid:commentId w16cid:paraId="6978BF5A" w16cid:durableId="264CC46F"/>
  <w16cid:commentId w16cid:paraId="5954E423" w16cid:durableId="264CC4AD"/>
  <w16cid:commentId w16cid:paraId="6198C9B6" w16cid:durableId="264CC49A"/>
  <w16cid:commentId w16cid:paraId="562FEC94" w16cid:durableId="264CC52B"/>
  <w16cid:commentId w16cid:paraId="757AF2AC" w16cid:durableId="264CC5BC"/>
  <w16cid:commentId w16cid:paraId="337E8309" w16cid:durableId="264CC5D4"/>
  <w16cid:commentId w16cid:paraId="413788BA" w16cid:durableId="264CC5ED"/>
  <w16cid:commentId w16cid:paraId="361CBD56" w16cid:durableId="264CC5FF"/>
  <w16cid:commentId w16cid:paraId="1C4AD6BF" w16cid:durableId="264CC65E"/>
  <w16cid:commentId w16cid:paraId="1FB8D72C" w16cid:durableId="264CC674"/>
  <w16cid:commentId w16cid:paraId="255A85E1" w16cid:durableId="264CC6BF"/>
  <w16cid:commentId w16cid:paraId="0FBA4A75" w16cid:durableId="264CC7E3"/>
  <w16cid:commentId w16cid:paraId="38B5840A" w16cid:durableId="264CC81E"/>
  <w16cid:commentId w16cid:paraId="38164115" w16cid:durableId="264CC866"/>
  <w16cid:commentId w16cid:paraId="1F473027" w16cid:durableId="264CC8B7"/>
  <w16cid:commentId w16cid:paraId="53629459" w16cid:durableId="264CC8CC"/>
  <w16cid:commentId w16cid:paraId="100660F8" w16cid:durableId="264CC94C"/>
  <w16cid:commentId w16cid:paraId="137A1C74" w16cid:durableId="264CC976"/>
  <w16cid:commentId w16cid:paraId="18473C78" w16cid:durableId="264CC9CC"/>
  <w16cid:commentId w16cid:paraId="47A9D050" w16cid:durableId="264CC9F6"/>
  <w16cid:commentId w16cid:paraId="63B62560" w16cid:durableId="264CCA1C"/>
  <w16cid:commentId w16cid:paraId="24E9F4AD" w16cid:durableId="264CCB02"/>
  <w16cid:commentId w16cid:paraId="30357E2E" w16cid:durableId="264CCB1C"/>
  <w16cid:commentId w16cid:paraId="34040DB4" w16cid:durableId="264CCB41"/>
  <w16cid:commentId w16cid:paraId="2F7AA85E" w16cid:durableId="264CCBD9"/>
  <w16cid:commentId w16cid:paraId="7F2482EB" w16cid:durableId="264CCC16"/>
  <w16cid:commentId w16cid:paraId="58C01193" w16cid:durableId="264CCC8F"/>
  <w16cid:commentId w16cid:paraId="094B4113" w16cid:durableId="264CCCFA"/>
  <w16cid:commentId w16cid:paraId="5D7C72B8" w16cid:durableId="264CCD2C"/>
  <w16cid:commentId w16cid:paraId="7F5FB94C" w16cid:durableId="264CCD64"/>
  <w16cid:commentId w16cid:paraId="6437FA76" w16cid:durableId="264CCD8A"/>
  <w16cid:commentId w16cid:paraId="24C3FD53" w16cid:durableId="264CCD97"/>
  <w16cid:commentId w16cid:paraId="5251583D" w16cid:durableId="264CCDB8"/>
  <w16cid:commentId w16cid:paraId="6ED04BE9" w16cid:durableId="264CCDDC"/>
  <w16cid:commentId w16cid:paraId="1AE07A3A" w16cid:durableId="264CCDE9"/>
  <w16cid:commentId w16cid:paraId="74A2C7BD" w16cid:durableId="264CCE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AB174" w14:textId="77777777" w:rsidR="00FB3F92" w:rsidRDefault="00FB3F92" w:rsidP="00A91FB3">
      <w:pPr>
        <w:spacing w:after="0" w:line="240" w:lineRule="auto"/>
      </w:pPr>
      <w:r>
        <w:separator/>
      </w:r>
    </w:p>
  </w:endnote>
  <w:endnote w:type="continuationSeparator" w:id="0">
    <w:p w14:paraId="44162176" w14:textId="77777777" w:rsidR="00FB3F92" w:rsidRDefault="00FB3F92"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edium ITC">
    <w:panose1 w:val="020B0602030504020804"/>
    <w:charset w:val="4D"/>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4B02E" w14:textId="77777777" w:rsidR="00FB3F92" w:rsidRDefault="00FB3F92" w:rsidP="00A91FB3">
      <w:pPr>
        <w:spacing w:after="0" w:line="240" w:lineRule="auto"/>
      </w:pPr>
      <w:r>
        <w:separator/>
      </w:r>
    </w:p>
  </w:footnote>
  <w:footnote w:type="continuationSeparator" w:id="0">
    <w:p w14:paraId="23578335" w14:textId="77777777" w:rsidR="00FB3F92" w:rsidRDefault="00FB3F92"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BE25" w14:textId="77777777" w:rsidR="00AA37BB" w:rsidRDefault="00AA37BB">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7422CFA6"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1" name="Imagen 31"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1F6AE4">
      <w:rPr>
        <w:rFonts w:asciiTheme="majorHAnsi" w:hAnsiTheme="majorHAnsi" w:cstheme="majorHAnsi"/>
        <w:i/>
        <w:sz w:val="20"/>
      </w:rPr>
      <w:fldChar w:fldCharType="separate"/>
    </w:r>
    <w:r w:rsidR="001F6AE4">
      <w:rPr>
        <w:rFonts w:asciiTheme="majorHAnsi" w:hAnsiTheme="majorHAnsi" w:cstheme="majorHAnsi"/>
        <w:i/>
        <w:noProof/>
        <w:sz w:val="20"/>
      </w:rPr>
      <w:t>Anexos</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58142177"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33" name="Imagen 3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1F6AE4">
      <w:rPr>
        <w:rFonts w:asciiTheme="majorHAnsi" w:hAnsiTheme="majorHAnsi" w:cstheme="majorHAnsi"/>
        <w:i/>
        <w:noProof/>
        <w:sz w:val="20"/>
      </w:rPr>
      <w:br/>
      <w:t>Diseño e implementación</w:t>
    </w:r>
    <w:r>
      <w:rPr>
        <w:rFonts w:asciiTheme="majorHAnsi" w:hAnsiTheme="majorHAnsi" w:cstheme="majorHAnsi"/>
        <w:i/>
        <w:sz w:val="2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5A2A0055"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7" name="Imagen 2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1F6AE4">
      <w:rPr>
        <w:rFonts w:asciiTheme="majorHAnsi" w:hAnsiTheme="majorHAnsi" w:cstheme="majorHAnsi"/>
        <w:i/>
        <w:noProof/>
        <w:sz w:val="20"/>
      </w:rPr>
      <w:br/>
      <w:t>Diseño e implementación</w:t>
    </w:r>
    <w:r>
      <w:rPr>
        <w:rFonts w:asciiTheme="majorHAnsi" w:hAnsiTheme="majorHAnsi" w:cstheme="majorHAnsi"/>
        <w:i/>
        <w:sz w:val="20"/>
      </w:rPr>
      <w:fldChar w:fldCharType="end"/>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21BF"/>
    <w:multiLevelType w:val="hybridMultilevel"/>
    <w:tmpl w:val="00F2A208"/>
    <w:lvl w:ilvl="0" w:tplc="86DC1882">
      <w:start w:val="1"/>
      <w:numFmt w:val="bullet"/>
      <w:lvlText w:val=""/>
      <w:lvlJc w:val="left"/>
      <w:pPr>
        <w:ind w:left="720" w:hanging="360"/>
      </w:pPr>
      <w:rPr>
        <w:rFonts w:ascii="Symbol" w:hAnsi="Symbol" w:hint="default"/>
        <w:u w:val="no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9A76BB9"/>
    <w:multiLevelType w:val="hybridMultilevel"/>
    <w:tmpl w:val="AD761F28"/>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480E61"/>
    <w:multiLevelType w:val="hybridMultilevel"/>
    <w:tmpl w:val="338A85A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A0518B"/>
    <w:multiLevelType w:val="hybridMultilevel"/>
    <w:tmpl w:val="244CD4E2"/>
    <w:lvl w:ilvl="0" w:tplc="6E6C8DCC">
      <w:start w:val="1"/>
      <w:numFmt w:val="bullet"/>
      <w:lvlText w:val="o"/>
      <w:lvlJc w:val="left"/>
      <w:pPr>
        <w:ind w:left="720" w:hanging="360"/>
      </w:pPr>
      <w:rPr>
        <w:rFonts w:ascii="Courier New" w:hAnsi="Courier New" w:hint="default"/>
      </w:rPr>
    </w:lvl>
    <w:lvl w:ilvl="1" w:tplc="32904E78">
      <w:start w:val="1"/>
      <w:numFmt w:val="bullet"/>
      <w:lvlText w:val="o"/>
      <w:lvlJc w:val="left"/>
      <w:pPr>
        <w:ind w:left="1440" w:hanging="360"/>
      </w:pPr>
      <w:rPr>
        <w:rFonts w:ascii="Courier New" w:hAnsi="Courier New" w:hint="default"/>
      </w:rPr>
    </w:lvl>
    <w:lvl w:ilvl="2" w:tplc="AC1ADA58">
      <w:start w:val="1"/>
      <w:numFmt w:val="bullet"/>
      <w:lvlText w:val=""/>
      <w:lvlJc w:val="left"/>
      <w:pPr>
        <w:ind w:left="2160" w:hanging="360"/>
      </w:pPr>
      <w:rPr>
        <w:rFonts w:ascii="Wingdings" w:hAnsi="Wingdings" w:hint="default"/>
      </w:rPr>
    </w:lvl>
    <w:lvl w:ilvl="3" w:tplc="1C2C3418">
      <w:start w:val="1"/>
      <w:numFmt w:val="bullet"/>
      <w:lvlText w:val=""/>
      <w:lvlJc w:val="left"/>
      <w:pPr>
        <w:ind w:left="2880" w:hanging="360"/>
      </w:pPr>
      <w:rPr>
        <w:rFonts w:ascii="Symbol" w:hAnsi="Symbol" w:hint="default"/>
      </w:rPr>
    </w:lvl>
    <w:lvl w:ilvl="4" w:tplc="FBF4652A">
      <w:start w:val="1"/>
      <w:numFmt w:val="bullet"/>
      <w:lvlText w:val="o"/>
      <w:lvlJc w:val="left"/>
      <w:pPr>
        <w:ind w:left="3600" w:hanging="360"/>
      </w:pPr>
      <w:rPr>
        <w:rFonts w:ascii="Courier New" w:hAnsi="Courier New" w:hint="default"/>
      </w:rPr>
    </w:lvl>
    <w:lvl w:ilvl="5" w:tplc="673AA114">
      <w:start w:val="1"/>
      <w:numFmt w:val="bullet"/>
      <w:lvlText w:val=""/>
      <w:lvlJc w:val="left"/>
      <w:pPr>
        <w:ind w:left="4320" w:hanging="360"/>
      </w:pPr>
      <w:rPr>
        <w:rFonts w:ascii="Wingdings" w:hAnsi="Wingdings" w:hint="default"/>
      </w:rPr>
    </w:lvl>
    <w:lvl w:ilvl="6" w:tplc="145EC84A">
      <w:start w:val="1"/>
      <w:numFmt w:val="bullet"/>
      <w:lvlText w:val=""/>
      <w:lvlJc w:val="left"/>
      <w:pPr>
        <w:ind w:left="5040" w:hanging="360"/>
      </w:pPr>
      <w:rPr>
        <w:rFonts w:ascii="Symbol" w:hAnsi="Symbol" w:hint="default"/>
      </w:rPr>
    </w:lvl>
    <w:lvl w:ilvl="7" w:tplc="658406AA">
      <w:start w:val="1"/>
      <w:numFmt w:val="bullet"/>
      <w:lvlText w:val="o"/>
      <w:lvlJc w:val="left"/>
      <w:pPr>
        <w:ind w:left="5760" w:hanging="360"/>
      </w:pPr>
      <w:rPr>
        <w:rFonts w:ascii="Courier New" w:hAnsi="Courier New" w:hint="default"/>
      </w:rPr>
    </w:lvl>
    <w:lvl w:ilvl="8" w:tplc="E9C83FC8">
      <w:start w:val="1"/>
      <w:numFmt w:val="bullet"/>
      <w:lvlText w:val=""/>
      <w:lvlJc w:val="left"/>
      <w:pPr>
        <w:ind w:left="6480" w:hanging="360"/>
      </w:pPr>
      <w:rPr>
        <w:rFonts w:ascii="Wingdings" w:hAnsi="Wingdings" w:hint="default"/>
      </w:rPr>
    </w:lvl>
  </w:abstractNum>
  <w:abstractNum w:abstractNumId="5" w15:restartNumberingAfterBreak="0">
    <w:nsid w:val="11FF054F"/>
    <w:multiLevelType w:val="hybridMultilevel"/>
    <w:tmpl w:val="D234BA3E"/>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F772E2"/>
    <w:multiLevelType w:val="hybridMultilevel"/>
    <w:tmpl w:val="2C90001E"/>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5E627D"/>
    <w:multiLevelType w:val="hybridMultilevel"/>
    <w:tmpl w:val="570C0322"/>
    <w:lvl w:ilvl="0" w:tplc="86DC1882">
      <w:start w:val="1"/>
      <w:numFmt w:val="bullet"/>
      <w:lvlText w:val=""/>
      <w:lvlJc w:val="left"/>
      <w:pPr>
        <w:ind w:left="720" w:hanging="360"/>
      </w:pPr>
      <w:rPr>
        <w:rFonts w:ascii="Symbol" w:hAnsi="Symbol" w:hint="default"/>
        <w:u w:val="no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2096F16"/>
    <w:multiLevelType w:val="hybridMultilevel"/>
    <w:tmpl w:val="BB16BD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39597F"/>
    <w:multiLevelType w:val="hybridMultilevel"/>
    <w:tmpl w:val="6CAA3EE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4F5D6A"/>
    <w:multiLevelType w:val="hybridMultilevel"/>
    <w:tmpl w:val="CFC447A8"/>
    <w:lvl w:ilvl="0" w:tplc="AE047E2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446A05"/>
    <w:multiLevelType w:val="hybridMultilevel"/>
    <w:tmpl w:val="FAE020D8"/>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D7496F"/>
    <w:multiLevelType w:val="hybridMultilevel"/>
    <w:tmpl w:val="BC5CCAA0"/>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E36280"/>
    <w:multiLevelType w:val="hybridMultilevel"/>
    <w:tmpl w:val="37F03A96"/>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981842"/>
    <w:multiLevelType w:val="hybridMultilevel"/>
    <w:tmpl w:val="95403CE4"/>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4A1937"/>
    <w:multiLevelType w:val="hybridMultilevel"/>
    <w:tmpl w:val="05C2468C"/>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3"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526E5B"/>
    <w:multiLevelType w:val="hybridMultilevel"/>
    <w:tmpl w:val="B1B26F92"/>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31057F"/>
    <w:multiLevelType w:val="hybridMultilevel"/>
    <w:tmpl w:val="1A14D63A"/>
    <w:lvl w:ilvl="0" w:tplc="86DC1882">
      <w:start w:val="1"/>
      <w:numFmt w:val="bullet"/>
      <w:lvlText w:val=""/>
      <w:lvlJc w:val="left"/>
      <w:pPr>
        <w:ind w:left="720" w:hanging="360"/>
      </w:pPr>
      <w:rPr>
        <w:rFonts w:ascii="Symbol" w:hAnsi="Symbol" w:hint="default"/>
        <w:u w:val="no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2F4546A"/>
    <w:multiLevelType w:val="hybridMultilevel"/>
    <w:tmpl w:val="95847980"/>
    <w:lvl w:ilvl="0" w:tplc="AE047E2A">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30F461C"/>
    <w:multiLevelType w:val="hybridMultilevel"/>
    <w:tmpl w:val="5BAC3E64"/>
    <w:lvl w:ilvl="0" w:tplc="56D6D44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C8427DA"/>
    <w:multiLevelType w:val="hybridMultilevel"/>
    <w:tmpl w:val="2E46AC84"/>
    <w:lvl w:ilvl="0" w:tplc="86DC1882">
      <w:start w:val="1"/>
      <w:numFmt w:val="bullet"/>
      <w:lvlText w:val=""/>
      <w:lvlJc w:val="left"/>
      <w:pPr>
        <w:ind w:left="720" w:hanging="360"/>
      </w:pPr>
      <w:rPr>
        <w:rFonts w:ascii="Symbol" w:hAnsi="Symbol" w:hint="default"/>
        <w:u w:val="no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C9B1CEF"/>
    <w:multiLevelType w:val="hybridMultilevel"/>
    <w:tmpl w:val="67466824"/>
    <w:lvl w:ilvl="0" w:tplc="AE047E2A">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36"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16113870">
    <w:abstractNumId w:val="4"/>
  </w:num>
  <w:num w:numId="2" w16cid:durableId="1415863032">
    <w:abstractNumId w:val="33"/>
  </w:num>
  <w:num w:numId="3" w16cid:durableId="1983192857">
    <w:abstractNumId w:val="23"/>
  </w:num>
  <w:num w:numId="4" w16cid:durableId="1660385061">
    <w:abstractNumId w:val="22"/>
  </w:num>
  <w:num w:numId="5" w16cid:durableId="1974631485">
    <w:abstractNumId w:val="26"/>
  </w:num>
  <w:num w:numId="6" w16cid:durableId="1108042911">
    <w:abstractNumId w:val="12"/>
  </w:num>
  <w:num w:numId="7" w16cid:durableId="2074742097">
    <w:abstractNumId w:val="11"/>
  </w:num>
  <w:num w:numId="8" w16cid:durableId="161049775">
    <w:abstractNumId w:val="24"/>
  </w:num>
  <w:num w:numId="9" w16cid:durableId="1239485537">
    <w:abstractNumId w:val="6"/>
  </w:num>
  <w:num w:numId="10" w16cid:durableId="1392771442">
    <w:abstractNumId w:val="32"/>
  </w:num>
  <w:num w:numId="11" w16cid:durableId="2081251549">
    <w:abstractNumId w:val="2"/>
  </w:num>
  <w:num w:numId="12" w16cid:durableId="1530870023">
    <w:abstractNumId w:val="36"/>
  </w:num>
  <w:num w:numId="13" w16cid:durableId="1653750004">
    <w:abstractNumId w:val="18"/>
  </w:num>
  <w:num w:numId="14" w16cid:durableId="1891305144">
    <w:abstractNumId w:val="14"/>
  </w:num>
  <w:num w:numId="15" w16cid:durableId="2010282137">
    <w:abstractNumId w:val="27"/>
  </w:num>
  <w:num w:numId="16" w16cid:durableId="1219366687">
    <w:abstractNumId w:val="31"/>
  </w:num>
  <w:num w:numId="17" w16cid:durableId="653023458">
    <w:abstractNumId w:val="10"/>
  </w:num>
  <w:num w:numId="18" w16cid:durableId="546571542">
    <w:abstractNumId w:val="21"/>
  </w:num>
  <w:num w:numId="19" w16cid:durableId="196233824">
    <w:abstractNumId w:val="30"/>
  </w:num>
  <w:num w:numId="20" w16cid:durableId="818762534">
    <w:abstractNumId w:val="1"/>
  </w:num>
  <w:num w:numId="21" w16cid:durableId="492453110">
    <w:abstractNumId w:val="15"/>
  </w:num>
  <w:num w:numId="22" w16cid:durableId="1593968830">
    <w:abstractNumId w:val="13"/>
  </w:num>
  <w:num w:numId="23" w16cid:durableId="1715734809">
    <w:abstractNumId w:val="5"/>
  </w:num>
  <w:num w:numId="24" w16cid:durableId="11688465">
    <w:abstractNumId w:val="25"/>
  </w:num>
  <w:num w:numId="25" w16cid:durableId="866796907">
    <w:abstractNumId w:val="16"/>
  </w:num>
  <w:num w:numId="26" w16cid:durableId="13457530">
    <w:abstractNumId w:val="29"/>
  </w:num>
  <w:num w:numId="27" w16cid:durableId="1806118446">
    <w:abstractNumId w:val="17"/>
  </w:num>
  <w:num w:numId="28" w16cid:durableId="1718047519">
    <w:abstractNumId w:val="19"/>
  </w:num>
  <w:num w:numId="29" w16cid:durableId="46881887">
    <w:abstractNumId w:val="7"/>
  </w:num>
  <w:num w:numId="30" w16cid:durableId="658004531">
    <w:abstractNumId w:val="3"/>
  </w:num>
  <w:num w:numId="31" w16cid:durableId="911308795">
    <w:abstractNumId w:val="35"/>
  </w:num>
  <w:num w:numId="32" w16cid:durableId="180706565">
    <w:abstractNumId w:val="20"/>
  </w:num>
  <w:num w:numId="33" w16cid:durableId="1405301258">
    <w:abstractNumId w:val="26"/>
  </w:num>
  <w:num w:numId="34" w16cid:durableId="1587374246">
    <w:abstractNumId w:val="0"/>
  </w:num>
  <w:num w:numId="35" w16cid:durableId="869416366">
    <w:abstractNumId w:val="34"/>
  </w:num>
  <w:num w:numId="36" w16cid:durableId="1930654236">
    <w:abstractNumId w:val="28"/>
  </w:num>
  <w:num w:numId="37" w16cid:durableId="2070029474">
    <w:abstractNumId w:val="8"/>
  </w:num>
  <w:num w:numId="38" w16cid:durableId="972365843">
    <w:abstractNumId w:val="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rson w15:author="Soler Martin, Carlos">
    <w15:presenceInfo w15:providerId="AD" w15:userId="S::c.soler13@usp.ceu.es::51991e63-ebf1-40d1-bdb1-5475fce16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trackRevisio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1236B"/>
    <w:rsid w:val="00021139"/>
    <w:rsid w:val="000345AB"/>
    <w:rsid w:val="00035F06"/>
    <w:rsid w:val="00043DFD"/>
    <w:rsid w:val="00046125"/>
    <w:rsid w:val="00051FEC"/>
    <w:rsid w:val="00056FFC"/>
    <w:rsid w:val="00060147"/>
    <w:rsid w:val="00060AFB"/>
    <w:rsid w:val="00062152"/>
    <w:rsid w:val="0006288C"/>
    <w:rsid w:val="000701C6"/>
    <w:rsid w:val="00071FB5"/>
    <w:rsid w:val="00072CD6"/>
    <w:rsid w:val="00076628"/>
    <w:rsid w:val="000B1380"/>
    <w:rsid w:val="000B5324"/>
    <w:rsid w:val="000B771C"/>
    <w:rsid w:val="000C3639"/>
    <w:rsid w:val="000C3A99"/>
    <w:rsid w:val="000C7A74"/>
    <w:rsid w:val="000D4069"/>
    <w:rsid w:val="000D52E8"/>
    <w:rsid w:val="000E380C"/>
    <w:rsid w:val="000E40DB"/>
    <w:rsid w:val="000E4758"/>
    <w:rsid w:val="000E4AFA"/>
    <w:rsid w:val="000E57D8"/>
    <w:rsid w:val="000F01E8"/>
    <w:rsid w:val="000F3B3F"/>
    <w:rsid w:val="000F4B0E"/>
    <w:rsid w:val="000F755F"/>
    <w:rsid w:val="000F7891"/>
    <w:rsid w:val="00105345"/>
    <w:rsid w:val="001056A0"/>
    <w:rsid w:val="00106F4D"/>
    <w:rsid w:val="001124CE"/>
    <w:rsid w:val="00112DDD"/>
    <w:rsid w:val="001132CA"/>
    <w:rsid w:val="001138BA"/>
    <w:rsid w:val="001165CB"/>
    <w:rsid w:val="00117144"/>
    <w:rsid w:val="0012131C"/>
    <w:rsid w:val="00133535"/>
    <w:rsid w:val="00133647"/>
    <w:rsid w:val="00133AA1"/>
    <w:rsid w:val="00141177"/>
    <w:rsid w:val="00144295"/>
    <w:rsid w:val="0015284E"/>
    <w:rsid w:val="001546A7"/>
    <w:rsid w:val="00165578"/>
    <w:rsid w:val="00166464"/>
    <w:rsid w:val="00167BC4"/>
    <w:rsid w:val="00170E82"/>
    <w:rsid w:val="001740DA"/>
    <w:rsid w:val="00175949"/>
    <w:rsid w:val="00190B56"/>
    <w:rsid w:val="001A039F"/>
    <w:rsid w:val="001A38ED"/>
    <w:rsid w:val="001A74AC"/>
    <w:rsid w:val="001B323D"/>
    <w:rsid w:val="001C5A56"/>
    <w:rsid w:val="001D4505"/>
    <w:rsid w:val="001E0B35"/>
    <w:rsid w:val="001E512E"/>
    <w:rsid w:val="001E7E43"/>
    <w:rsid w:val="001F576B"/>
    <w:rsid w:val="001F6A63"/>
    <w:rsid w:val="001F6AE4"/>
    <w:rsid w:val="00205AA0"/>
    <w:rsid w:val="00210C69"/>
    <w:rsid w:val="002154A7"/>
    <w:rsid w:val="0022039E"/>
    <w:rsid w:val="00220497"/>
    <w:rsid w:val="002230B3"/>
    <w:rsid w:val="00223142"/>
    <w:rsid w:val="00241B4B"/>
    <w:rsid w:val="00246903"/>
    <w:rsid w:val="002502FD"/>
    <w:rsid w:val="0025493B"/>
    <w:rsid w:val="00265C41"/>
    <w:rsid w:val="00274C40"/>
    <w:rsid w:val="00292EAA"/>
    <w:rsid w:val="0029376D"/>
    <w:rsid w:val="0029413B"/>
    <w:rsid w:val="00294B17"/>
    <w:rsid w:val="0029505F"/>
    <w:rsid w:val="002A683F"/>
    <w:rsid w:val="002A7B7A"/>
    <w:rsid w:val="002A7DC4"/>
    <w:rsid w:val="002B385D"/>
    <w:rsid w:val="002B5991"/>
    <w:rsid w:val="002B5DC1"/>
    <w:rsid w:val="002C1A4E"/>
    <w:rsid w:val="002C6702"/>
    <w:rsid w:val="002D0947"/>
    <w:rsid w:val="002E0A04"/>
    <w:rsid w:val="002E34F8"/>
    <w:rsid w:val="002F3211"/>
    <w:rsid w:val="002F4A72"/>
    <w:rsid w:val="002F67A8"/>
    <w:rsid w:val="002F719A"/>
    <w:rsid w:val="003002FE"/>
    <w:rsid w:val="00303664"/>
    <w:rsid w:val="003043C8"/>
    <w:rsid w:val="0030608C"/>
    <w:rsid w:val="00307626"/>
    <w:rsid w:val="0031416F"/>
    <w:rsid w:val="00315ECE"/>
    <w:rsid w:val="00330B30"/>
    <w:rsid w:val="003314F9"/>
    <w:rsid w:val="00336594"/>
    <w:rsid w:val="00337A8F"/>
    <w:rsid w:val="00337FBF"/>
    <w:rsid w:val="00342F78"/>
    <w:rsid w:val="00351385"/>
    <w:rsid w:val="003559F9"/>
    <w:rsid w:val="0035608A"/>
    <w:rsid w:val="0035635F"/>
    <w:rsid w:val="0036661F"/>
    <w:rsid w:val="00372E31"/>
    <w:rsid w:val="00376D37"/>
    <w:rsid w:val="0037B0AC"/>
    <w:rsid w:val="00380605"/>
    <w:rsid w:val="00382096"/>
    <w:rsid w:val="00382B6D"/>
    <w:rsid w:val="00382FEC"/>
    <w:rsid w:val="00387A5C"/>
    <w:rsid w:val="003951E4"/>
    <w:rsid w:val="00395F86"/>
    <w:rsid w:val="003A3F39"/>
    <w:rsid w:val="003A4BE6"/>
    <w:rsid w:val="003B5C98"/>
    <w:rsid w:val="003C3F39"/>
    <w:rsid w:val="003C5022"/>
    <w:rsid w:val="003D1078"/>
    <w:rsid w:val="003D293B"/>
    <w:rsid w:val="003D4017"/>
    <w:rsid w:val="003E10B6"/>
    <w:rsid w:val="003E5850"/>
    <w:rsid w:val="003E6156"/>
    <w:rsid w:val="003F3E02"/>
    <w:rsid w:val="003F53DE"/>
    <w:rsid w:val="004156C2"/>
    <w:rsid w:val="00422147"/>
    <w:rsid w:val="004260AE"/>
    <w:rsid w:val="004263FF"/>
    <w:rsid w:val="00431974"/>
    <w:rsid w:val="00451924"/>
    <w:rsid w:val="00460327"/>
    <w:rsid w:val="004603DD"/>
    <w:rsid w:val="0046275C"/>
    <w:rsid w:val="00471949"/>
    <w:rsid w:val="00475C1E"/>
    <w:rsid w:val="00477B16"/>
    <w:rsid w:val="0049232A"/>
    <w:rsid w:val="0049250C"/>
    <w:rsid w:val="00497574"/>
    <w:rsid w:val="00497637"/>
    <w:rsid w:val="004A1178"/>
    <w:rsid w:val="004A1850"/>
    <w:rsid w:val="004A1E6E"/>
    <w:rsid w:val="004B3DBB"/>
    <w:rsid w:val="004B799F"/>
    <w:rsid w:val="004C0F68"/>
    <w:rsid w:val="004D136D"/>
    <w:rsid w:val="004D7FD8"/>
    <w:rsid w:val="004E1FE6"/>
    <w:rsid w:val="004E20D2"/>
    <w:rsid w:val="004F6119"/>
    <w:rsid w:val="00504E67"/>
    <w:rsid w:val="0050777F"/>
    <w:rsid w:val="005118DB"/>
    <w:rsid w:val="005126A4"/>
    <w:rsid w:val="005158BF"/>
    <w:rsid w:val="005170CF"/>
    <w:rsid w:val="00520AAC"/>
    <w:rsid w:val="00523194"/>
    <w:rsid w:val="00533F7F"/>
    <w:rsid w:val="00541A27"/>
    <w:rsid w:val="00541F76"/>
    <w:rsid w:val="00542505"/>
    <w:rsid w:val="00547908"/>
    <w:rsid w:val="005543B4"/>
    <w:rsid w:val="0055637B"/>
    <w:rsid w:val="005644D9"/>
    <w:rsid w:val="00565034"/>
    <w:rsid w:val="005723B9"/>
    <w:rsid w:val="0057582C"/>
    <w:rsid w:val="00576E2D"/>
    <w:rsid w:val="005854CF"/>
    <w:rsid w:val="00585CAF"/>
    <w:rsid w:val="0058613D"/>
    <w:rsid w:val="005952E8"/>
    <w:rsid w:val="00595F87"/>
    <w:rsid w:val="005A69AA"/>
    <w:rsid w:val="005A7412"/>
    <w:rsid w:val="005C083C"/>
    <w:rsid w:val="005C42DE"/>
    <w:rsid w:val="005D03ED"/>
    <w:rsid w:val="005D2347"/>
    <w:rsid w:val="005D4C39"/>
    <w:rsid w:val="005E281F"/>
    <w:rsid w:val="005E2ECF"/>
    <w:rsid w:val="005E3205"/>
    <w:rsid w:val="005E375E"/>
    <w:rsid w:val="005E43FC"/>
    <w:rsid w:val="005F3172"/>
    <w:rsid w:val="005F3769"/>
    <w:rsid w:val="00601516"/>
    <w:rsid w:val="00602ED4"/>
    <w:rsid w:val="00606480"/>
    <w:rsid w:val="006116C9"/>
    <w:rsid w:val="006124A8"/>
    <w:rsid w:val="00616E5F"/>
    <w:rsid w:val="00627312"/>
    <w:rsid w:val="006278BB"/>
    <w:rsid w:val="00630A81"/>
    <w:rsid w:val="00634834"/>
    <w:rsid w:val="006351D8"/>
    <w:rsid w:val="00637F92"/>
    <w:rsid w:val="006531E0"/>
    <w:rsid w:val="00653738"/>
    <w:rsid w:val="006646BE"/>
    <w:rsid w:val="0066741D"/>
    <w:rsid w:val="006831F1"/>
    <w:rsid w:val="00685C11"/>
    <w:rsid w:val="006915AE"/>
    <w:rsid w:val="00691AE5"/>
    <w:rsid w:val="0069382F"/>
    <w:rsid w:val="00695535"/>
    <w:rsid w:val="006A2001"/>
    <w:rsid w:val="006A28C2"/>
    <w:rsid w:val="006B123B"/>
    <w:rsid w:val="006B6108"/>
    <w:rsid w:val="006C2FE5"/>
    <w:rsid w:val="006D45CF"/>
    <w:rsid w:val="006D4916"/>
    <w:rsid w:val="006D50F3"/>
    <w:rsid w:val="006E17D1"/>
    <w:rsid w:val="006E35BE"/>
    <w:rsid w:val="006E4FD3"/>
    <w:rsid w:val="006F204F"/>
    <w:rsid w:val="006F4402"/>
    <w:rsid w:val="006F5735"/>
    <w:rsid w:val="006F7069"/>
    <w:rsid w:val="007022B9"/>
    <w:rsid w:val="00705FCD"/>
    <w:rsid w:val="0071131E"/>
    <w:rsid w:val="0071388E"/>
    <w:rsid w:val="0071390B"/>
    <w:rsid w:val="007209A0"/>
    <w:rsid w:val="00721DB4"/>
    <w:rsid w:val="00723A16"/>
    <w:rsid w:val="0073726B"/>
    <w:rsid w:val="00740188"/>
    <w:rsid w:val="00741E6D"/>
    <w:rsid w:val="00746CBE"/>
    <w:rsid w:val="007470E9"/>
    <w:rsid w:val="00747FD4"/>
    <w:rsid w:val="00753ADA"/>
    <w:rsid w:val="00754123"/>
    <w:rsid w:val="00762A81"/>
    <w:rsid w:val="00766464"/>
    <w:rsid w:val="00767F00"/>
    <w:rsid w:val="00782957"/>
    <w:rsid w:val="00782B86"/>
    <w:rsid w:val="007831FC"/>
    <w:rsid w:val="007925DC"/>
    <w:rsid w:val="00793BB6"/>
    <w:rsid w:val="00795B8D"/>
    <w:rsid w:val="00796CBC"/>
    <w:rsid w:val="007A0581"/>
    <w:rsid w:val="007A3AA0"/>
    <w:rsid w:val="007A47E2"/>
    <w:rsid w:val="007B1733"/>
    <w:rsid w:val="007B4949"/>
    <w:rsid w:val="007B5976"/>
    <w:rsid w:val="007C23F0"/>
    <w:rsid w:val="007C4197"/>
    <w:rsid w:val="007C4A94"/>
    <w:rsid w:val="007C71B5"/>
    <w:rsid w:val="007D305D"/>
    <w:rsid w:val="007D441C"/>
    <w:rsid w:val="007D6C1F"/>
    <w:rsid w:val="007E1C89"/>
    <w:rsid w:val="007F5854"/>
    <w:rsid w:val="008016A1"/>
    <w:rsid w:val="00804479"/>
    <w:rsid w:val="008109AF"/>
    <w:rsid w:val="008211EE"/>
    <w:rsid w:val="0082214D"/>
    <w:rsid w:val="00823029"/>
    <w:rsid w:val="00824449"/>
    <w:rsid w:val="0083034F"/>
    <w:rsid w:val="00831781"/>
    <w:rsid w:val="00832652"/>
    <w:rsid w:val="00835622"/>
    <w:rsid w:val="00835C13"/>
    <w:rsid w:val="00844985"/>
    <w:rsid w:val="00845CFF"/>
    <w:rsid w:val="0084635C"/>
    <w:rsid w:val="00847E06"/>
    <w:rsid w:val="008523B0"/>
    <w:rsid w:val="00852491"/>
    <w:rsid w:val="00852619"/>
    <w:rsid w:val="00854A5D"/>
    <w:rsid w:val="008553B0"/>
    <w:rsid w:val="0086471E"/>
    <w:rsid w:val="00870194"/>
    <w:rsid w:val="00872D91"/>
    <w:rsid w:val="0087541B"/>
    <w:rsid w:val="0087583E"/>
    <w:rsid w:val="00880597"/>
    <w:rsid w:val="00881A68"/>
    <w:rsid w:val="00882F9E"/>
    <w:rsid w:val="00890EA0"/>
    <w:rsid w:val="00893060"/>
    <w:rsid w:val="00893352"/>
    <w:rsid w:val="00897A42"/>
    <w:rsid w:val="00897E18"/>
    <w:rsid w:val="008A265F"/>
    <w:rsid w:val="008A54D5"/>
    <w:rsid w:val="008A7CCB"/>
    <w:rsid w:val="008B06AB"/>
    <w:rsid w:val="008B06B7"/>
    <w:rsid w:val="008B24D4"/>
    <w:rsid w:val="008C3AB5"/>
    <w:rsid w:val="008D1AC9"/>
    <w:rsid w:val="008D7658"/>
    <w:rsid w:val="008E2938"/>
    <w:rsid w:val="008E793B"/>
    <w:rsid w:val="008F2CD5"/>
    <w:rsid w:val="008F336E"/>
    <w:rsid w:val="00902965"/>
    <w:rsid w:val="00906FD0"/>
    <w:rsid w:val="00910F8A"/>
    <w:rsid w:val="00910FA1"/>
    <w:rsid w:val="00913443"/>
    <w:rsid w:val="0091744B"/>
    <w:rsid w:val="00917D07"/>
    <w:rsid w:val="0092044D"/>
    <w:rsid w:val="00922079"/>
    <w:rsid w:val="00937477"/>
    <w:rsid w:val="00937CF8"/>
    <w:rsid w:val="0094184F"/>
    <w:rsid w:val="00941A4D"/>
    <w:rsid w:val="0094388C"/>
    <w:rsid w:val="00950F55"/>
    <w:rsid w:val="00957BEE"/>
    <w:rsid w:val="0096152C"/>
    <w:rsid w:val="00965B55"/>
    <w:rsid w:val="00967E00"/>
    <w:rsid w:val="00975B9E"/>
    <w:rsid w:val="00977F01"/>
    <w:rsid w:val="00980513"/>
    <w:rsid w:val="009855A5"/>
    <w:rsid w:val="00990DBC"/>
    <w:rsid w:val="009966DD"/>
    <w:rsid w:val="009B30B3"/>
    <w:rsid w:val="009B3341"/>
    <w:rsid w:val="009B3362"/>
    <w:rsid w:val="009B441F"/>
    <w:rsid w:val="009B591C"/>
    <w:rsid w:val="009B79C2"/>
    <w:rsid w:val="009C6DA3"/>
    <w:rsid w:val="009D38A6"/>
    <w:rsid w:val="009D5194"/>
    <w:rsid w:val="009D5AB3"/>
    <w:rsid w:val="009E1EC5"/>
    <w:rsid w:val="009E26DE"/>
    <w:rsid w:val="009E51DE"/>
    <w:rsid w:val="009E6D7C"/>
    <w:rsid w:val="009E7712"/>
    <w:rsid w:val="009F45B3"/>
    <w:rsid w:val="009F4A63"/>
    <w:rsid w:val="00A00C1F"/>
    <w:rsid w:val="00A01B6C"/>
    <w:rsid w:val="00A04806"/>
    <w:rsid w:val="00A0641F"/>
    <w:rsid w:val="00A1068B"/>
    <w:rsid w:val="00A12058"/>
    <w:rsid w:val="00A127F4"/>
    <w:rsid w:val="00A15C86"/>
    <w:rsid w:val="00A212F1"/>
    <w:rsid w:val="00A24F5F"/>
    <w:rsid w:val="00A3581F"/>
    <w:rsid w:val="00A4198C"/>
    <w:rsid w:val="00A41E3C"/>
    <w:rsid w:val="00A43872"/>
    <w:rsid w:val="00A4793B"/>
    <w:rsid w:val="00A5100F"/>
    <w:rsid w:val="00A635A9"/>
    <w:rsid w:val="00A735F4"/>
    <w:rsid w:val="00A740A0"/>
    <w:rsid w:val="00A74148"/>
    <w:rsid w:val="00A74A6A"/>
    <w:rsid w:val="00A84E06"/>
    <w:rsid w:val="00A90507"/>
    <w:rsid w:val="00A91E6F"/>
    <w:rsid w:val="00A91FB3"/>
    <w:rsid w:val="00AA37BB"/>
    <w:rsid w:val="00AA3CFF"/>
    <w:rsid w:val="00AA42AE"/>
    <w:rsid w:val="00AB141F"/>
    <w:rsid w:val="00AC124F"/>
    <w:rsid w:val="00AC7C97"/>
    <w:rsid w:val="00AD1138"/>
    <w:rsid w:val="00AD1EB4"/>
    <w:rsid w:val="00AD4AB1"/>
    <w:rsid w:val="00AD4C94"/>
    <w:rsid w:val="00AD59C6"/>
    <w:rsid w:val="00AD6C37"/>
    <w:rsid w:val="00AE073B"/>
    <w:rsid w:val="00AE17CE"/>
    <w:rsid w:val="00AE4720"/>
    <w:rsid w:val="00AE5D5C"/>
    <w:rsid w:val="00AF10B8"/>
    <w:rsid w:val="00AF5167"/>
    <w:rsid w:val="00AF67F3"/>
    <w:rsid w:val="00B03B28"/>
    <w:rsid w:val="00B065BE"/>
    <w:rsid w:val="00B15164"/>
    <w:rsid w:val="00B317CE"/>
    <w:rsid w:val="00B342D5"/>
    <w:rsid w:val="00B37E0A"/>
    <w:rsid w:val="00B4044B"/>
    <w:rsid w:val="00B42C83"/>
    <w:rsid w:val="00B469A3"/>
    <w:rsid w:val="00B51023"/>
    <w:rsid w:val="00B5456B"/>
    <w:rsid w:val="00B56868"/>
    <w:rsid w:val="00B60959"/>
    <w:rsid w:val="00B63C6D"/>
    <w:rsid w:val="00B65D34"/>
    <w:rsid w:val="00B720A6"/>
    <w:rsid w:val="00B7F62F"/>
    <w:rsid w:val="00B80674"/>
    <w:rsid w:val="00B86E46"/>
    <w:rsid w:val="00B96A15"/>
    <w:rsid w:val="00BA67FA"/>
    <w:rsid w:val="00BB5E8E"/>
    <w:rsid w:val="00BC13A5"/>
    <w:rsid w:val="00BC2B2F"/>
    <w:rsid w:val="00BC5FA3"/>
    <w:rsid w:val="00BC7500"/>
    <w:rsid w:val="00BD3B4F"/>
    <w:rsid w:val="00BD4523"/>
    <w:rsid w:val="00BD6AA3"/>
    <w:rsid w:val="00BE75D1"/>
    <w:rsid w:val="00BE7FE8"/>
    <w:rsid w:val="00BF461F"/>
    <w:rsid w:val="00C04324"/>
    <w:rsid w:val="00C05AEA"/>
    <w:rsid w:val="00C06BF6"/>
    <w:rsid w:val="00C07F03"/>
    <w:rsid w:val="00C13E43"/>
    <w:rsid w:val="00C13EAE"/>
    <w:rsid w:val="00C22E5A"/>
    <w:rsid w:val="00C2336E"/>
    <w:rsid w:val="00C31136"/>
    <w:rsid w:val="00C31423"/>
    <w:rsid w:val="00C3382E"/>
    <w:rsid w:val="00C34B74"/>
    <w:rsid w:val="00C421C8"/>
    <w:rsid w:val="00C43959"/>
    <w:rsid w:val="00C61D64"/>
    <w:rsid w:val="00C623FE"/>
    <w:rsid w:val="00C73DFD"/>
    <w:rsid w:val="00C751BA"/>
    <w:rsid w:val="00C751E3"/>
    <w:rsid w:val="00C804D3"/>
    <w:rsid w:val="00C82CCE"/>
    <w:rsid w:val="00C83441"/>
    <w:rsid w:val="00C854BA"/>
    <w:rsid w:val="00C901E0"/>
    <w:rsid w:val="00C94047"/>
    <w:rsid w:val="00C94C08"/>
    <w:rsid w:val="00CA4263"/>
    <w:rsid w:val="00CA740D"/>
    <w:rsid w:val="00CA768D"/>
    <w:rsid w:val="00CA786E"/>
    <w:rsid w:val="00CB15B7"/>
    <w:rsid w:val="00CC1A77"/>
    <w:rsid w:val="00CC1D3B"/>
    <w:rsid w:val="00CD114A"/>
    <w:rsid w:val="00CD40CB"/>
    <w:rsid w:val="00CD7FE3"/>
    <w:rsid w:val="00CE0950"/>
    <w:rsid w:val="00CE0AF0"/>
    <w:rsid w:val="00CE39E0"/>
    <w:rsid w:val="00CE5888"/>
    <w:rsid w:val="00CE5B4C"/>
    <w:rsid w:val="00CF2B92"/>
    <w:rsid w:val="00CF565C"/>
    <w:rsid w:val="00D0393A"/>
    <w:rsid w:val="00D05AF8"/>
    <w:rsid w:val="00D17605"/>
    <w:rsid w:val="00D2318A"/>
    <w:rsid w:val="00D277D0"/>
    <w:rsid w:val="00D35E52"/>
    <w:rsid w:val="00D36308"/>
    <w:rsid w:val="00D371D2"/>
    <w:rsid w:val="00D44330"/>
    <w:rsid w:val="00D46546"/>
    <w:rsid w:val="00D63D8C"/>
    <w:rsid w:val="00D65CF1"/>
    <w:rsid w:val="00D73855"/>
    <w:rsid w:val="00D7393F"/>
    <w:rsid w:val="00D74E90"/>
    <w:rsid w:val="00D8720C"/>
    <w:rsid w:val="00D97373"/>
    <w:rsid w:val="00D97D1E"/>
    <w:rsid w:val="00D97FE0"/>
    <w:rsid w:val="00DA772D"/>
    <w:rsid w:val="00DA7953"/>
    <w:rsid w:val="00DB18AF"/>
    <w:rsid w:val="00DB4785"/>
    <w:rsid w:val="00DC183D"/>
    <w:rsid w:val="00DC2956"/>
    <w:rsid w:val="00DC486D"/>
    <w:rsid w:val="00DC7F60"/>
    <w:rsid w:val="00DD7440"/>
    <w:rsid w:val="00DF0827"/>
    <w:rsid w:val="00DF2FEA"/>
    <w:rsid w:val="00DF4A5D"/>
    <w:rsid w:val="00DF4E43"/>
    <w:rsid w:val="00E0052F"/>
    <w:rsid w:val="00E03792"/>
    <w:rsid w:val="00E05DD1"/>
    <w:rsid w:val="00E06CE0"/>
    <w:rsid w:val="00E07190"/>
    <w:rsid w:val="00E25389"/>
    <w:rsid w:val="00E2626A"/>
    <w:rsid w:val="00E30921"/>
    <w:rsid w:val="00E35C79"/>
    <w:rsid w:val="00E3760D"/>
    <w:rsid w:val="00E43747"/>
    <w:rsid w:val="00E468EE"/>
    <w:rsid w:val="00E54EE7"/>
    <w:rsid w:val="00E55FAE"/>
    <w:rsid w:val="00E6319C"/>
    <w:rsid w:val="00E64C0D"/>
    <w:rsid w:val="00E6740C"/>
    <w:rsid w:val="00E733D2"/>
    <w:rsid w:val="00E738C7"/>
    <w:rsid w:val="00E82909"/>
    <w:rsid w:val="00E8370C"/>
    <w:rsid w:val="00E86557"/>
    <w:rsid w:val="00E962DB"/>
    <w:rsid w:val="00EA08C2"/>
    <w:rsid w:val="00EA7842"/>
    <w:rsid w:val="00EB1FDF"/>
    <w:rsid w:val="00EB3BD2"/>
    <w:rsid w:val="00EB50FA"/>
    <w:rsid w:val="00EB7933"/>
    <w:rsid w:val="00EC3520"/>
    <w:rsid w:val="00EC73FD"/>
    <w:rsid w:val="00ED4147"/>
    <w:rsid w:val="00ED4B4F"/>
    <w:rsid w:val="00ED681F"/>
    <w:rsid w:val="00ED78D9"/>
    <w:rsid w:val="00EE5D1F"/>
    <w:rsid w:val="00EE6B5E"/>
    <w:rsid w:val="00EF1449"/>
    <w:rsid w:val="00EF7135"/>
    <w:rsid w:val="00EF7B81"/>
    <w:rsid w:val="00F02198"/>
    <w:rsid w:val="00F045A7"/>
    <w:rsid w:val="00F0718C"/>
    <w:rsid w:val="00F0770A"/>
    <w:rsid w:val="00F12050"/>
    <w:rsid w:val="00F14E9D"/>
    <w:rsid w:val="00F16509"/>
    <w:rsid w:val="00F22D37"/>
    <w:rsid w:val="00F24FA6"/>
    <w:rsid w:val="00F27DCD"/>
    <w:rsid w:val="00F329CD"/>
    <w:rsid w:val="00F4624F"/>
    <w:rsid w:val="00F57106"/>
    <w:rsid w:val="00F61C07"/>
    <w:rsid w:val="00F67120"/>
    <w:rsid w:val="00F71DA7"/>
    <w:rsid w:val="00F75AD8"/>
    <w:rsid w:val="00F85496"/>
    <w:rsid w:val="00F85CAE"/>
    <w:rsid w:val="00F86FB6"/>
    <w:rsid w:val="00F93E11"/>
    <w:rsid w:val="00F96D59"/>
    <w:rsid w:val="00FA22F7"/>
    <w:rsid w:val="00FA29E4"/>
    <w:rsid w:val="00FB3F92"/>
    <w:rsid w:val="00FC2DE8"/>
    <w:rsid w:val="00FD3AE5"/>
    <w:rsid w:val="00FD5220"/>
    <w:rsid w:val="00FD561B"/>
    <w:rsid w:val="00FE64B6"/>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semiHidden/>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semiHidden/>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paragraph" w:styleId="Revisin">
    <w:name w:val="Revision"/>
    <w:hidden/>
    <w:uiPriority w:val="99"/>
    <w:semiHidden/>
    <w:rsid w:val="00606480"/>
    <w:rPr>
      <w:szCs w:val="22"/>
    </w:rPr>
  </w:style>
  <w:style w:type="table" w:styleId="Tablaconcuadrcula">
    <w:name w:val="Table Grid"/>
    <w:basedOn w:val="Tablanormal"/>
    <w:uiPriority w:val="39"/>
    <w:rsid w:val="00711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1131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
    <w:name w:val="Grid Table 4"/>
    <w:basedOn w:val="Tablanormal"/>
    <w:uiPriority w:val="49"/>
    <w:rsid w:val="0071131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7113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6concolores">
    <w:name w:val="Grid Table 6 Colorful"/>
    <w:basedOn w:val="Tablanormal"/>
    <w:uiPriority w:val="51"/>
    <w:rsid w:val="0071131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1131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6concolores-nfasis1">
    <w:name w:val="Grid Table 6 Colorful Accent 1"/>
    <w:basedOn w:val="Tablanormal"/>
    <w:uiPriority w:val="51"/>
    <w:rsid w:val="0071131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5">
    <w:name w:val="Grid Table 5 Dark Accent 5"/>
    <w:basedOn w:val="Tablanormal"/>
    <w:uiPriority w:val="50"/>
    <w:rsid w:val="007113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3">
    <w:name w:val="Grid Table 5 Dark Accent 3"/>
    <w:basedOn w:val="Tablanormal"/>
    <w:uiPriority w:val="50"/>
    <w:rsid w:val="0071131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3-nfasis1">
    <w:name w:val="Grid Table 3 Accent 1"/>
    <w:basedOn w:val="Tablanormal"/>
    <w:uiPriority w:val="48"/>
    <w:rsid w:val="0071131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1clara-nfasis1">
    <w:name w:val="Grid Table 1 Light Accent 1"/>
    <w:basedOn w:val="Tablanormal"/>
    <w:uiPriority w:val="46"/>
    <w:rsid w:val="0071131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lista6concolores-nfasis1">
    <w:name w:val="List Table 6 Colorful Accent 1"/>
    <w:basedOn w:val="Tablanormal"/>
    <w:uiPriority w:val="51"/>
    <w:rsid w:val="0071131E"/>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7concolores-nfasis5">
    <w:name w:val="List Table 7 Colorful Accent 5"/>
    <w:basedOn w:val="Tablanormal"/>
    <w:uiPriority w:val="52"/>
    <w:rsid w:val="0071131E"/>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71131E"/>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7concolores-nfasis1">
    <w:name w:val="Grid Table 7 Colorful Accent 1"/>
    <w:basedOn w:val="Tablanormal"/>
    <w:uiPriority w:val="52"/>
    <w:rsid w:val="00F14E9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131555645">
      <w:bodyDiv w:val="1"/>
      <w:marLeft w:val="0"/>
      <w:marRight w:val="0"/>
      <w:marTop w:val="0"/>
      <w:marBottom w:val="0"/>
      <w:divBdr>
        <w:top w:val="none" w:sz="0" w:space="0" w:color="auto"/>
        <w:left w:val="none" w:sz="0" w:space="0" w:color="auto"/>
        <w:bottom w:val="none" w:sz="0" w:space="0" w:color="auto"/>
        <w:right w:val="none" w:sz="0" w:space="0" w:color="auto"/>
      </w:divBdr>
      <w:divsChild>
        <w:div w:id="512568919">
          <w:marLeft w:val="0"/>
          <w:marRight w:val="0"/>
          <w:marTop w:val="0"/>
          <w:marBottom w:val="0"/>
          <w:divBdr>
            <w:top w:val="none" w:sz="0" w:space="0" w:color="auto"/>
            <w:left w:val="none" w:sz="0" w:space="0" w:color="auto"/>
            <w:bottom w:val="none" w:sz="0" w:space="0" w:color="auto"/>
            <w:right w:val="none" w:sz="0" w:space="0" w:color="auto"/>
          </w:divBdr>
          <w:divsChild>
            <w:div w:id="1643076810">
              <w:marLeft w:val="0"/>
              <w:marRight w:val="0"/>
              <w:marTop w:val="0"/>
              <w:marBottom w:val="0"/>
              <w:divBdr>
                <w:top w:val="none" w:sz="0" w:space="0" w:color="auto"/>
                <w:left w:val="none" w:sz="0" w:space="0" w:color="auto"/>
                <w:bottom w:val="none" w:sz="0" w:space="0" w:color="auto"/>
                <w:right w:val="none" w:sz="0" w:space="0" w:color="auto"/>
              </w:divBdr>
            </w:div>
            <w:div w:id="1548102825">
              <w:marLeft w:val="0"/>
              <w:marRight w:val="0"/>
              <w:marTop w:val="0"/>
              <w:marBottom w:val="0"/>
              <w:divBdr>
                <w:top w:val="none" w:sz="0" w:space="0" w:color="auto"/>
                <w:left w:val="none" w:sz="0" w:space="0" w:color="auto"/>
                <w:bottom w:val="none" w:sz="0" w:space="0" w:color="auto"/>
                <w:right w:val="none" w:sz="0" w:space="0" w:color="auto"/>
              </w:divBdr>
            </w:div>
            <w:div w:id="155681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67780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hyperlink" Target="https://doi.org/10.1037/0000132-000" TargetMode="External"/><Relationship Id="rId21" Type="http://schemas.openxmlformats.org/officeDocument/2006/relationships/header" Target="header5.xml"/><Relationship Id="rId34" Type="http://schemas.openxmlformats.org/officeDocument/2006/relationships/image" Target="media/image7.png"/><Relationship Id="rId42" Type="http://schemas.openxmlformats.org/officeDocument/2006/relationships/hyperlink" Target="https://twitter.com/APA_Databases/status/1169644365452578823"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10.xml"/><Relationship Id="rId11" Type="http://schemas.microsoft.com/office/2016/09/relationships/commentsIds" Target="commentsIds.xml"/><Relationship Id="rId24" Type="http://schemas.openxmlformats.org/officeDocument/2006/relationships/footer" Target="footer6.xml"/><Relationship Id="rId32" Type="http://schemas.openxmlformats.org/officeDocument/2006/relationships/hyperlink" Target="https://www.w3.org/WAI/standards-guidelines/wcag/" TargetMode="External"/><Relationship Id="rId37" Type="http://schemas.openxmlformats.org/officeDocument/2006/relationships/hyperlink" Target="https://doi.org/10.1037/ppm0000185" TargetMode="External"/><Relationship Id="rId40" Type="http://schemas.openxmlformats.org/officeDocument/2006/relationships/hyperlink" Target="https://doi.org/10.1037/0000120-016"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hyperlink" Target="https://www.cnn.com/2019/09/10/health/nap-heart-health-wellness-intl-scli/index.html" TargetMode="External"/><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15.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6.png"/><Relationship Id="rId38" Type="http://schemas.openxmlformats.org/officeDocument/2006/relationships/hyperlink" Target="https://doi.org/10.1126/science.aay3550" TargetMode="External"/><Relationship Id="rId46" Type="http://schemas.openxmlformats.org/officeDocument/2006/relationships/image" Target="media/image10.png"/><Relationship Id="rId59" Type="http://schemas.openxmlformats.org/officeDocument/2006/relationships/image" Target="media/image23.png"/><Relationship Id="rId20" Type="http://schemas.openxmlformats.org/officeDocument/2006/relationships/footer" Target="footer4.xml"/><Relationship Id="rId41" Type="http://schemas.openxmlformats.org/officeDocument/2006/relationships/hyperlink" Target="https://www.youtube.com/watch?v=guRoWTYfxMs" TargetMode="External"/><Relationship Id="rId54" Type="http://schemas.openxmlformats.org/officeDocument/2006/relationships/image" Target="media/image1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hyperlink" Target="https://apastyle.apa.org/" TargetMode="External"/><Relationship Id="rId49" Type="http://schemas.openxmlformats.org/officeDocument/2006/relationships/image" Target="media/image13.png"/><Relationship Id="rId57" Type="http://schemas.openxmlformats.org/officeDocument/2006/relationships/image" Target="media/image21.png"/><Relationship Id="rId10" Type="http://schemas.microsoft.com/office/2011/relationships/commentsExtended" Target="commentsExtended.xml"/><Relationship Id="rId31" Type="http://schemas.openxmlformats.org/officeDocument/2006/relationships/hyperlink" Target="https://administracionelectronica.gob.es/pae_Home/dam/jcr:da7d91fa-d6bd-467c-be32-a72e27c603b3/METRICA_V3_Tecnicas.pdf" TargetMode="External"/><Relationship Id="rId44" Type="http://schemas.openxmlformats.org/officeDocument/2006/relationships/hyperlink" Target="https://administracionelectronica.gob.es/pae_Home/pae_Documentacion/pae_Metodolog/pae_Metrica_v3.html" TargetMode="External"/><Relationship Id="rId52" Type="http://schemas.openxmlformats.org/officeDocument/2006/relationships/image" Target="media/image1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77</Pages>
  <Words>9679</Words>
  <Characters>53239</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Soler Ramos Jose Antonio</dc:creator>
  <cp:keywords/>
  <dc:description/>
  <cp:lastModifiedBy>Soler Martin, Carlos</cp:lastModifiedBy>
  <cp:revision>49</cp:revision>
  <cp:lastPrinted>2021-08-28T17:06:00Z</cp:lastPrinted>
  <dcterms:created xsi:type="dcterms:W3CDTF">2022-05-26T09:13:00Z</dcterms:created>
  <dcterms:modified xsi:type="dcterms:W3CDTF">2022-06-19T11:49:00Z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1b88ec2-a72b-4523-9e84-0458a1764731_Enabled">
    <vt:lpwstr>true</vt:lpwstr>
  </property>
  <property fmtid="{D5CDD505-2E9C-101B-9397-08002B2CF9AE}" pid="3" name="MSIP_Label_41b88ec2-a72b-4523-9e84-0458a1764731_SetDate">
    <vt:lpwstr>2022-03-07T16:54:02Z</vt:lpwstr>
  </property>
  <property fmtid="{D5CDD505-2E9C-101B-9397-08002B2CF9AE}" pid="4" name="MSIP_Label_41b88ec2-a72b-4523-9e84-0458a1764731_Method">
    <vt:lpwstr>Privileged</vt:lpwstr>
  </property>
  <property fmtid="{D5CDD505-2E9C-101B-9397-08002B2CF9AE}" pid="5" name="MSIP_Label_41b88ec2-a72b-4523-9e84-0458a1764731_Name">
    <vt:lpwstr>Public O365</vt:lpwstr>
  </property>
  <property fmtid="{D5CDD505-2E9C-101B-9397-08002B2CF9AE}" pid="6" name="MSIP_Label_41b88ec2-a72b-4523-9e84-0458a1764731_SiteId">
    <vt:lpwstr>35595a02-4d6d-44ac-99e1-f9ab4cd872db</vt:lpwstr>
  </property>
  <property fmtid="{D5CDD505-2E9C-101B-9397-08002B2CF9AE}" pid="7" name="MSIP_Label_41b88ec2-a72b-4523-9e84-0458a1764731_ActionId">
    <vt:lpwstr>3ad652cc-ea14-4c96-be37-2a6bd4327cd1</vt:lpwstr>
  </property>
  <property fmtid="{D5CDD505-2E9C-101B-9397-08002B2CF9AE}" pid="8" name="MSIP_Label_41b88ec2-a72b-4523-9e84-0458a1764731_ContentBits">
    <vt:lpwstr>0</vt:lpwstr>
  </property>
</Properties>
</file>