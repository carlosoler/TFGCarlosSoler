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0E71D6" w14:textId="77777777" w:rsidR="00BD6AA3" w:rsidRPr="002F719A" w:rsidRDefault="00BD6AA3" w:rsidP="00A91FB3">
      <w:pPr>
        <w:pStyle w:val="CdigoFuente"/>
        <w:tabs>
          <w:tab w:val="clear" w:pos="567"/>
          <w:tab w:val="left" w:pos="708"/>
        </w:tabs>
        <w:jc w:val="center"/>
        <w:rPr>
          <w:rFonts w:ascii="Eras Medium ITC" w:hAnsi="Eras Medium ITC"/>
          <w:spacing w:val="-20"/>
          <w:sz w:val="36"/>
          <w:vertAlign w:val="superscript"/>
        </w:rPr>
      </w:pPr>
    </w:p>
    <w:p w14:paraId="4564FA70" w14:textId="77777777" w:rsidR="00BD6AA3" w:rsidRDefault="00BD6AA3" w:rsidP="00A91FB3">
      <w:pPr>
        <w:pStyle w:val="CdigoFuente"/>
        <w:tabs>
          <w:tab w:val="clear" w:pos="567"/>
          <w:tab w:val="left" w:pos="708"/>
        </w:tabs>
        <w:jc w:val="center"/>
        <w:rPr>
          <w:rFonts w:ascii="Eras Medium ITC" w:hAnsi="Eras Medium ITC"/>
          <w:spacing w:val="-20"/>
          <w:sz w:val="36"/>
        </w:rPr>
      </w:pPr>
    </w:p>
    <w:p w14:paraId="0E864093" w14:textId="1131FA88" w:rsidR="00A91FB3" w:rsidRDefault="00A91FB3" w:rsidP="00A91FB3">
      <w:pPr>
        <w:pStyle w:val="CdigoFuente"/>
        <w:tabs>
          <w:tab w:val="clear" w:pos="567"/>
          <w:tab w:val="left" w:pos="708"/>
        </w:tabs>
        <w:jc w:val="center"/>
        <w:rPr>
          <w:rFonts w:ascii="Eras Medium ITC" w:hAnsi="Eras Medium ITC"/>
          <w:spacing w:val="-20"/>
          <w:sz w:val="36"/>
        </w:rPr>
      </w:pPr>
      <w:r>
        <w:rPr>
          <w:rFonts w:ascii="Eras Medium ITC" w:hAnsi="Eras Medium ITC"/>
          <w:spacing w:val="-20"/>
          <w:sz w:val="36"/>
        </w:rPr>
        <w:t>UNIVERSIDAD SAN PABLO - CEU</w:t>
      </w:r>
    </w:p>
    <w:p w14:paraId="4F67F2A3" w14:textId="77777777" w:rsidR="00A91FB3" w:rsidRDefault="00A91FB3" w:rsidP="00A91FB3">
      <w:pPr>
        <w:pStyle w:val="CdigoFuente"/>
        <w:jc w:val="center"/>
        <w:rPr>
          <w:rFonts w:ascii="Eras Medium ITC" w:hAnsi="Eras Medium ITC"/>
          <w:spacing w:val="-20"/>
          <w:sz w:val="34"/>
        </w:rPr>
      </w:pPr>
    </w:p>
    <w:p w14:paraId="61D429A2" w14:textId="77777777" w:rsidR="00A91FB3" w:rsidRDefault="00A91FB3" w:rsidP="00A91FB3">
      <w:pPr>
        <w:pStyle w:val="CdigoFuente"/>
        <w:jc w:val="center"/>
        <w:rPr>
          <w:rFonts w:ascii="Eras Medium ITC" w:hAnsi="Eras Medium ITC"/>
          <w:spacing w:val="-20"/>
          <w:sz w:val="32"/>
        </w:rPr>
      </w:pPr>
      <w:r>
        <w:rPr>
          <w:rFonts w:ascii="Eras Medium ITC" w:hAnsi="Eras Medium ITC"/>
          <w:spacing w:val="-20"/>
          <w:sz w:val="32"/>
        </w:rPr>
        <w:t>ESCUELA POLITÉCNICA SUPERIOR</w:t>
      </w:r>
    </w:p>
    <w:p w14:paraId="234E2490" w14:textId="77777777" w:rsidR="00A91FB3" w:rsidRDefault="00A91FB3" w:rsidP="00A91FB3">
      <w:pPr>
        <w:pStyle w:val="CdigoFuente"/>
        <w:jc w:val="center"/>
        <w:rPr>
          <w:rFonts w:ascii="Eras Medium ITC" w:hAnsi="Eras Medium ITC"/>
          <w:spacing w:val="-20"/>
          <w:sz w:val="32"/>
        </w:rPr>
      </w:pPr>
    </w:p>
    <w:p w14:paraId="07DD73B2" w14:textId="516B48D0" w:rsidR="00A91FB3" w:rsidRDefault="00A91FB3" w:rsidP="00A91FB3">
      <w:pPr>
        <w:pStyle w:val="CdigoFuente"/>
        <w:jc w:val="center"/>
        <w:rPr>
          <w:rFonts w:ascii="Eras Medium ITC" w:hAnsi="Eras Medium ITC"/>
          <w:spacing w:val="-20"/>
          <w:sz w:val="32"/>
        </w:rPr>
      </w:pPr>
      <w:r w:rsidRPr="00F223C9">
        <w:rPr>
          <w:rFonts w:ascii="Eras Medium ITC" w:hAnsi="Eras Medium ITC"/>
          <w:spacing w:val="-20"/>
          <w:sz w:val="32"/>
        </w:rPr>
        <w:t xml:space="preserve">GRADO EN INGENIERÍA DE </w:t>
      </w:r>
      <w:r w:rsidR="009855A5">
        <w:rPr>
          <w:rFonts w:ascii="Eras Medium ITC" w:hAnsi="Eras Medium ITC"/>
          <w:spacing w:val="-20"/>
          <w:sz w:val="32"/>
        </w:rPr>
        <w:t>SISTEMAS DE INFORMACIÓN</w:t>
      </w:r>
    </w:p>
    <w:p w14:paraId="55AC1CCC" w14:textId="77777777" w:rsidR="00A91FB3" w:rsidRDefault="00A91FB3" w:rsidP="00A91FB3">
      <w:pPr>
        <w:pStyle w:val="CdigoFuente"/>
        <w:jc w:val="center"/>
        <w:rPr>
          <w:rFonts w:ascii="Eras Medium ITC" w:hAnsi="Eras Medium ITC"/>
          <w:spacing w:val="-20"/>
          <w:sz w:val="32"/>
        </w:rPr>
      </w:pPr>
    </w:p>
    <w:p w14:paraId="46D9B399" w14:textId="77777777" w:rsidR="00A91FB3" w:rsidRDefault="00A91FB3" w:rsidP="00A91FB3">
      <w:pPr>
        <w:pStyle w:val="CdigoFuente"/>
        <w:jc w:val="center"/>
        <w:rPr>
          <w:rFonts w:ascii="Eras Medium ITC" w:hAnsi="Eras Medium ITC"/>
          <w:spacing w:val="20"/>
          <w:sz w:val="44"/>
        </w:rPr>
      </w:pPr>
    </w:p>
    <w:p w14:paraId="28CBC73B" w14:textId="77777777" w:rsidR="00A91FB3" w:rsidRPr="00A91FB3" w:rsidRDefault="00A91FB3" w:rsidP="00A91FB3">
      <w:pPr>
        <w:spacing w:after="0" w:line="240" w:lineRule="auto"/>
        <w:jc w:val="center"/>
        <w:rPr>
          <w:rFonts w:ascii="Times New Roman" w:eastAsia="Times New Roman" w:hAnsi="Times New Roman" w:cs="Times New Roman"/>
          <w:szCs w:val="24"/>
          <w:lang w:eastAsia="es-ES_tradnl"/>
        </w:rPr>
      </w:pPr>
      <w:r w:rsidRPr="00A91FB3">
        <w:rPr>
          <w:rFonts w:ascii="Times New Roman" w:eastAsia="Times New Roman" w:hAnsi="Times New Roman" w:cs="Times New Roman"/>
          <w:szCs w:val="24"/>
          <w:lang w:eastAsia="es-ES_tradnl"/>
        </w:rPr>
        <w:fldChar w:fldCharType="begin"/>
      </w:r>
      <w:r w:rsidRPr="00A91FB3">
        <w:rPr>
          <w:rFonts w:ascii="Times New Roman" w:eastAsia="Times New Roman" w:hAnsi="Times New Roman" w:cs="Times New Roman"/>
          <w:szCs w:val="24"/>
          <w:lang w:eastAsia="es-ES_tradnl"/>
        </w:rPr>
        <w:instrText xml:space="preserve"> INCLUDEPICTURE "http://www.madrid.org/sumadeporte/images/imagenes/deporte_universitario/logo-universidad-san-pablo-ceu.jpg" \* MERGEFORMATINET </w:instrText>
      </w:r>
      <w:r w:rsidRPr="00A91FB3">
        <w:rPr>
          <w:rFonts w:ascii="Times New Roman" w:eastAsia="Times New Roman" w:hAnsi="Times New Roman" w:cs="Times New Roman"/>
          <w:szCs w:val="24"/>
          <w:lang w:eastAsia="es-ES_tradnl"/>
        </w:rPr>
        <w:fldChar w:fldCharType="separate"/>
      </w:r>
      <w:r w:rsidRPr="00A91FB3">
        <w:rPr>
          <w:rFonts w:ascii="Times New Roman" w:eastAsia="Times New Roman" w:hAnsi="Times New Roman" w:cs="Times New Roman"/>
          <w:noProof/>
          <w:szCs w:val="24"/>
          <w:lang w:eastAsia="es-ES_tradnl"/>
        </w:rPr>
        <w:drawing>
          <wp:inline distT="0" distB="0" distL="0" distR="0" wp14:anchorId="787A112A" wp14:editId="7DF16A98">
            <wp:extent cx="1734207" cy="1734207"/>
            <wp:effectExtent l="0" t="0" r="5715" b="5715"/>
            <wp:docPr id="1" name="Imagen 1" descr="http://www.madrid.org/sumadeporte/images/imagenes/deporte_universitario/logo-universidad-san-pablo-ce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adrid.org/sumadeporte/images/imagenes/deporte_universitario/logo-universidad-san-pablo-ceu.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43048" cy="1743048"/>
                    </a:xfrm>
                    <a:prstGeom prst="rect">
                      <a:avLst/>
                    </a:prstGeom>
                    <a:noFill/>
                    <a:ln>
                      <a:noFill/>
                    </a:ln>
                  </pic:spPr>
                </pic:pic>
              </a:graphicData>
            </a:graphic>
          </wp:inline>
        </w:drawing>
      </w:r>
      <w:r w:rsidRPr="00A91FB3">
        <w:rPr>
          <w:rFonts w:ascii="Times New Roman" w:eastAsia="Times New Roman" w:hAnsi="Times New Roman" w:cs="Times New Roman"/>
          <w:szCs w:val="24"/>
          <w:lang w:eastAsia="es-ES_tradnl"/>
        </w:rPr>
        <w:fldChar w:fldCharType="end"/>
      </w:r>
    </w:p>
    <w:p w14:paraId="2CA6E353" w14:textId="77777777" w:rsidR="00A91FB3" w:rsidRDefault="00A91FB3" w:rsidP="00A91FB3">
      <w:pPr>
        <w:pStyle w:val="CdigoFuente"/>
        <w:jc w:val="center"/>
        <w:rPr>
          <w:rFonts w:ascii="Eras Medium ITC" w:hAnsi="Eras Medium ITC"/>
          <w:spacing w:val="20"/>
          <w:sz w:val="36"/>
        </w:rPr>
      </w:pPr>
    </w:p>
    <w:p w14:paraId="196BA62B" w14:textId="77777777" w:rsidR="00A91FB3" w:rsidRDefault="00A91FB3" w:rsidP="00A91FB3">
      <w:pPr>
        <w:pStyle w:val="CdigoFuente"/>
        <w:jc w:val="center"/>
        <w:rPr>
          <w:rFonts w:ascii="Eras Medium ITC" w:hAnsi="Eras Medium ITC"/>
          <w:spacing w:val="20"/>
          <w:sz w:val="36"/>
        </w:rPr>
      </w:pPr>
    </w:p>
    <w:p w14:paraId="51D2903E" w14:textId="77777777" w:rsidR="00A91FB3" w:rsidRPr="00241B4B" w:rsidRDefault="00A91FB3" w:rsidP="00A91FB3">
      <w:pPr>
        <w:pStyle w:val="CdigoFuente"/>
        <w:jc w:val="center"/>
        <w:rPr>
          <w:rFonts w:ascii="Eras Medium ITC" w:hAnsi="Eras Medium ITC"/>
          <w:spacing w:val="20"/>
          <w:sz w:val="44"/>
        </w:rPr>
      </w:pPr>
      <w:r w:rsidRPr="00241B4B">
        <w:rPr>
          <w:rFonts w:ascii="Eras Medium ITC" w:hAnsi="Eras Medium ITC"/>
          <w:spacing w:val="20"/>
          <w:sz w:val="36"/>
        </w:rPr>
        <w:t>TRABAJO FIN DE GRADO</w:t>
      </w:r>
    </w:p>
    <w:p w14:paraId="15F48573" w14:textId="77777777" w:rsidR="00A91FB3" w:rsidRPr="00241B4B" w:rsidRDefault="00A91FB3" w:rsidP="00A91FB3">
      <w:pPr>
        <w:pStyle w:val="CdigoFuente"/>
        <w:jc w:val="center"/>
        <w:rPr>
          <w:rFonts w:ascii="Eras Medium ITC" w:hAnsi="Eras Medium ITC"/>
          <w:spacing w:val="20"/>
          <w:sz w:val="44"/>
        </w:rPr>
      </w:pPr>
    </w:p>
    <w:p w14:paraId="60B047F8" w14:textId="33B9CA54" w:rsidR="00A91FB3" w:rsidRPr="00980513" w:rsidRDefault="00980513" w:rsidP="00A91FB3">
      <w:pPr>
        <w:pStyle w:val="CdigoFuente"/>
        <w:jc w:val="center"/>
        <w:rPr>
          <w:rFonts w:ascii="Eras Medium ITC" w:hAnsi="Eras Medium ITC"/>
          <w:spacing w:val="-20"/>
          <w:sz w:val="44"/>
        </w:rPr>
      </w:pPr>
      <w:r w:rsidRPr="00980513">
        <w:rPr>
          <w:rFonts w:ascii="Eras Medium ITC" w:hAnsi="Eras Medium ITC"/>
          <w:b/>
          <w:spacing w:val="20"/>
          <w:sz w:val="44"/>
        </w:rPr>
        <w:t xml:space="preserve">JOBS : </w:t>
      </w:r>
      <w:r>
        <w:rPr>
          <w:rFonts w:ascii="Eras Medium ITC" w:hAnsi="Eras Medium ITC"/>
          <w:b/>
          <w:spacing w:val="20"/>
          <w:sz w:val="44"/>
        </w:rPr>
        <w:t>d</w:t>
      </w:r>
      <w:r w:rsidRPr="00980513">
        <w:rPr>
          <w:rFonts w:ascii="Eras Medium ITC" w:hAnsi="Eras Medium ITC"/>
          <w:b/>
          <w:spacing w:val="20"/>
          <w:sz w:val="44"/>
        </w:rPr>
        <w:t xml:space="preserve">iseño e </w:t>
      </w:r>
      <w:r>
        <w:rPr>
          <w:rFonts w:ascii="Eras Medium ITC" w:hAnsi="Eras Medium ITC"/>
          <w:b/>
          <w:spacing w:val="20"/>
          <w:sz w:val="44"/>
        </w:rPr>
        <w:t>i</w:t>
      </w:r>
      <w:r w:rsidRPr="00980513">
        <w:rPr>
          <w:rFonts w:ascii="Eras Medium ITC" w:hAnsi="Eras Medium ITC"/>
          <w:b/>
          <w:spacing w:val="20"/>
          <w:sz w:val="44"/>
        </w:rPr>
        <w:t xml:space="preserve">mplementación de una </w:t>
      </w:r>
      <w:commentRangeStart w:id="0"/>
      <w:r w:rsidRPr="00980513">
        <w:rPr>
          <w:rFonts w:ascii="Eras Medium ITC" w:hAnsi="Eras Medium ITC"/>
          <w:b/>
          <w:spacing w:val="20"/>
          <w:sz w:val="44"/>
        </w:rPr>
        <w:t xml:space="preserve">aplicación RESTful </w:t>
      </w:r>
      <w:commentRangeEnd w:id="0"/>
      <w:r w:rsidR="00E55FAE">
        <w:rPr>
          <w:rStyle w:val="Refdecomentario"/>
          <w:rFonts w:asciiTheme="minorHAnsi" w:eastAsiaTheme="minorHAnsi" w:hAnsiTheme="minorHAnsi" w:cstheme="minorBidi"/>
          <w:noProof w:val="0"/>
          <w:lang w:eastAsia="en-US"/>
        </w:rPr>
        <w:commentReference w:id="0"/>
      </w:r>
      <w:r w:rsidRPr="00980513">
        <w:rPr>
          <w:rFonts w:ascii="Eras Medium ITC" w:hAnsi="Eras Medium ITC"/>
          <w:b/>
          <w:spacing w:val="20"/>
          <w:sz w:val="44"/>
        </w:rPr>
        <w:t xml:space="preserve">para búsqueda de </w:t>
      </w:r>
      <w:r>
        <w:rPr>
          <w:rFonts w:ascii="Eras Medium ITC" w:hAnsi="Eras Medium ITC"/>
          <w:b/>
          <w:spacing w:val="20"/>
          <w:sz w:val="44"/>
        </w:rPr>
        <w:t>empleo</w:t>
      </w:r>
      <w:r w:rsidRPr="00980513">
        <w:rPr>
          <w:rFonts w:ascii="Eras Medium ITC" w:hAnsi="Eras Medium ITC"/>
          <w:b/>
          <w:spacing w:val="20"/>
          <w:sz w:val="44"/>
        </w:rPr>
        <w:t xml:space="preserve"> para estudiantes/graduados</w:t>
      </w:r>
    </w:p>
    <w:p w14:paraId="65C5E1F6" w14:textId="77777777" w:rsidR="00A91FB3" w:rsidRPr="00980513" w:rsidRDefault="00A91FB3" w:rsidP="00A91FB3">
      <w:pPr>
        <w:pStyle w:val="CdigoFuente"/>
        <w:jc w:val="center"/>
        <w:rPr>
          <w:rFonts w:ascii="Eras Medium ITC" w:hAnsi="Eras Medium ITC"/>
          <w:spacing w:val="-20"/>
          <w:sz w:val="44"/>
        </w:rPr>
      </w:pPr>
    </w:p>
    <w:p w14:paraId="737A97A5" w14:textId="77777777" w:rsidR="00A91FB3" w:rsidRPr="00980513" w:rsidRDefault="00A91FB3" w:rsidP="00A91FB3">
      <w:pPr>
        <w:pStyle w:val="CdigoFuente"/>
        <w:jc w:val="center"/>
        <w:rPr>
          <w:rFonts w:ascii="Eras Medium ITC" w:hAnsi="Eras Medium ITC"/>
          <w:spacing w:val="-20"/>
          <w:sz w:val="44"/>
        </w:rPr>
      </w:pPr>
    </w:p>
    <w:p w14:paraId="411889C1" w14:textId="77777777" w:rsidR="00A91FB3" w:rsidRPr="00980513" w:rsidRDefault="00A91FB3" w:rsidP="00A91FB3">
      <w:pPr>
        <w:pStyle w:val="Sinespaciado"/>
        <w:jc w:val="center"/>
      </w:pPr>
    </w:p>
    <w:p w14:paraId="656991D8" w14:textId="5328EA63" w:rsidR="00A91FB3" w:rsidRDefault="00A91FB3" w:rsidP="00A91FB3">
      <w:pPr>
        <w:pStyle w:val="Sinespaciado"/>
        <w:jc w:val="center"/>
        <w:rPr>
          <w:sz w:val="28"/>
        </w:rPr>
      </w:pPr>
      <w:r w:rsidRPr="00F223C9">
        <w:rPr>
          <w:sz w:val="28"/>
        </w:rPr>
        <w:t xml:space="preserve">Autor: </w:t>
      </w:r>
      <w:r w:rsidR="00980513">
        <w:rPr>
          <w:sz w:val="28"/>
        </w:rPr>
        <w:t>Carlos Soler Martín</w:t>
      </w:r>
    </w:p>
    <w:p w14:paraId="7FC0F14D" w14:textId="3D7DE774" w:rsidR="00606480" w:rsidRDefault="00882F9E" w:rsidP="00606480">
      <w:pPr>
        <w:pStyle w:val="Sinespaciado"/>
        <w:jc w:val="center"/>
        <w:rPr>
          <w:ins w:id="1" w:author="Sergio Saugar García" w:date="2022-06-09T11:42:00Z"/>
          <w:spacing w:val="20"/>
          <w:sz w:val="28"/>
        </w:rPr>
      </w:pPr>
      <w:r>
        <w:rPr>
          <w:spacing w:val="20"/>
          <w:sz w:val="28"/>
        </w:rPr>
        <w:t>Tutor</w:t>
      </w:r>
      <w:r w:rsidR="00980513">
        <w:rPr>
          <w:spacing w:val="20"/>
          <w:sz w:val="28"/>
        </w:rPr>
        <w:t>es</w:t>
      </w:r>
      <w:r w:rsidR="00A91FB3">
        <w:rPr>
          <w:spacing w:val="20"/>
          <w:sz w:val="28"/>
        </w:rPr>
        <w:t xml:space="preserve">: </w:t>
      </w:r>
      <w:r w:rsidR="00980513">
        <w:rPr>
          <w:spacing w:val="20"/>
          <w:sz w:val="28"/>
        </w:rPr>
        <w:t xml:space="preserve">Sergio </w:t>
      </w:r>
      <w:r w:rsidR="00980513" w:rsidRPr="00980513">
        <w:rPr>
          <w:spacing w:val="20"/>
          <w:sz w:val="28"/>
        </w:rPr>
        <w:t>Saugar Garcia</w:t>
      </w:r>
      <w:ins w:id="2" w:author="Sergio Saugar García" w:date="2022-06-09T11:42:00Z">
        <w:r w:rsidR="00606480">
          <w:rPr>
            <w:spacing w:val="20"/>
            <w:sz w:val="28"/>
          </w:rPr>
          <w:t xml:space="preserve"> </w:t>
        </w:r>
        <w:commentRangeStart w:id="3"/>
        <w:r w:rsidR="00606480">
          <w:rPr>
            <w:spacing w:val="20"/>
            <w:sz w:val="28"/>
          </w:rPr>
          <w:t>(</w:t>
        </w:r>
      </w:ins>
      <w:ins w:id="4" w:author="Sergio Saugar García" w:date="2022-06-09T11:43:00Z">
        <w:r w:rsidR="00606480">
          <w:rPr>
            <w:spacing w:val="20"/>
            <w:sz w:val="28"/>
          </w:rPr>
          <w:t xml:space="preserve">U. </w:t>
        </w:r>
      </w:ins>
      <w:ins w:id="5" w:author="Sergio Saugar García" w:date="2022-06-09T11:42:00Z">
        <w:r w:rsidR="00606480">
          <w:rPr>
            <w:spacing w:val="20"/>
            <w:sz w:val="28"/>
          </w:rPr>
          <w:t>San Pablo</w:t>
        </w:r>
      </w:ins>
      <w:ins w:id="6" w:author="Sergio Saugar García" w:date="2022-06-09T11:43:00Z">
        <w:r w:rsidR="00606480">
          <w:rPr>
            <w:spacing w:val="20"/>
            <w:sz w:val="28"/>
          </w:rPr>
          <w:t>-CEU</w:t>
        </w:r>
      </w:ins>
      <w:ins w:id="7" w:author="Sergio Saugar García" w:date="2022-06-09T11:42:00Z">
        <w:r w:rsidR="00606480">
          <w:rPr>
            <w:spacing w:val="20"/>
            <w:sz w:val="28"/>
          </w:rPr>
          <w:t>)</w:t>
        </w:r>
      </w:ins>
    </w:p>
    <w:p w14:paraId="1E0CF86B" w14:textId="55D0D591" w:rsidR="00A91FB3" w:rsidRDefault="00980513" w:rsidP="00606480">
      <w:pPr>
        <w:pStyle w:val="Sinespaciado"/>
        <w:jc w:val="center"/>
        <w:rPr>
          <w:spacing w:val="20"/>
          <w:sz w:val="24"/>
        </w:rPr>
      </w:pPr>
      <w:del w:id="8" w:author="Sergio Saugar García" w:date="2022-06-09T11:42:00Z">
        <w:r w:rsidDel="00606480">
          <w:rPr>
            <w:spacing w:val="20"/>
            <w:sz w:val="28"/>
          </w:rPr>
          <w:delText xml:space="preserve">y </w:delText>
        </w:r>
      </w:del>
      <w:r>
        <w:rPr>
          <w:spacing w:val="20"/>
          <w:sz w:val="28"/>
        </w:rPr>
        <w:t xml:space="preserve">Alex </w:t>
      </w:r>
      <w:r w:rsidRPr="00980513">
        <w:rPr>
          <w:spacing w:val="20"/>
          <w:sz w:val="28"/>
        </w:rPr>
        <w:t>Rayón Jerez</w:t>
      </w:r>
      <w:ins w:id="9" w:author="Sergio Saugar García" w:date="2022-06-09T11:43:00Z">
        <w:r w:rsidR="00606480">
          <w:rPr>
            <w:spacing w:val="20"/>
            <w:sz w:val="28"/>
          </w:rPr>
          <w:t xml:space="preserve"> (U. Deusto)</w:t>
        </w:r>
        <w:commentRangeEnd w:id="3"/>
        <w:r w:rsidR="00606480">
          <w:rPr>
            <w:rStyle w:val="Refdecomentario"/>
          </w:rPr>
          <w:commentReference w:id="3"/>
        </w:r>
      </w:ins>
    </w:p>
    <w:p w14:paraId="72A2D864" w14:textId="77777777" w:rsidR="00A91FB3" w:rsidRDefault="00A91FB3" w:rsidP="00A91FB3">
      <w:pPr>
        <w:pStyle w:val="CdigoFuente"/>
        <w:jc w:val="center"/>
        <w:rPr>
          <w:rFonts w:ascii="Eras Medium ITC" w:hAnsi="Eras Medium ITC"/>
          <w:spacing w:val="20"/>
          <w:sz w:val="28"/>
        </w:rPr>
      </w:pPr>
    </w:p>
    <w:p w14:paraId="6C546505" w14:textId="77777777" w:rsidR="00A91FB3" w:rsidRDefault="00A91FB3" w:rsidP="00A91FB3">
      <w:pPr>
        <w:pStyle w:val="CdigoFuente"/>
        <w:jc w:val="center"/>
        <w:rPr>
          <w:rFonts w:ascii="Eras Medium ITC" w:hAnsi="Eras Medium ITC"/>
          <w:spacing w:val="20"/>
          <w:sz w:val="28"/>
        </w:rPr>
      </w:pPr>
    </w:p>
    <w:p w14:paraId="7CB451D8" w14:textId="77777777" w:rsidR="00A91FB3" w:rsidRDefault="00A91FB3" w:rsidP="00A91FB3">
      <w:pPr>
        <w:pStyle w:val="CdigoFuente"/>
        <w:jc w:val="center"/>
        <w:rPr>
          <w:rFonts w:ascii="Eras Medium ITC" w:hAnsi="Eras Medium ITC"/>
          <w:spacing w:val="20"/>
          <w:sz w:val="28"/>
        </w:rPr>
      </w:pPr>
    </w:p>
    <w:p w14:paraId="2CB4D45D" w14:textId="2331E18C" w:rsidR="00A91FB3" w:rsidRDefault="00980513" w:rsidP="00A91FB3">
      <w:pPr>
        <w:jc w:val="center"/>
        <w:rPr>
          <w:rFonts w:ascii="Eras Medium ITC" w:eastAsia="Times New Roman" w:hAnsi="Eras Medium ITC" w:cs="Times New Roman"/>
          <w:noProof/>
          <w:spacing w:val="20"/>
          <w:szCs w:val="20"/>
          <w:lang w:eastAsia="es-ES"/>
        </w:rPr>
      </w:pPr>
      <w:r>
        <w:rPr>
          <w:rFonts w:ascii="Eras Medium ITC" w:eastAsia="Times New Roman" w:hAnsi="Eras Medium ITC" w:cs="Times New Roman"/>
          <w:noProof/>
          <w:spacing w:val="20"/>
          <w:szCs w:val="20"/>
          <w:lang w:eastAsia="es-ES"/>
        </w:rPr>
        <w:t>Junio 2022</w:t>
      </w:r>
    </w:p>
    <w:p w14:paraId="33654E1C" w14:textId="77777777" w:rsidR="00A91FB3" w:rsidRDefault="00A91FB3" w:rsidP="00A91FB3">
      <w:pPr>
        <w:jc w:val="center"/>
        <w:rPr>
          <w:rFonts w:ascii="Eras Medium ITC" w:eastAsia="Times New Roman" w:hAnsi="Eras Medium ITC" w:cs="Times New Roman"/>
          <w:noProof/>
          <w:spacing w:val="20"/>
          <w:szCs w:val="20"/>
          <w:lang w:eastAsia="es-ES"/>
        </w:rPr>
      </w:pPr>
    </w:p>
    <w:p w14:paraId="5072575F" w14:textId="77777777" w:rsidR="00A91FB3" w:rsidRDefault="00A91FB3" w:rsidP="00A91FB3">
      <w:pPr>
        <w:jc w:val="center"/>
        <w:rPr>
          <w:rFonts w:ascii="Eras Medium ITC" w:eastAsia="Times New Roman" w:hAnsi="Eras Medium ITC" w:cs="Times New Roman"/>
          <w:noProof/>
          <w:spacing w:val="20"/>
          <w:szCs w:val="20"/>
          <w:lang w:eastAsia="es-ES"/>
        </w:rPr>
      </w:pPr>
    </w:p>
    <w:p w14:paraId="4D8EB120" w14:textId="77777777" w:rsidR="00A91FB3" w:rsidRDefault="00A91FB3" w:rsidP="00A91FB3">
      <w:pPr>
        <w:jc w:val="center"/>
        <w:rPr>
          <w:rFonts w:ascii="Bookman Old Style" w:hAnsi="Bookman Old Style"/>
        </w:rPr>
      </w:pPr>
    </w:p>
    <w:p w14:paraId="762DFBC1" w14:textId="77777777" w:rsidR="00A91FB3" w:rsidRPr="00130161" w:rsidRDefault="00A91FB3" w:rsidP="00A91FB3">
      <w:pPr>
        <w:autoSpaceDE w:val="0"/>
        <w:autoSpaceDN w:val="0"/>
        <w:adjustRightInd w:val="0"/>
        <w:spacing w:after="0" w:line="240" w:lineRule="auto"/>
        <w:rPr>
          <w:rFonts w:ascii="Times New Roman" w:eastAsia="Times New Roman" w:hAnsi="Times New Roman" w:cs="Times New Roman"/>
          <w:szCs w:val="20"/>
        </w:rPr>
      </w:pPr>
    </w:p>
    <w:p w14:paraId="5D2000DD" w14:textId="77777777" w:rsidR="00A91FB3" w:rsidRPr="00130161" w:rsidRDefault="00A91FB3" w:rsidP="00A91FB3">
      <w:pPr>
        <w:autoSpaceDE w:val="0"/>
        <w:autoSpaceDN w:val="0"/>
        <w:adjustRightInd w:val="0"/>
        <w:spacing w:after="0" w:line="240" w:lineRule="auto"/>
        <w:rPr>
          <w:rFonts w:ascii="Times New Roman" w:eastAsia="Times New Roman" w:hAnsi="Times New Roman" w:cs="Times New Roman"/>
          <w:szCs w:val="20"/>
        </w:rPr>
      </w:pPr>
    </w:p>
    <w:p w14:paraId="2FCE11E7" w14:textId="77777777" w:rsidR="00C73DFD" w:rsidRDefault="00C73DFD"/>
    <w:p w14:paraId="0F9188D0" w14:textId="77777777" w:rsidR="00A91FB3" w:rsidRDefault="00A91FB3"/>
    <w:p w14:paraId="5D3A4863" w14:textId="77777777" w:rsidR="00A91FB3" w:rsidRDefault="00A91FB3"/>
    <w:p w14:paraId="1FF7D9FB" w14:textId="77777777" w:rsidR="00A91FB3" w:rsidRDefault="00A91FB3"/>
    <w:p w14:paraId="027227C3" w14:textId="77777777" w:rsidR="00A91FB3" w:rsidRDefault="00A91FB3"/>
    <w:p w14:paraId="706C1271" w14:textId="77777777" w:rsidR="00A91FB3" w:rsidRDefault="00A91FB3"/>
    <w:p w14:paraId="7D0C7881" w14:textId="77777777" w:rsidR="00A91FB3" w:rsidRDefault="00A91FB3"/>
    <w:p w14:paraId="6277DC94" w14:textId="77777777" w:rsidR="00A91FB3" w:rsidRDefault="00A91FB3"/>
    <w:p w14:paraId="2B561360" w14:textId="77777777" w:rsidR="00A91FB3" w:rsidRDefault="00A91FB3"/>
    <w:p w14:paraId="20321C26" w14:textId="77777777" w:rsidR="00A91FB3" w:rsidRDefault="00A91FB3"/>
    <w:p w14:paraId="3D6EA237" w14:textId="77777777" w:rsidR="00A91FB3" w:rsidRDefault="00A91FB3"/>
    <w:p w14:paraId="2A359983" w14:textId="77777777" w:rsidR="00854A5D" w:rsidRDefault="00854A5D" w:rsidP="00854A5D"/>
    <w:p w14:paraId="254A3CBB" w14:textId="77777777" w:rsidR="00854A5D" w:rsidRDefault="00854A5D" w:rsidP="00854A5D"/>
    <w:p w14:paraId="4B2EC72F" w14:textId="77777777" w:rsidR="00854A5D" w:rsidRDefault="00854A5D" w:rsidP="00854A5D"/>
    <w:p w14:paraId="5C9C4411" w14:textId="77777777" w:rsidR="00854A5D" w:rsidRDefault="00854A5D" w:rsidP="00854A5D"/>
    <w:p w14:paraId="71EC32E3" w14:textId="77777777" w:rsidR="00854A5D" w:rsidRDefault="00854A5D" w:rsidP="00854A5D"/>
    <w:p w14:paraId="0D693231" w14:textId="77777777" w:rsidR="00854A5D" w:rsidRDefault="00854A5D" w:rsidP="00854A5D">
      <w:pPr>
        <w:sectPr w:rsidR="00854A5D" w:rsidSect="00C804D3">
          <w:headerReference w:type="default" r:id="rId13"/>
          <w:footerReference w:type="even" r:id="rId14"/>
          <w:footerReference w:type="default" r:id="rId15"/>
          <w:headerReference w:type="first" r:id="rId16"/>
          <w:footerReference w:type="first" r:id="rId17"/>
          <w:pgSz w:w="11900" w:h="16840"/>
          <w:pgMar w:top="1985" w:right="1701" w:bottom="1417" w:left="1701" w:header="708" w:footer="708" w:gutter="0"/>
          <w:pgNumType w:fmt="upperRoman" w:start="1"/>
          <w:cols w:space="708"/>
          <w:docGrid w:linePitch="360"/>
        </w:sectPr>
      </w:pPr>
    </w:p>
    <w:tbl>
      <w:tblPr>
        <w:tblpPr w:leftFromText="141" w:rightFromText="141" w:vertAnchor="text" w:horzAnchor="margin" w:tblpY="239"/>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26"/>
      </w:tblGrid>
      <w:tr w:rsidR="00854A5D" w:rsidRPr="00F61B40" w14:paraId="3C4A1BF5" w14:textId="77777777" w:rsidTr="00882F9E">
        <w:tc>
          <w:tcPr>
            <w:tcW w:w="8926" w:type="dxa"/>
            <w:shd w:val="clear" w:color="auto" w:fill="auto"/>
            <w:tcMar>
              <w:top w:w="57" w:type="dxa"/>
              <w:left w:w="113" w:type="dxa"/>
              <w:bottom w:w="57" w:type="dxa"/>
              <w:right w:w="113" w:type="dxa"/>
            </w:tcMar>
          </w:tcPr>
          <w:p w14:paraId="17B741DE" w14:textId="77777777" w:rsidR="00854A5D" w:rsidRPr="006A2001" w:rsidRDefault="00854A5D" w:rsidP="006A2001">
            <w:pPr>
              <w:spacing w:before="240" w:after="0" w:line="240" w:lineRule="auto"/>
              <w:jc w:val="left"/>
              <w:rPr>
                <w:rFonts w:ascii="Eras Medium ITC" w:eastAsia="Times New Roman" w:hAnsi="Eras Medium ITC" w:cs="Times New Roman"/>
                <w:lang w:eastAsia="es-ES"/>
              </w:rPr>
            </w:pPr>
            <w:r w:rsidRPr="006A2001">
              <w:rPr>
                <w:rFonts w:ascii="Eras Medium ITC" w:eastAsia="Times New Roman" w:hAnsi="Eras Medium ITC" w:cs="Times New Roman"/>
                <w:lang w:eastAsia="es-ES"/>
              </w:rPr>
              <w:lastRenderedPageBreak/>
              <w:t>Datos del alumno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675"/>
            </w:tblGrid>
            <w:tr w:rsidR="00854A5D" w:rsidRPr="00F61B40" w14:paraId="55FA6020" w14:textId="77777777" w:rsidTr="00882F9E">
              <w:tc>
                <w:tcPr>
                  <w:tcW w:w="8675" w:type="dxa"/>
                  <w:shd w:val="clear" w:color="auto" w:fill="auto"/>
                  <w:tcMar>
                    <w:top w:w="57" w:type="dxa"/>
                    <w:left w:w="57" w:type="dxa"/>
                    <w:bottom w:w="57" w:type="dxa"/>
                    <w:right w:w="57" w:type="dxa"/>
                  </w:tcMar>
                </w:tcPr>
                <w:p w14:paraId="38314A41" w14:textId="3ED34C9C" w:rsidR="00854A5D" w:rsidRPr="006A2001" w:rsidRDefault="006A2001" w:rsidP="006846A8">
                  <w:pPr>
                    <w:framePr w:hSpace="141" w:wrap="around" w:vAnchor="text" w:hAnchor="margin" w:y="239"/>
                    <w:spacing w:before="240" w:line="240" w:lineRule="auto"/>
                    <w:jc w:val="left"/>
                    <w:rPr>
                      <w:rFonts w:ascii="Eras Medium ITC" w:eastAsia="Times New Roman" w:hAnsi="Eras Medium ITC" w:cs="Times New Roman"/>
                      <w:smallCaps/>
                      <w:sz w:val="22"/>
                      <w:lang w:eastAsia="es-ES"/>
                    </w:rPr>
                  </w:pPr>
                  <w:r w:rsidRPr="006A2001">
                    <w:rPr>
                      <w:rFonts w:ascii="Eras Medium ITC" w:eastAsia="Times New Roman" w:hAnsi="Eras Medium ITC" w:cs="Times New Roman"/>
                      <w:smallCaps/>
                      <w:sz w:val="22"/>
                      <w:lang w:eastAsia="es-ES"/>
                    </w:rPr>
                    <w:t>Nombre</w:t>
                  </w:r>
                  <w:r w:rsidR="00854A5D" w:rsidRPr="006A2001">
                    <w:rPr>
                      <w:rFonts w:ascii="Eras Medium ITC" w:eastAsia="Times New Roman" w:hAnsi="Eras Medium ITC" w:cs="Times New Roman"/>
                      <w:smallCaps/>
                      <w:sz w:val="22"/>
                      <w:lang w:eastAsia="es-ES"/>
                    </w:rPr>
                    <w:t>:</w:t>
                  </w:r>
                  <w:r w:rsidR="00882F9E" w:rsidRPr="006A2001">
                    <w:rPr>
                      <w:rFonts w:ascii="Eras Medium ITC" w:eastAsia="Times New Roman" w:hAnsi="Eras Medium ITC" w:cs="Times New Roman"/>
                      <w:smallCaps/>
                      <w:sz w:val="22"/>
                      <w:lang w:eastAsia="es-ES"/>
                    </w:rPr>
                    <w:t xml:space="preserve"> </w:t>
                  </w:r>
                  <w:r w:rsidR="00980513">
                    <w:rPr>
                      <w:rFonts w:ascii="Eras Medium ITC" w:eastAsia="Times New Roman" w:hAnsi="Eras Medium ITC" w:cs="Times New Roman"/>
                      <w:smallCaps/>
                      <w:sz w:val="22"/>
                      <w:lang w:eastAsia="es-ES"/>
                    </w:rPr>
                    <w:t>Carlos Soler Martín</w:t>
                  </w:r>
                </w:p>
              </w:tc>
            </w:tr>
          </w:tbl>
          <w:p w14:paraId="01469487" w14:textId="7EB278F8" w:rsidR="00854A5D" w:rsidRPr="006A2001" w:rsidRDefault="00854A5D" w:rsidP="006A2001">
            <w:pPr>
              <w:tabs>
                <w:tab w:val="right" w:pos="10065"/>
              </w:tabs>
              <w:spacing w:before="240" w:after="0" w:line="240" w:lineRule="auto"/>
              <w:jc w:val="left"/>
              <w:rPr>
                <w:rFonts w:ascii="Eras Medium ITC" w:eastAsia="Times New Roman" w:hAnsi="Eras Medium ITC" w:cs="Times New Roman"/>
                <w:lang w:eastAsia="es-ES"/>
              </w:rPr>
            </w:pPr>
            <w:r w:rsidRPr="006A2001">
              <w:rPr>
                <w:rFonts w:ascii="Eras Medium ITC" w:eastAsia="Times New Roman" w:hAnsi="Eras Medium ITC" w:cs="Times New Roman"/>
                <w:lang w:eastAsia="es-ES"/>
              </w:rPr>
              <w:t>Datos del Trabajo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675"/>
            </w:tblGrid>
            <w:tr w:rsidR="006A2001" w:rsidRPr="00F61B40" w14:paraId="683A1CB4" w14:textId="77777777" w:rsidTr="00937CF8">
              <w:tc>
                <w:tcPr>
                  <w:tcW w:w="8675" w:type="dxa"/>
                  <w:shd w:val="clear" w:color="auto" w:fill="auto"/>
                  <w:tcMar>
                    <w:top w:w="57" w:type="dxa"/>
                    <w:left w:w="57" w:type="dxa"/>
                    <w:bottom w:w="57" w:type="dxa"/>
                    <w:right w:w="57" w:type="dxa"/>
                  </w:tcMar>
                </w:tcPr>
                <w:p w14:paraId="2E288C50" w14:textId="4CC7D7BA" w:rsidR="006A2001" w:rsidRDefault="006A2001" w:rsidP="006846A8">
                  <w:pPr>
                    <w:framePr w:hSpace="141" w:wrap="around" w:vAnchor="text" w:hAnchor="margin" w:y="239"/>
                    <w:spacing w:before="240" w:line="240" w:lineRule="auto"/>
                    <w:jc w:val="left"/>
                    <w:rPr>
                      <w:rFonts w:ascii="Eras Medium ITC" w:eastAsia="Times New Roman" w:hAnsi="Eras Medium ITC" w:cs="Times New Roman"/>
                      <w:sz w:val="22"/>
                      <w:szCs w:val="28"/>
                      <w:lang w:eastAsia="es-ES"/>
                    </w:rPr>
                  </w:pPr>
                  <w:r>
                    <w:rPr>
                      <w:rFonts w:ascii="Eras Medium ITC" w:eastAsia="Times New Roman" w:hAnsi="Eras Medium ITC" w:cs="Times New Roman"/>
                      <w:sz w:val="18"/>
                      <w:lang w:eastAsia="es-ES"/>
                    </w:rPr>
                    <w:t>TÍTULO DEL PROYECTO</w:t>
                  </w:r>
                  <w:r w:rsidRPr="00882F9E">
                    <w:rPr>
                      <w:rFonts w:ascii="Eras Medium ITC" w:eastAsia="Times New Roman" w:hAnsi="Eras Medium ITC" w:cs="Times New Roman"/>
                      <w:sz w:val="18"/>
                      <w:lang w:eastAsia="es-ES"/>
                    </w:rPr>
                    <w:t>:</w:t>
                  </w:r>
                  <w:r w:rsidRPr="00882F9E">
                    <w:rPr>
                      <w:rFonts w:ascii="Eras Medium ITC" w:eastAsia="Times New Roman" w:hAnsi="Eras Medium ITC" w:cs="Times New Roman"/>
                      <w:sz w:val="22"/>
                      <w:szCs w:val="28"/>
                      <w:lang w:eastAsia="es-ES"/>
                    </w:rPr>
                    <w:t xml:space="preserve"> </w:t>
                  </w:r>
                  <w:r w:rsidR="00980513">
                    <w:rPr>
                      <w:rFonts w:ascii="Eras Medium ITC" w:eastAsia="Times New Roman" w:hAnsi="Eras Medium ITC" w:cs="Times New Roman"/>
                      <w:sz w:val="22"/>
                      <w:szCs w:val="28"/>
                      <w:lang w:eastAsia="es-ES"/>
                    </w:rPr>
                    <w:t xml:space="preserve">JOBS - </w:t>
                  </w:r>
                  <w:r w:rsidR="00980513" w:rsidRPr="00980513">
                    <w:rPr>
                      <w:rFonts w:ascii="Eras Medium ITC" w:eastAsia="Times New Roman" w:hAnsi="Eras Medium ITC" w:cs="Times New Roman"/>
                      <w:sz w:val="22"/>
                      <w:szCs w:val="28"/>
                      <w:lang w:eastAsia="es-ES"/>
                    </w:rPr>
                    <w:t>diseño e implementación de una aplicación RESTful para búsqueda de empleo para estudiantes/graduados</w:t>
                  </w:r>
                </w:p>
                <w:p w14:paraId="32685964" w14:textId="1BD3F9F2" w:rsidR="006A2001" w:rsidRPr="00882F9E" w:rsidRDefault="006A2001" w:rsidP="006846A8">
                  <w:pPr>
                    <w:framePr w:hSpace="141" w:wrap="around" w:vAnchor="text" w:hAnchor="margin" w:y="239"/>
                    <w:spacing w:before="240" w:line="240" w:lineRule="auto"/>
                    <w:jc w:val="left"/>
                    <w:rPr>
                      <w:rFonts w:ascii="Eras Medium ITC" w:eastAsia="Times New Roman" w:hAnsi="Eras Medium ITC" w:cs="Times New Roman"/>
                      <w:sz w:val="22"/>
                      <w:szCs w:val="28"/>
                      <w:lang w:eastAsia="es-ES"/>
                    </w:rPr>
                  </w:pPr>
                </w:p>
              </w:tc>
            </w:tr>
          </w:tbl>
          <w:p w14:paraId="135858EF" w14:textId="3C176312" w:rsidR="006A2001" w:rsidRPr="006A2001" w:rsidRDefault="006A2001" w:rsidP="006A2001">
            <w:pPr>
              <w:tabs>
                <w:tab w:val="right" w:pos="10065"/>
              </w:tabs>
              <w:spacing w:before="240" w:after="0" w:line="240" w:lineRule="auto"/>
              <w:jc w:val="left"/>
              <w:rPr>
                <w:rFonts w:ascii="Eras Medium ITC" w:eastAsia="Times New Roman" w:hAnsi="Eras Medium ITC" w:cs="Times New Roman"/>
                <w:lang w:eastAsia="es-ES"/>
              </w:rPr>
            </w:pPr>
            <w:r w:rsidRPr="006A2001">
              <w:rPr>
                <w:rFonts w:ascii="Eras Medium ITC" w:eastAsia="Times New Roman" w:hAnsi="Eras Medium ITC" w:cs="Times New Roman"/>
                <w:lang w:eastAsia="es-ES"/>
              </w:rPr>
              <w:t>Tribunal calificador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472"/>
              <w:gridCol w:w="3204"/>
            </w:tblGrid>
            <w:tr w:rsidR="006A2001" w:rsidRPr="00F61B40" w14:paraId="1386F059" w14:textId="77777777" w:rsidTr="006A2001">
              <w:tc>
                <w:tcPr>
                  <w:tcW w:w="5472" w:type="dxa"/>
                  <w:shd w:val="clear" w:color="auto" w:fill="auto"/>
                  <w:tcMar>
                    <w:top w:w="57" w:type="dxa"/>
                    <w:left w:w="57" w:type="dxa"/>
                    <w:bottom w:w="57" w:type="dxa"/>
                    <w:right w:w="57" w:type="dxa"/>
                  </w:tcMar>
                </w:tcPr>
                <w:p w14:paraId="46C8AE4F" w14:textId="448DBA9C" w:rsidR="006A2001" w:rsidRPr="006A2001" w:rsidRDefault="006A2001" w:rsidP="006846A8">
                  <w:pPr>
                    <w:framePr w:hSpace="141" w:wrap="around" w:vAnchor="text" w:hAnchor="margin" w:y="239"/>
                    <w:spacing w:before="240" w:line="240" w:lineRule="auto"/>
                    <w:jc w:val="left"/>
                    <w:rPr>
                      <w:rFonts w:ascii="Eras Medium ITC" w:eastAsia="Times New Roman" w:hAnsi="Eras Medium ITC" w:cs="Times New Roman"/>
                      <w:smallCaps/>
                      <w:sz w:val="22"/>
                      <w:szCs w:val="28"/>
                      <w:lang w:eastAsia="es-ES"/>
                    </w:rPr>
                  </w:pPr>
                  <w:r w:rsidRPr="006A2001">
                    <w:rPr>
                      <w:rFonts w:ascii="Eras Medium ITC" w:eastAsia="Times New Roman" w:hAnsi="Eras Medium ITC" w:cs="Times New Roman"/>
                      <w:smallCaps/>
                      <w:sz w:val="22"/>
                      <w:szCs w:val="28"/>
                      <w:lang w:eastAsia="es-ES"/>
                    </w:rPr>
                    <w:t>P</w:t>
                  </w:r>
                  <w:r>
                    <w:rPr>
                      <w:rFonts w:ascii="Eras Medium ITC" w:eastAsia="Times New Roman" w:hAnsi="Eras Medium ITC" w:cs="Times New Roman"/>
                      <w:smallCaps/>
                      <w:sz w:val="22"/>
                      <w:szCs w:val="28"/>
                      <w:lang w:eastAsia="es-ES"/>
                    </w:rPr>
                    <w:t>residente</w:t>
                  </w:r>
                  <w:r w:rsidRPr="006A2001">
                    <w:rPr>
                      <w:rFonts w:ascii="Eras Medium ITC" w:eastAsia="Times New Roman" w:hAnsi="Eras Medium ITC" w:cs="Times New Roman"/>
                      <w:smallCaps/>
                      <w:sz w:val="22"/>
                      <w:szCs w:val="28"/>
                      <w:lang w:eastAsia="es-ES"/>
                    </w:rPr>
                    <w:t xml:space="preserve">: </w:t>
                  </w:r>
                </w:p>
              </w:tc>
              <w:tc>
                <w:tcPr>
                  <w:tcW w:w="3204" w:type="dxa"/>
                  <w:shd w:val="clear" w:color="auto" w:fill="auto"/>
                </w:tcPr>
                <w:p w14:paraId="143D6CE3" w14:textId="62EABC42" w:rsidR="006A2001" w:rsidRPr="006A2001" w:rsidRDefault="006A2001" w:rsidP="006846A8">
                  <w:pPr>
                    <w:framePr w:hSpace="141" w:wrap="around" w:vAnchor="text" w:hAnchor="margin" w:y="239"/>
                    <w:spacing w:before="240" w:line="240" w:lineRule="auto"/>
                    <w:jc w:val="left"/>
                    <w:rPr>
                      <w:rFonts w:ascii="Eras Medium ITC" w:eastAsia="Times New Roman" w:hAnsi="Eras Medium ITC" w:cs="Times New Roman"/>
                      <w:smallCaps/>
                      <w:sz w:val="22"/>
                      <w:szCs w:val="28"/>
                      <w:lang w:eastAsia="es-ES"/>
                    </w:rPr>
                  </w:pPr>
                  <w:r w:rsidRPr="006A2001">
                    <w:rPr>
                      <w:rFonts w:ascii="Eras Medium ITC" w:eastAsia="Times New Roman" w:hAnsi="Eras Medium ITC" w:cs="Times New Roman"/>
                      <w:smallCaps/>
                      <w:sz w:val="22"/>
                      <w:szCs w:val="28"/>
                      <w:lang w:eastAsia="es-ES"/>
                    </w:rPr>
                    <w:t>F</w:t>
                  </w:r>
                  <w:r>
                    <w:rPr>
                      <w:rFonts w:ascii="Eras Medium ITC" w:eastAsia="Times New Roman" w:hAnsi="Eras Medium ITC" w:cs="Times New Roman"/>
                      <w:smallCaps/>
                      <w:sz w:val="22"/>
                      <w:szCs w:val="28"/>
                      <w:lang w:eastAsia="es-ES"/>
                    </w:rPr>
                    <w:t>do</w:t>
                  </w:r>
                  <w:r w:rsidRPr="006A2001">
                    <w:rPr>
                      <w:rFonts w:ascii="Eras Medium ITC" w:eastAsia="Times New Roman" w:hAnsi="Eras Medium ITC" w:cs="Times New Roman"/>
                      <w:smallCaps/>
                      <w:sz w:val="22"/>
                      <w:szCs w:val="28"/>
                      <w:lang w:eastAsia="es-ES"/>
                    </w:rPr>
                    <w:t>.:</w:t>
                  </w:r>
                </w:p>
              </w:tc>
            </w:tr>
          </w:tbl>
          <w:p w14:paraId="34DC79C3" w14:textId="77777777" w:rsidR="006A2001" w:rsidRPr="006A2001" w:rsidRDefault="006A2001" w:rsidP="006A2001">
            <w:pPr>
              <w:tabs>
                <w:tab w:val="right" w:pos="10065"/>
              </w:tabs>
              <w:spacing w:before="0" w:after="0" w:line="240" w:lineRule="auto"/>
              <w:jc w:val="left"/>
              <w:rPr>
                <w:rFonts w:ascii="Eras Medium ITC" w:eastAsia="Times New Roman" w:hAnsi="Eras Medium ITC" w:cs="Times New Roman"/>
                <w:lang w:eastAsia="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472"/>
              <w:gridCol w:w="3204"/>
            </w:tblGrid>
            <w:tr w:rsidR="006A2001" w:rsidRPr="00F61B40" w14:paraId="63FD12A1" w14:textId="77777777" w:rsidTr="00937CF8">
              <w:tc>
                <w:tcPr>
                  <w:tcW w:w="5472" w:type="dxa"/>
                  <w:shd w:val="clear" w:color="auto" w:fill="auto"/>
                  <w:tcMar>
                    <w:top w:w="57" w:type="dxa"/>
                    <w:left w:w="57" w:type="dxa"/>
                    <w:bottom w:w="57" w:type="dxa"/>
                    <w:right w:w="57" w:type="dxa"/>
                  </w:tcMar>
                </w:tcPr>
                <w:p w14:paraId="093808F5" w14:textId="240F3775" w:rsidR="006A2001" w:rsidRPr="006A2001" w:rsidRDefault="006A2001" w:rsidP="006846A8">
                  <w:pPr>
                    <w:framePr w:hSpace="141" w:wrap="around" w:vAnchor="text" w:hAnchor="margin" w:y="239"/>
                    <w:spacing w:before="240" w:line="240" w:lineRule="auto"/>
                    <w:jc w:val="left"/>
                    <w:rPr>
                      <w:rFonts w:ascii="Eras Medium ITC" w:eastAsia="Times New Roman" w:hAnsi="Eras Medium ITC" w:cs="Times New Roman"/>
                      <w:smallCaps/>
                      <w:sz w:val="22"/>
                      <w:szCs w:val="28"/>
                      <w:lang w:eastAsia="es-ES"/>
                    </w:rPr>
                  </w:pPr>
                  <w:r>
                    <w:rPr>
                      <w:rFonts w:ascii="Eras Medium ITC" w:eastAsia="Times New Roman" w:hAnsi="Eras Medium ITC" w:cs="Times New Roman"/>
                      <w:smallCaps/>
                      <w:sz w:val="22"/>
                      <w:szCs w:val="28"/>
                      <w:lang w:eastAsia="es-ES"/>
                    </w:rPr>
                    <w:t>Secretario</w:t>
                  </w:r>
                  <w:r w:rsidRPr="006A2001">
                    <w:rPr>
                      <w:rFonts w:ascii="Eras Medium ITC" w:eastAsia="Times New Roman" w:hAnsi="Eras Medium ITC" w:cs="Times New Roman"/>
                      <w:smallCaps/>
                      <w:sz w:val="22"/>
                      <w:szCs w:val="28"/>
                      <w:lang w:eastAsia="es-ES"/>
                    </w:rPr>
                    <w:t xml:space="preserve">: </w:t>
                  </w:r>
                </w:p>
              </w:tc>
              <w:tc>
                <w:tcPr>
                  <w:tcW w:w="3204" w:type="dxa"/>
                  <w:shd w:val="clear" w:color="auto" w:fill="auto"/>
                </w:tcPr>
                <w:p w14:paraId="45BC4DAF" w14:textId="77777777" w:rsidR="006A2001" w:rsidRPr="006A2001" w:rsidRDefault="006A2001" w:rsidP="006846A8">
                  <w:pPr>
                    <w:framePr w:hSpace="141" w:wrap="around" w:vAnchor="text" w:hAnchor="margin" w:y="239"/>
                    <w:spacing w:before="240" w:line="240" w:lineRule="auto"/>
                    <w:jc w:val="left"/>
                    <w:rPr>
                      <w:rFonts w:ascii="Eras Medium ITC" w:eastAsia="Times New Roman" w:hAnsi="Eras Medium ITC" w:cs="Times New Roman"/>
                      <w:smallCaps/>
                      <w:sz w:val="22"/>
                      <w:szCs w:val="28"/>
                      <w:lang w:eastAsia="es-ES"/>
                    </w:rPr>
                  </w:pPr>
                  <w:r w:rsidRPr="006A2001">
                    <w:rPr>
                      <w:rFonts w:ascii="Eras Medium ITC" w:eastAsia="Times New Roman" w:hAnsi="Eras Medium ITC" w:cs="Times New Roman"/>
                      <w:smallCaps/>
                      <w:sz w:val="22"/>
                      <w:szCs w:val="28"/>
                      <w:lang w:eastAsia="es-ES"/>
                    </w:rPr>
                    <w:t>F</w:t>
                  </w:r>
                  <w:r>
                    <w:rPr>
                      <w:rFonts w:ascii="Eras Medium ITC" w:eastAsia="Times New Roman" w:hAnsi="Eras Medium ITC" w:cs="Times New Roman"/>
                      <w:smallCaps/>
                      <w:sz w:val="22"/>
                      <w:szCs w:val="28"/>
                      <w:lang w:eastAsia="es-ES"/>
                    </w:rPr>
                    <w:t>do</w:t>
                  </w:r>
                  <w:r w:rsidRPr="006A2001">
                    <w:rPr>
                      <w:rFonts w:ascii="Eras Medium ITC" w:eastAsia="Times New Roman" w:hAnsi="Eras Medium ITC" w:cs="Times New Roman"/>
                      <w:smallCaps/>
                      <w:sz w:val="22"/>
                      <w:szCs w:val="28"/>
                      <w:lang w:eastAsia="es-ES"/>
                    </w:rPr>
                    <w:t>.:</w:t>
                  </w:r>
                </w:p>
              </w:tc>
            </w:tr>
          </w:tbl>
          <w:p w14:paraId="7EC0A571" w14:textId="77777777" w:rsidR="006A2001" w:rsidRPr="006A2001" w:rsidRDefault="006A2001" w:rsidP="006A2001">
            <w:pPr>
              <w:tabs>
                <w:tab w:val="right" w:pos="10065"/>
              </w:tabs>
              <w:spacing w:before="0" w:after="0" w:line="240" w:lineRule="auto"/>
              <w:jc w:val="left"/>
              <w:rPr>
                <w:rFonts w:ascii="Eras Medium ITC" w:eastAsia="Times New Roman" w:hAnsi="Eras Medium ITC" w:cs="Times New Roman"/>
                <w:lang w:eastAsia="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472"/>
              <w:gridCol w:w="3204"/>
            </w:tblGrid>
            <w:tr w:rsidR="006A2001" w:rsidRPr="00F61B40" w14:paraId="6A4FEADC" w14:textId="77777777" w:rsidTr="00937CF8">
              <w:tc>
                <w:tcPr>
                  <w:tcW w:w="5472" w:type="dxa"/>
                  <w:shd w:val="clear" w:color="auto" w:fill="auto"/>
                  <w:tcMar>
                    <w:top w:w="57" w:type="dxa"/>
                    <w:left w:w="57" w:type="dxa"/>
                    <w:bottom w:w="57" w:type="dxa"/>
                    <w:right w:w="57" w:type="dxa"/>
                  </w:tcMar>
                </w:tcPr>
                <w:p w14:paraId="3F97E307" w14:textId="6FA010CE" w:rsidR="006A2001" w:rsidRPr="006A2001" w:rsidRDefault="006A2001" w:rsidP="006846A8">
                  <w:pPr>
                    <w:framePr w:hSpace="141" w:wrap="around" w:vAnchor="text" w:hAnchor="margin" w:y="239"/>
                    <w:spacing w:before="240" w:line="240" w:lineRule="auto"/>
                    <w:jc w:val="left"/>
                    <w:rPr>
                      <w:rFonts w:ascii="Eras Medium ITC" w:eastAsia="Times New Roman" w:hAnsi="Eras Medium ITC" w:cs="Times New Roman"/>
                      <w:smallCaps/>
                      <w:sz w:val="22"/>
                      <w:szCs w:val="28"/>
                      <w:lang w:eastAsia="es-ES"/>
                    </w:rPr>
                  </w:pPr>
                  <w:r>
                    <w:rPr>
                      <w:rFonts w:ascii="Eras Medium ITC" w:eastAsia="Times New Roman" w:hAnsi="Eras Medium ITC" w:cs="Times New Roman"/>
                      <w:smallCaps/>
                      <w:sz w:val="22"/>
                      <w:szCs w:val="28"/>
                      <w:lang w:eastAsia="es-ES"/>
                    </w:rPr>
                    <w:t>Vocal</w:t>
                  </w:r>
                  <w:r w:rsidRPr="006A2001">
                    <w:rPr>
                      <w:rFonts w:ascii="Eras Medium ITC" w:eastAsia="Times New Roman" w:hAnsi="Eras Medium ITC" w:cs="Times New Roman"/>
                      <w:smallCaps/>
                      <w:sz w:val="22"/>
                      <w:szCs w:val="28"/>
                      <w:lang w:eastAsia="es-ES"/>
                    </w:rPr>
                    <w:t xml:space="preserve">: </w:t>
                  </w:r>
                </w:p>
              </w:tc>
              <w:tc>
                <w:tcPr>
                  <w:tcW w:w="3204" w:type="dxa"/>
                  <w:shd w:val="clear" w:color="auto" w:fill="auto"/>
                </w:tcPr>
                <w:p w14:paraId="40ED4A80" w14:textId="77777777" w:rsidR="006A2001" w:rsidRPr="006A2001" w:rsidRDefault="006A2001" w:rsidP="006846A8">
                  <w:pPr>
                    <w:framePr w:hSpace="141" w:wrap="around" w:vAnchor="text" w:hAnchor="margin" w:y="239"/>
                    <w:spacing w:before="240" w:line="240" w:lineRule="auto"/>
                    <w:jc w:val="left"/>
                    <w:rPr>
                      <w:rFonts w:ascii="Eras Medium ITC" w:eastAsia="Times New Roman" w:hAnsi="Eras Medium ITC" w:cs="Times New Roman"/>
                      <w:smallCaps/>
                      <w:sz w:val="22"/>
                      <w:szCs w:val="28"/>
                      <w:lang w:eastAsia="es-ES"/>
                    </w:rPr>
                  </w:pPr>
                  <w:r w:rsidRPr="006A2001">
                    <w:rPr>
                      <w:rFonts w:ascii="Eras Medium ITC" w:eastAsia="Times New Roman" w:hAnsi="Eras Medium ITC" w:cs="Times New Roman"/>
                      <w:smallCaps/>
                      <w:sz w:val="22"/>
                      <w:szCs w:val="28"/>
                      <w:lang w:eastAsia="es-ES"/>
                    </w:rPr>
                    <w:t>F</w:t>
                  </w:r>
                  <w:r>
                    <w:rPr>
                      <w:rFonts w:ascii="Eras Medium ITC" w:eastAsia="Times New Roman" w:hAnsi="Eras Medium ITC" w:cs="Times New Roman"/>
                      <w:smallCaps/>
                      <w:sz w:val="22"/>
                      <w:szCs w:val="28"/>
                      <w:lang w:eastAsia="es-ES"/>
                    </w:rPr>
                    <w:t>do</w:t>
                  </w:r>
                  <w:r w:rsidRPr="006A2001">
                    <w:rPr>
                      <w:rFonts w:ascii="Eras Medium ITC" w:eastAsia="Times New Roman" w:hAnsi="Eras Medium ITC" w:cs="Times New Roman"/>
                      <w:smallCaps/>
                      <w:sz w:val="22"/>
                      <w:szCs w:val="28"/>
                      <w:lang w:eastAsia="es-ES"/>
                    </w:rPr>
                    <w:t>.:</w:t>
                  </w:r>
                </w:p>
              </w:tc>
            </w:tr>
          </w:tbl>
          <w:p w14:paraId="5A058021" w14:textId="77777777" w:rsidR="006A2001" w:rsidRDefault="006A2001" w:rsidP="006A2001">
            <w:pPr>
              <w:tabs>
                <w:tab w:val="right" w:pos="10065"/>
              </w:tabs>
              <w:spacing w:after="0" w:line="240" w:lineRule="auto"/>
              <w:jc w:val="left"/>
              <w:rPr>
                <w:rFonts w:ascii="Eras Medium ITC" w:eastAsia="Times New Roman" w:hAnsi="Eras Medium ITC" w:cs="Times New Roman"/>
                <w:sz w:val="22"/>
                <w:szCs w:val="20"/>
                <w:lang w:eastAsia="es-ES"/>
              </w:rPr>
            </w:pPr>
          </w:p>
          <w:p w14:paraId="10ADA1B9" w14:textId="77777777" w:rsidR="006A2001" w:rsidRPr="006A2001" w:rsidRDefault="006A2001" w:rsidP="006A2001">
            <w:pPr>
              <w:spacing w:before="240" w:after="0" w:line="240" w:lineRule="auto"/>
              <w:jc w:val="left"/>
              <w:rPr>
                <w:rFonts w:ascii="Eras Medium ITC" w:eastAsia="Times New Roman" w:hAnsi="Eras Medium ITC" w:cs="Times New Roman"/>
                <w:lang w:eastAsia="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675"/>
            </w:tblGrid>
            <w:tr w:rsidR="006A2001" w:rsidRPr="00F61B40" w14:paraId="5E3A2553" w14:textId="77777777" w:rsidTr="0015284E">
              <w:tc>
                <w:tcPr>
                  <w:tcW w:w="8675" w:type="dxa"/>
                  <w:shd w:val="clear" w:color="auto" w:fill="auto"/>
                  <w:tcMar>
                    <w:top w:w="57" w:type="dxa"/>
                    <w:left w:w="113" w:type="dxa"/>
                    <w:bottom w:w="57" w:type="dxa"/>
                    <w:right w:w="113" w:type="dxa"/>
                  </w:tcMar>
                  <w:vAlign w:val="center"/>
                </w:tcPr>
                <w:p w14:paraId="7021DD78" w14:textId="4C11658D" w:rsidR="006A2001" w:rsidRPr="0015284E" w:rsidRDefault="0015284E" w:rsidP="006846A8">
                  <w:pPr>
                    <w:framePr w:hSpace="141" w:wrap="around" w:vAnchor="text" w:hAnchor="margin" w:y="239"/>
                    <w:spacing w:after="120"/>
                    <w:rPr>
                      <w:rFonts w:ascii="Eras Medium ITC" w:eastAsia="Times New Roman" w:hAnsi="Eras Medium ITC" w:cs="Times New Roman"/>
                      <w:sz w:val="22"/>
                      <w:lang w:eastAsia="es-ES"/>
                    </w:rPr>
                  </w:pPr>
                  <w:r w:rsidRPr="0015284E">
                    <w:rPr>
                      <w:rFonts w:ascii="Eras Medium ITC" w:eastAsia="Times New Roman" w:hAnsi="Eras Medium ITC" w:cs="Times New Roman"/>
                      <w:sz w:val="20"/>
                      <w:szCs w:val="20"/>
                      <w:lang w:eastAsia="es-ES"/>
                    </w:rPr>
                    <w:t xml:space="preserve">Reunido este tribunal el ___ /___ /_______, acuerda otorgar al Trabajo Fin de Grado presentado por D./Dña. ___________________________________  la calificación de </w:t>
                  </w:r>
                  <w:r>
                    <w:rPr>
                      <w:rFonts w:ascii="Eras Medium ITC" w:eastAsia="Times New Roman" w:hAnsi="Eras Medium ITC" w:cs="Times New Roman"/>
                      <w:sz w:val="20"/>
                      <w:szCs w:val="20"/>
                      <w:lang w:eastAsia="es-ES"/>
                    </w:rPr>
                    <w:t>______________________</w:t>
                  </w:r>
                </w:p>
              </w:tc>
            </w:tr>
          </w:tbl>
          <w:p w14:paraId="28A2CEC3" w14:textId="32A58E66" w:rsidR="00854A5D" w:rsidRDefault="00854A5D" w:rsidP="00937CF8">
            <w:pPr>
              <w:tabs>
                <w:tab w:val="right" w:pos="10065"/>
              </w:tabs>
              <w:spacing w:after="0" w:line="240" w:lineRule="auto"/>
              <w:jc w:val="left"/>
              <w:rPr>
                <w:rFonts w:ascii="Eras Medium ITC" w:eastAsia="Times New Roman" w:hAnsi="Eras Medium ITC" w:cs="Times New Roman"/>
                <w:b/>
                <w:sz w:val="18"/>
                <w:szCs w:val="18"/>
                <w:lang w:eastAsia="es-ES"/>
              </w:rPr>
            </w:pPr>
          </w:p>
          <w:p w14:paraId="242F0E73" w14:textId="77777777" w:rsidR="00854A5D" w:rsidRPr="00F61B40" w:rsidRDefault="00854A5D" w:rsidP="0015284E">
            <w:pPr>
              <w:tabs>
                <w:tab w:val="right" w:pos="10065"/>
              </w:tabs>
              <w:spacing w:after="0" w:line="240" w:lineRule="auto"/>
              <w:jc w:val="left"/>
              <w:rPr>
                <w:rFonts w:ascii="Eras Medium ITC" w:eastAsia="Times New Roman" w:hAnsi="Eras Medium ITC" w:cs="Times New Roman"/>
                <w:sz w:val="22"/>
                <w:szCs w:val="20"/>
                <w:lang w:eastAsia="es-ES"/>
              </w:rPr>
            </w:pPr>
          </w:p>
        </w:tc>
      </w:tr>
    </w:tbl>
    <w:p w14:paraId="14811788" w14:textId="77777777" w:rsidR="00782B86" w:rsidRPr="00F27482" w:rsidRDefault="00782B86" w:rsidP="00854A5D"/>
    <w:p w14:paraId="59DEBF90" w14:textId="77777777" w:rsidR="00854A5D" w:rsidRPr="00F27482" w:rsidRDefault="00854A5D" w:rsidP="00854A5D"/>
    <w:p w14:paraId="3AF86260" w14:textId="77777777" w:rsidR="00922079" w:rsidRDefault="00922079">
      <w:pPr>
        <w:sectPr w:rsidR="00922079" w:rsidSect="006351D8">
          <w:headerReference w:type="default" r:id="rId18"/>
          <w:footerReference w:type="even" r:id="rId19"/>
          <w:headerReference w:type="first" r:id="rId20"/>
          <w:footerReference w:type="first" r:id="rId21"/>
          <w:pgSz w:w="11900" w:h="16840"/>
          <w:pgMar w:top="1985" w:right="1268" w:bottom="1417" w:left="1701" w:header="708" w:footer="708" w:gutter="0"/>
          <w:pgNumType w:fmt="upperRoman" w:start="1"/>
          <w:cols w:space="708"/>
          <w:docGrid w:linePitch="360"/>
        </w:sectPr>
      </w:pPr>
    </w:p>
    <w:p w14:paraId="7D2D08F9" w14:textId="0A5F03AE" w:rsidR="00A91FB3" w:rsidRPr="00BC13A5" w:rsidRDefault="00A91FB3" w:rsidP="00630A81">
      <w:pPr>
        <w:pStyle w:val="Ttulo"/>
        <w:rPr>
          <w:rFonts w:asciiTheme="minorHAnsi" w:eastAsiaTheme="minorHAnsi" w:hAnsiTheme="minorHAnsi" w:cs="Arial"/>
          <w:spacing w:val="0"/>
          <w:kern w:val="0"/>
          <w:sz w:val="24"/>
          <w:szCs w:val="24"/>
        </w:rPr>
      </w:pPr>
      <w:bookmarkStart w:id="10" w:name="_Toc492311562"/>
      <w:bookmarkStart w:id="11" w:name="_Toc492311855"/>
      <w:bookmarkStart w:id="12" w:name="_Toc492644603"/>
      <w:bookmarkStart w:id="13" w:name="_Toc492644665"/>
      <w:bookmarkStart w:id="14" w:name="_Toc492887858"/>
      <w:bookmarkStart w:id="15" w:name="_Toc492888159"/>
      <w:bookmarkStart w:id="16" w:name="_Toc492901247"/>
      <w:r w:rsidRPr="00BC13A5">
        <w:rPr>
          <w:szCs w:val="48"/>
        </w:rPr>
        <w:lastRenderedPageBreak/>
        <w:t>Resumen</w:t>
      </w:r>
      <w:bookmarkEnd w:id="10"/>
      <w:bookmarkEnd w:id="11"/>
      <w:bookmarkEnd w:id="12"/>
      <w:bookmarkEnd w:id="13"/>
      <w:bookmarkEnd w:id="14"/>
      <w:bookmarkEnd w:id="15"/>
      <w:bookmarkEnd w:id="16"/>
      <w:r w:rsidRPr="00BC13A5">
        <w:rPr>
          <w:rFonts w:asciiTheme="minorHAnsi" w:eastAsiaTheme="minorHAnsi" w:hAnsiTheme="minorHAnsi" w:cs="Arial"/>
          <w:spacing w:val="0"/>
          <w:kern w:val="0"/>
          <w:sz w:val="24"/>
          <w:szCs w:val="24"/>
        </w:rPr>
        <w:tab/>
      </w:r>
    </w:p>
    <w:p w14:paraId="43BE45D9" w14:textId="418A06AA" w:rsidR="00A91FB3" w:rsidRPr="00796CBC" w:rsidRDefault="00BC13A5" w:rsidP="00A91FB3">
      <w:pPr>
        <w:autoSpaceDE w:val="0"/>
        <w:autoSpaceDN w:val="0"/>
        <w:adjustRightInd w:val="0"/>
        <w:spacing w:after="0" w:line="240" w:lineRule="auto"/>
        <w:rPr>
          <w:rFonts w:cs="Arial"/>
          <w:color w:val="FF0000"/>
          <w:szCs w:val="24"/>
        </w:rPr>
      </w:pPr>
      <w:r w:rsidRPr="00796CBC">
        <w:rPr>
          <w:rFonts w:cs="Arial"/>
          <w:color w:val="FF0000"/>
          <w:szCs w:val="24"/>
        </w:rPr>
        <w:t>Texto con, a lo sumo, 200 palabras.</w:t>
      </w:r>
    </w:p>
    <w:p w14:paraId="758A6661" w14:textId="77777777" w:rsidR="00A91FB3" w:rsidRPr="002C6510" w:rsidRDefault="00A91FB3" w:rsidP="00A91FB3">
      <w:pPr>
        <w:autoSpaceDE w:val="0"/>
        <w:autoSpaceDN w:val="0"/>
        <w:adjustRightInd w:val="0"/>
        <w:spacing w:after="0" w:line="240" w:lineRule="auto"/>
        <w:rPr>
          <w:rFonts w:cs="Arial"/>
          <w:szCs w:val="24"/>
        </w:rPr>
      </w:pPr>
    </w:p>
    <w:p w14:paraId="59867B31" w14:textId="672E8C9C" w:rsidR="00A91FB3" w:rsidRDefault="00A91FB3" w:rsidP="00A91FB3">
      <w:pPr>
        <w:autoSpaceDE w:val="0"/>
        <w:autoSpaceDN w:val="0"/>
        <w:adjustRightInd w:val="0"/>
        <w:spacing w:after="0" w:line="240" w:lineRule="auto"/>
        <w:rPr>
          <w:rFonts w:cs="Arial"/>
          <w:szCs w:val="24"/>
        </w:rPr>
      </w:pPr>
    </w:p>
    <w:p w14:paraId="7FD5293D" w14:textId="2F9C10EE" w:rsidR="00BC13A5" w:rsidRDefault="00BC13A5" w:rsidP="00A91FB3">
      <w:pPr>
        <w:autoSpaceDE w:val="0"/>
        <w:autoSpaceDN w:val="0"/>
        <w:adjustRightInd w:val="0"/>
        <w:spacing w:after="0" w:line="240" w:lineRule="auto"/>
        <w:rPr>
          <w:rFonts w:cs="Arial"/>
          <w:szCs w:val="24"/>
        </w:rPr>
      </w:pPr>
    </w:p>
    <w:p w14:paraId="11425966" w14:textId="396C56DA" w:rsidR="00BC13A5" w:rsidRDefault="00BC13A5" w:rsidP="00A91FB3">
      <w:pPr>
        <w:autoSpaceDE w:val="0"/>
        <w:autoSpaceDN w:val="0"/>
        <w:adjustRightInd w:val="0"/>
        <w:spacing w:after="0" w:line="240" w:lineRule="auto"/>
        <w:rPr>
          <w:rFonts w:cs="Arial"/>
          <w:szCs w:val="24"/>
        </w:rPr>
      </w:pPr>
    </w:p>
    <w:p w14:paraId="0C4CB6E6" w14:textId="761156E4" w:rsidR="00BC13A5" w:rsidRDefault="00BC13A5" w:rsidP="00A91FB3">
      <w:pPr>
        <w:autoSpaceDE w:val="0"/>
        <w:autoSpaceDN w:val="0"/>
        <w:adjustRightInd w:val="0"/>
        <w:spacing w:after="0" w:line="240" w:lineRule="auto"/>
        <w:rPr>
          <w:rFonts w:cs="Arial"/>
          <w:szCs w:val="24"/>
        </w:rPr>
      </w:pPr>
    </w:p>
    <w:p w14:paraId="123F51A8" w14:textId="222C5201" w:rsidR="00BC13A5" w:rsidRDefault="00BC13A5" w:rsidP="00A91FB3">
      <w:pPr>
        <w:autoSpaceDE w:val="0"/>
        <w:autoSpaceDN w:val="0"/>
        <w:adjustRightInd w:val="0"/>
        <w:spacing w:after="0" w:line="240" w:lineRule="auto"/>
        <w:rPr>
          <w:rFonts w:cs="Arial"/>
          <w:szCs w:val="24"/>
        </w:rPr>
      </w:pPr>
    </w:p>
    <w:p w14:paraId="1952BE24" w14:textId="36874336" w:rsidR="00BC13A5" w:rsidRDefault="00BC13A5" w:rsidP="00A91FB3">
      <w:pPr>
        <w:autoSpaceDE w:val="0"/>
        <w:autoSpaceDN w:val="0"/>
        <w:adjustRightInd w:val="0"/>
        <w:spacing w:after="0" w:line="240" w:lineRule="auto"/>
        <w:rPr>
          <w:rFonts w:cs="Arial"/>
          <w:szCs w:val="24"/>
        </w:rPr>
      </w:pPr>
    </w:p>
    <w:p w14:paraId="7E2A2E74" w14:textId="33450F0E" w:rsidR="00BC13A5" w:rsidRDefault="00BC13A5" w:rsidP="00A91FB3">
      <w:pPr>
        <w:autoSpaceDE w:val="0"/>
        <w:autoSpaceDN w:val="0"/>
        <w:adjustRightInd w:val="0"/>
        <w:spacing w:after="0" w:line="240" w:lineRule="auto"/>
        <w:rPr>
          <w:rFonts w:cs="Arial"/>
          <w:szCs w:val="24"/>
        </w:rPr>
      </w:pPr>
    </w:p>
    <w:p w14:paraId="7B5F49C0" w14:textId="4C87B89E" w:rsidR="00BC13A5" w:rsidRDefault="00BC13A5" w:rsidP="00A91FB3">
      <w:pPr>
        <w:autoSpaceDE w:val="0"/>
        <w:autoSpaceDN w:val="0"/>
        <w:adjustRightInd w:val="0"/>
        <w:spacing w:after="0" w:line="240" w:lineRule="auto"/>
        <w:rPr>
          <w:rFonts w:cs="Arial"/>
          <w:szCs w:val="24"/>
        </w:rPr>
      </w:pPr>
    </w:p>
    <w:p w14:paraId="0DC25FC4" w14:textId="74E097EC" w:rsidR="00941A4D" w:rsidRDefault="00941A4D" w:rsidP="00A91FB3">
      <w:pPr>
        <w:autoSpaceDE w:val="0"/>
        <w:autoSpaceDN w:val="0"/>
        <w:adjustRightInd w:val="0"/>
        <w:spacing w:after="0" w:line="240" w:lineRule="auto"/>
        <w:rPr>
          <w:rFonts w:cs="Arial"/>
          <w:szCs w:val="24"/>
        </w:rPr>
      </w:pPr>
    </w:p>
    <w:p w14:paraId="67314200" w14:textId="67BDF135" w:rsidR="00941A4D" w:rsidRDefault="00941A4D" w:rsidP="00A91FB3">
      <w:pPr>
        <w:autoSpaceDE w:val="0"/>
        <w:autoSpaceDN w:val="0"/>
        <w:adjustRightInd w:val="0"/>
        <w:spacing w:after="0" w:line="240" w:lineRule="auto"/>
        <w:rPr>
          <w:rFonts w:cs="Arial"/>
          <w:szCs w:val="24"/>
        </w:rPr>
      </w:pPr>
    </w:p>
    <w:p w14:paraId="47A9613A" w14:textId="4803B900" w:rsidR="00BC13A5" w:rsidRDefault="00BC13A5" w:rsidP="00A91FB3">
      <w:pPr>
        <w:autoSpaceDE w:val="0"/>
        <w:autoSpaceDN w:val="0"/>
        <w:adjustRightInd w:val="0"/>
        <w:spacing w:after="0" w:line="240" w:lineRule="auto"/>
        <w:rPr>
          <w:rFonts w:cs="Arial"/>
          <w:szCs w:val="24"/>
        </w:rPr>
      </w:pPr>
    </w:p>
    <w:p w14:paraId="51DD010D" w14:textId="77777777" w:rsidR="00BC13A5" w:rsidRDefault="00BC13A5" w:rsidP="00A91FB3">
      <w:pPr>
        <w:autoSpaceDE w:val="0"/>
        <w:autoSpaceDN w:val="0"/>
        <w:adjustRightInd w:val="0"/>
        <w:spacing w:after="0" w:line="240" w:lineRule="auto"/>
        <w:rPr>
          <w:rFonts w:cs="Arial"/>
          <w:szCs w:val="24"/>
        </w:rPr>
      </w:pPr>
    </w:p>
    <w:p w14:paraId="5DA11B4E" w14:textId="58976BC7" w:rsidR="00BC13A5" w:rsidRDefault="00BC13A5" w:rsidP="00A91FB3">
      <w:pPr>
        <w:autoSpaceDE w:val="0"/>
        <w:autoSpaceDN w:val="0"/>
        <w:adjustRightInd w:val="0"/>
        <w:spacing w:after="0" w:line="240" w:lineRule="auto"/>
        <w:rPr>
          <w:rFonts w:cs="Arial"/>
          <w:szCs w:val="24"/>
        </w:rPr>
      </w:pPr>
    </w:p>
    <w:p w14:paraId="440EA103" w14:textId="0043C344" w:rsidR="00941A4D" w:rsidRDefault="00941A4D" w:rsidP="00A91FB3">
      <w:pPr>
        <w:autoSpaceDE w:val="0"/>
        <w:autoSpaceDN w:val="0"/>
        <w:adjustRightInd w:val="0"/>
        <w:spacing w:after="0" w:line="240" w:lineRule="auto"/>
        <w:rPr>
          <w:rFonts w:cs="Arial"/>
          <w:szCs w:val="24"/>
        </w:rPr>
      </w:pPr>
    </w:p>
    <w:p w14:paraId="42A6ACA5" w14:textId="0F39FE7A" w:rsidR="00941A4D" w:rsidRDefault="00941A4D" w:rsidP="00A91FB3">
      <w:pPr>
        <w:autoSpaceDE w:val="0"/>
        <w:autoSpaceDN w:val="0"/>
        <w:adjustRightInd w:val="0"/>
        <w:spacing w:after="0" w:line="240" w:lineRule="auto"/>
        <w:rPr>
          <w:rFonts w:cs="Arial"/>
          <w:szCs w:val="24"/>
        </w:rPr>
      </w:pPr>
    </w:p>
    <w:p w14:paraId="3EE44997" w14:textId="56E7F355" w:rsidR="00941A4D" w:rsidRDefault="00941A4D" w:rsidP="00A91FB3">
      <w:pPr>
        <w:autoSpaceDE w:val="0"/>
        <w:autoSpaceDN w:val="0"/>
        <w:adjustRightInd w:val="0"/>
        <w:spacing w:after="0" w:line="240" w:lineRule="auto"/>
        <w:rPr>
          <w:rFonts w:cs="Arial"/>
          <w:szCs w:val="24"/>
        </w:rPr>
      </w:pPr>
    </w:p>
    <w:p w14:paraId="1B6ED6AD" w14:textId="062E79AD" w:rsidR="00941A4D" w:rsidRDefault="00941A4D" w:rsidP="00A91FB3">
      <w:pPr>
        <w:autoSpaceDE w:val="0"/>
        <w:autoSpaceDN w:val="0"/>
        <w:adjustRightInd w:val="0"/>
        <w:spacing w:after="0" w:line="240" w:lineRule="auto"/>
        <w:rPr>
          <w:rFonts w:cs="Arial"/>
          <w:szCs w:val="24"/>
        </w:rPr>
      </w:pPr>
    </w:p>
    <w:p w14:paraId="0CC5A0B3" w14:textId="14B2A6BB" w:rsidR="00941A4D" w:rsidRDefault="00941A4D" w:rsidP="00A91FB3">
      <w:pPr>
        <w:autoSpaceDE w:val="0"/>
        <w:autoSpaceDN w:val="0"/>
        <w:adjustRightInd w:val="0"/>
        <w:spacing w:after="0" w:line="240" w:lineRule="auto"/>
        <w:rPr>
          <w:rFonts w:cs="Arial"/>
          <w:szCs w:val="24"/>
        </w:rPr>
      </w:pPr>
    </w:p>
    <w:p w14:paraId="24B31426" w14:textId="77777777" w:rsidR="00941A4D" w:rsidRPr="002C6510" w:rsidRDefault="00941A4D" w:rsidP="00A91FB3">
      <w:pPr>
        <w:autoSpaceDE w:val="0"/>
        <w:autoSpaceDN w:val="0"/>
        <w:adjustRightInd w:val="0"/>
        <w:spacing w:after="0" w:line="240" w:lineRule="auto"/>
        <w:rPr>
          <w:rFonts w:cs="Arial"/>
          <w:szCs w:val="24"/>
        </w:rPr>
      </w:pPr>
    </w:p>
    <w:p w14:paraId="1730ECA2" w14:textId="77777777" w:rsidR="00A91FB3" w:rsidRPr="00B612E8" w:rsidRDefault="00A91FB3" w:rsidP="00A91FB3">
      <w:pPr>
        <w:autoSpaceDE w:val="0"/>
        <w:autoSpaceDN w:val="0"/>
        <w:adjustRightInd w:val="0"/>
        <w:spacing w:after="0" w:line="240" w:lineRule="auto"/>
        <w:rPr>
          <w:rFonts w:cs="Arial"/>
        </w:rPr>
      </w:pPr>
    </w:p>
    <w:p w14:paraId="4AF2B08F" w14:textId="77777777" w:rsidR="00A91FB3" w:rsidRPr="00A43872" w:rsidRDefault="00A91FB3" w:rsidP="00630A81">
      <w:pPr>
        <w:pStyle w:val="Ttulo"/>
      </w:pPr>
      <w:bookmarkStart w:id="17" w:name="_Toc492311563"/>
      <w:bookmarkStart w:id="18" w:name="_Toc492311856"/>
      <w:bookmarkStart w:id="19" w:name="_Toc492644604"/>
      <w:bookmarkStart w:id="20" w:name="_Toc492644666"/>
      <w:bookmarkStart w:id="21" w:name="_Toc492887859"/>
      <w:bookmarkStart w:id="22" w:name="_Toc492888160"/>
      <w:bookmarkStart w:id="23" w:name="_Toc492901248"/>
      <w:r w:rsidRPr="00B612E8">
        <w:t>Palabras Clave</w:t>
      </w:r>
      <w:bookmarkEnd w:id="17"/>
      <w:bookmarkEnd w:id="18"/>
      <w:bookmarkEnd w:id="19"/>
      <w:bookmarkEnd w:id="20"/>
      <w:bookmarkEnd w:id="21"/>
      <w:bookmarkEnd w:id="22"/>
      <w:bookmarkEnd w:id="23"/>
    </w:p>
    <w:p w14:paraId="5B6C3025" w14:textId="170D0641" w:rsidR="00A91FB3" w:rsidRDefault="00A91FB3" w:rsidP="00A43872">
      <w:pPr>
        <w:spacing w:line="276" w:lineRule="auto"/>
      </w:pPr>
    </w:p>
    <w:p w14:paraId="030085D9" w14:textId="461B8B1B" w:rsidR="00C73DFD" w:rsidRDefault="00C73DFD" w:rsidP="00A43872">
      <w:pPr>
        <w:spacing w:line="276" w:lineRule="auto"/>
      </w:pPr>
    </w:p>
    <w:p w14:paraId="607FDF3F" w14:textId="77777777" w:rsidR="00A91FB3" w:rsidRDefault="00A91FB3"/>
    <w:p w14:paraId="24A44BA1" w14:textId="77777777" w:rsidR="00337FBF" w:rsidRDefault="00337FBF"/>
    <w:p w14:paraId="4DF62DDD" w14:textId="77777777" w:rsidR="00337FBF" w:rsidRDefault="00337FBF"/>
    <w:p w14:paraId="1371D87E" w14:textId="77777777" w:rsidR="00BC13A5" w:rsidRDefault="00BC13A5">
      <w:pPr>
        <w:sectPr w:rsidR="00BC13A5" w:rsidSect="006351D8">
          <w:headerReference w:type="even" r:id="rId22"/>
          <w:footerReference w:type="even" r:id="rId23"/>
          <w:headerReference w:type="first" r:id="rId24"/>
          <w:footerReference w:type="first" r:id="rId25"/>
          <w:type w:val="oddPage"/>
          <w:pgSz w:w="11900" w:h="16840" w:code="9"/>
          <w:pgMar w:top="1985" w:right="1701" w:bottom="1417" w:left="1701" w:header="851" w:footer="851" w:gutter="567"/>
          <w:pgNumType w:fmt="upperRoman" w:start="1"/>
          <w:cols w:space="708"/>
          <w:titlePg/>
          <w:docGrid w:linePitch="360"/>
        </w:sectPr>
      </w:pPr>
    </w:p>
    <w:p w14:paraId="67AA6D83" w14:textId="0EE43452" w:rsidR="00BC13A5" w:rsidRPr="00767F00" w:rsidRDefault="00BC13A5" w:rsidP="00767F00">
      <w:pPr>
        <w:pStyle w:val="Ttulo"/>
      </w:pPr>
      <w:r w:rsidRPr="00767F00">
        <w:lastRenderedPageBreak/>
        <w:t>Abstract</w:t>
      </w:r>
      <w:r w:rsidRPr="00767F00">
        <w:tab/>
      </w:r>
    </w:p>
    <w:p w14:paraId="10382464" w14:textId="04419E32" w:rsidR="00BC13A5" w:rsidRPr="00796CBC" w:rsidRDefault="00BC13A5" w:rsidP="00BC13A5">
      <w:pPr>
        <w:autoSpaceDE w:val="0"/>
        <w:autoSpaceDN w:val="0"/>
        <w:adjustRightInd w:val="0"/>
        <w:spacing w:after="0" w:line="240" w:lineRule="auto"/>
        <w:rPr>
          <w:rFonts w:cs="Arial"/>
          <w:color w:val="FF0000"/>
          <w:szCs w:val="24"/>
        </w:rPr>
      </w:pPr>
      <w:r w:rsidRPr="00796CBC">
        <w:rPr>
          <w:rFonts w:cs="Arial"/>
          <w:color w:val="FF0000"/>
          <w:szCs w:val="24"/>
        </w:rPr>
        <w:t>Resumen anterior, en inglés.</w:t>
      </w:r>
    </w:p>
    <w:p w14:paraId="32B717FC" w14:textId="77777777" w:rsidR="00941A4D" w:rsidRPr="002C6510" w:rsidRDefault="00941A4D" w:rsidP="00941A4D">
      <w:pPr>
        <w:autoSpaceDE w:val="0"/>
        <w:autoSpaceDN w:val="0"/>
        <w:adjustRightInd w:val="0"/>
        <w:spacing w:after="0" w:line="240" w:lineRule="auto"/>
        <w:rPr>
          <w:rFonts w:cs="Arial"/>
          <w:szCs w:val="24"/>
        </w:rPr>
      </w:pPr>
    </w:p>
    <w:p w14:paraId="351FF564" w14:textId="77777777" w:rsidR="00941A4D" w:rsidRDefault="00941A4D" w:rsidP="00941A4D">
      <w:pPr>
        <w:autoSpaceDE w:val="0"/>
        <w:autoSpaceDN w:val="0"/>
        <w:adjustRightInd w:val="0"/>
        <w:spacing w:after="0" w:line="240" w:lineRule="auto"/>
        <w:rPr>
          <w:rFonts w:cs="Arial"/>
          <w:szCs w:val="24"/>
        </w:rPr>
      </w:pPr>
    </w:p>
    <w:p w14:paraId="2615C4D0" w14:textId="77777777" w:rsidR="00941A4D" w:rsidRDefault="00941A4D" w:rsidP="00941A4D">
      <w:pPr>
        <w:autoSpaceDE w:val="0"/>
        <w:autoSpaceDN w:val="0"/>
        <w:adjustRightInd w:val="0"/>
        <w:spacing w:after="0" w:line="240" w:lineRule="auto"/>
        <w:rPr>
          <w:rFonts w:cs="Arial"/>
          <w:szCs w:val="24"/>
        </w:rPr>
      </w:pPr>
    </w:p>
    <w:p w14:paraId="2C2C1DFB" w14:textId="77777777" w:rsidR="00941A4D" w:rsidRDefault="00941A4D" w:rsidP="00941A4D">
      <w:pPr>
        <w:autoSpaceDE w:val="0"/>
        <w:autoSpaceDN w:val="0"/>
        <w:adjustRightInd w:val="0"/>
        <w:spacing w:after="0" w:line="240" w:lineRule="auto"/>
        <w:rPr>
          <w:rFonts w:cs="Arial"/>
          <w:szCs w:val="24"/>
        </w:rPr>
      </w:pPr>
    </w:p>
    <w:p w14:paraId="3386E56D" w14:textId="77777777" w:rsidR="00941A4D" w:rsidRDefault="00941A4D" w:rsidP="00941A4D">
      <w:pPr>
        <w:autoSpaceDE w:val="0"/>
        <w:autoSpaceDN w:val="0"/>
        <w:adjustRightInd w:val="0"/>
        <w:spacing w:after="0" w:line="240" w:lineRule="auto"/>
        <w:rPr>
          <w:rFonts w:cs="Arial"/>
          <w:szCs w:val="24"/>
        </w:rPr>
      </w:pPr>
    </w:p>
    <w:p w14:paraId="591C45C3" w14:textId="77777777" w:rsidR="00941A4D" w:rsidRDefault="00941A4D" w:rsidP="00941A4D">
      <w:pPr>
        <w:autoSpaceDE w:val="0"/>
        <w:autoSpaceDN w:val="0"/>
        <w:adjustRightInd w:val="0"/>
        <w:spacing w:after="0" w:line="240" w:lineRule="auto"/>
        <w:rPr>
          <w:rFonts w:cs="Arial"/>
          <w:szCs w:val="24"/>
        </w:rPr>
      </w:pPr>
    </w:p>
    <w:p w14:paraId="2CAD2867" w14:textId="77777777" w:rsidR="00941A4D" w:rsidRDefault="00941A4D" w:rsidP="00941A4D">
      <w:pPr>
        <w:autoSpaceDE w:val="0"/>
        <w:autoSpaceDN w:val="0"/>
        <w:adjustRightInd w:val="0"/>
        <w:spacing w:after="0" w:line="240" w:lineRule="auto"/>
        <w:rPr>
          <w:rFonts w:cs="Arial"/>
          <w:szCs w:val="24"/>
        </w:rPr>
      </w:pPr>
    </w:p>
    <w:p w14:paraId="09F3B3BD" w14:textId="77777777" w:rsidR="00941A4D" w:rsidRDefault="00941A4D" w:rsidP="00941A4D">
      <w:pPr>
        <w:autoSpaceDE w:val="0"/>
        <w:autoSpaceDN w:val="0"/>
        <w:adjustRightInd w:val="0"/>
        <w:spacing w:after="0" w:line="240" w:lineRule="auto"/>
        <w:rPr>
          <w:rFonts w:cs="Arial"/>
          <w:szCs w:val="24"/>
        </w:rPr>
      </w:pPr>
    </w:p>
    <w:p w14:paraId="6543159A" w14:textId="77777777" w:rsidR="00941A4D" w:rsidRDefault="00941A4D" w:rsidP="00941A4D">
      <w:pPr>
        <w:autoSpaceDE w:val="0"/>
        <w:autoSpaceDN w:val="0"/>
        <w:adjustRightInd w:val="0"/>
        <w:spacing w:after="0" w:line="240" w:lineRule="auto"/>
        <w:rPr>
          <w:rFonts w:cs="Arial"/>
          <w:szCs w:val="24"/>
        </w:rPr>
      </w:pPr>
    </w:p>
    <w:p w14:paraId="59A09AC6" w14:textId="116B0ED9" w:rsidR="00941A4D" w:rsidRDefault="00EF1449" w:rsidP="00EF1449">
      <w:pPr>
        <w:tabs>
          <w:tab w:val="left" w:pos="6381"/>
        </w:tabs>
        <w:autoSpaceDE w:val="0"/>
        <w:autoSpaceDN w:val="0"/>
        <w:adjustRightInd w:val="0"/>
        <w:spacing w:after="0" w:line="240" w:lineRule="auto"/>
        <w:rPr>
          <w:rFonts w:cs="Arial"/>
          <w:szCs w:val="24"/>
        </w:rPr>
      </w:pPr>
      <w:r>
        <w:rPr>
          <w:rFonts w:cs="Arial"/>
          <w:szCs w:val="24"/>
        </w:rPr>
        <w:tab/>
      </w:r>
    </w:p>
    <w:p w14:paraId="015E7201" w14:textId="13444A1A" w:rsidR="00941A4D" w:rsidRDefault="00941A4D" w:rsidP="00941A4D">
      <w:pPr>
        <w:autoSpaceDE w:val="0"/>
        <w:autoSpaceDN w:val="0"/>
        <w:adjustRightInd w:val="0"/>
        <w:spacing w:after="0" w:line="240" w:lineRule="auto"/>
        <w:rPr>
          <w:rFonts w:cs="Arial"/>
          <w:szCs w:val="24"/>
        </w:rPr>
      </w:pPr>
    </w:p>
    <w:p w14:paraId="3DDB8BA1" w14:textId="2A888491" w:rsidR="00941A4D" w:rsidRDefault="00941A4D" w:rsidP="00941A4D">
      <w:pPr>
        <w:autoSpaceDE w:val="0"/>
        <w:autoSpaceDN w:val="0"/>
        <w:adjustRightInd w:val="0"/>
        <w:spacing w:after="0" w:line="240" w:lineRule="auto"/>
        <w:rPr>
          <w:rFonts w:cs="Arial"/>
          <w:szCs w:val="24"/>
        </w:rPr>
      </w:pPr>
    </w:p>
    <w:p w14:paraId="525289CA" w14:textId="437CDF6D" w:rsidR="00941A4D" w:rsidRDefault="00941A4D" w:rsidP="00941A4D">
      <w:pPr>
        <w:autoSpaceDE w:val="0"/>
        <w:autoSpaceDN w:val="0"/>
        <w:adjustRightInd w:val="0"/>
        <w:spacing w:after="0" w:line="240" w:lineRule="auto"/>
        <w:rPr>
          <w:rFonts w:cs="Arial"/>
          <w:szCs w:val="24"/>
        </w:rPr>
      </w:pPr>
    </w:p>
    <w:p w14:paraId="289438A8" w14:textId="594E59A0" w:rsidR="00941A4D" w:rsidRDefault="00941A4D" w:rsidP="00941A4D">
      <w:pPr>
        <w:autoSpaceDE w:val="0"/>
        <w:autoSpaceDN w:val="0"/>
        <w:adjustRightInd w:val="0"/>
        <w:spacing w:after="0" w:line="240" w:lineRule="auto"/>
        <w:rPr>
          <w:rFonts w:cs="Arial"/>
          <w:szCs w:val="24"/>
        </w:rPr>
      </w:pPr>
    </w:p>
    <w:p w14:paraId="2DD12BBD" w14:textId="77777777" w:rsidR="00941A4D" w:rsidRDefault="00941A4D" w:rsidP="00941A4D">
      <w:pPr>
        <w:autoSpaceDE w:val="0"/>
        <w:autoSpaceDN w:val="0"/>
        <w:adjustRightInd w:val="0"/>
        <w:spacing w:after="0" w:line="240" w:lineRule="auto"/>
        <w:rPr>
          <w:rFonts w:cs="Arial"/>
          <w:szCs w:val="24"/>
        </w:rPr>
      </w:pPr>
    </w:p>
    <w:p w14:paraId="1F483C33" w14:textId="77777777" w:rsidR="00941A4D" w:rsidRDefault="00941A4D" w:rsidP="00941A4D">
      <w:pPr>
        <w:autoSpaceDE w:val="0"/>
        <w:autoSpaceDN w:val="0"/>
        <w:adjustRightInd w:val="0"/>
        <w:spacing w:after="0" w:line="240" w:lineRule="auto"/>
        <w:rPr>
          <w:rFonts w:cs="Arial"/>
          <w:szCs w:val="24"/>
        </w:rPr>
      </w:pPr>
    </w:p>
    <w:p w14:paraId="313A2DF9" w14:textId="77777777" w:rsidR="00941A4D" w:rsidRDefault="00941A4D" w:rsidP="00941A4D">
      <w:pPr>
        <w:autoSpaceDE w:val="0"/>
        <w:autoSpaceDN w:val="0"/>
        <w:adjustRightInd w:val="0"/>
        <w:spacing w:after="0" w:line="240" w:lineRule="auto"/>
        <w:rPr>
          <w:rFonts w:cs="Arial"/>
          <w:szCs w:val="24"/>
        </w:rPr>
      </w:pPr>
    </w:p>
    <w:p w14:paraId="20026657" w14:textId="77777777" w:rsidR="00941A4D" w:rsidRDefault="00941A4D" w:rsidP="00941A4D">
      <w:pPr>
        <w:autoSpaceDE w:val="0"/>
        <w:autoSpaceDN w:val="0"/>
        <w:adjustRightInd w:val="0"/>
        <w:spacing w:after="0" w:line="240" w:lineRule="auto"/>
        <w:rPr>
          <w:rFonts w:cs="Arial"/>
          <w:szCs w:val="24"/>
        </w:rPr>
      </w:pPr>
    </w:p>
    <w:p w14:paraId="4721E0CE" w14:textId="77777777" w:rsidR="00941A4D" w:rsidRDefault="00941A4D" w:rsidP="00941A4D">
      <w:pPr>
        <w:autoSpaceDE w:val="0"/>
        <w:autoSpaceDN w:val="0"/>
        <w:adjustRightInd w:val="0"/>
        <w:spacing w:after="0" w:line="240" w:lineRule="auto"/>
        <w:rPr>
          <w:rFonts w:cs="Arial"/>
          <w:szCs w:val="24"/>
        </w:rPr>
      </w:pPr>
    </w:p>
    <w:p w14:paraId="79BA15B6" w14:textId="77777777" w:rsidR="00941A4D" w:rsidRDefault="00941A4D" w:rsidP="00941A4D">
      <w:pPr>
        <w:autoSpaceDE w:val="0"/>
        <w:autoSpaceDN w:val="0"/>
        <w:adjustRightInd w:val="0"/>
        <w:spacing w:after="0" w:line="240" w:lineRule="auto"/>
        <w:rPr>
          <w:rFonts w:cs="Arial"/>
          <w:szCs w:val="24"/>
        </w:rPr>
      </w:pPr>
    </w:p>
    <w:p w14:paraId="135DDF18" w14:textId="77777777" w:rsidR="00941A4D" w:rsidRPr="002C6510" w:rsidRDefault="00941A4D" w:rsidP="00941A4D">
      <w:pPr>
        <w:autoSpaceDE w:val="0"/>
        <w:autoSpaceDN w:val="0"/>
        <w:adjustRightInd w:val="0"/>
        <w:spacing w:after="0" w:line="240" w:lineRule="auto"/>
        <w:rPr>
          <w:rFonts w:cs="Arial"/>
          <w:szCs w:val="24"/>
        </w:rPr>
      </w:pPr>
    </w:p>
    <w:p w14:paraId="026474AB" w14:textId="746EA87C" w:rsidR="00BC13A5" w:rsidRPr="003F3E02" w:rsidRDefault="00941A4D" w:rsidP="00767F00">
      <w:pPr>
        <w:pStyle w:val="Ttulo"/>
      </w:pPr>
      <w:r w:rsidRPr="00767F00">
        <w:t>Keywords</w:t>
      </w:r>
    </w:p>
    <w:p w14:paraId="62DC683C" w14:textId="496F4B20" w:rsidR="00BC13A5" w:rsidRDefault="00BC13A5" w:rsidP="00BC13A5">
      <w:pPr>
        <w:spacing w:line="276" w:lineRule="auto"/>
      </w:pPr>
    </w:p>
    <w:p w14:paraId="4DA1D734" w14:textId="77777777" w:rsidR="00223142" w:rsidRDefault="00223142" w:rsidP="00BC13A5">
      <w:pPr>
        <w:spacing w:line="276" w:lineRule="auto"/>
      </w:pPr>
    </w:p>
    <w:p w14:paraId="45077062" w14:textId="77777777" w:rsidR="00223142" w:rsidRDefault="00223142" w:rsidP="00BC13A5">
      <w:pPr>
        <w:spacing w:line="276" w:lineRule="auto"/>
      </w:pPr>
    </w:p>
    <w:p w14:paraId="6262BB3C" w14:textId="77777777" w:rsidR="00337FBF" w:rsidRDefault="00337FBF"/>
    <w:p w14:paraId="6572265B" w14:textId="77777777" w:rsidR="00941A4D" w:rsidRDefault="00941A4D">
      <w:pPr>
        <w:sectPr w:rsidR="00941A4D" w:rsidSect="00941A4D">
          <w:type w:val="oddPage"/>
          <w:pgSz w:w="11900" w:h="16840" w:code="9"/>
          <w:pgMar w:top="1985" w:right="1701" w:bottom="1418" w:left="1701" w:header="851" w:footer="851" w:gutter="567"/>
          <w:pgNumType w:fmt="upperRoman"/>
          <w:cols w:space="708"/>
          <w:titlePg/>
          <w:docGrid w:linePitch="360"/>
        </w:sectPr>
      </w:pPr>
    </w:p>
    <w:p w14:paraId="39E2B828" w14:textId="32257001" w:rsidR="00337FBF" w:rsidRPr="00767F00" w:rsidRDefault="00D8720C" w:rsidP="00767F00">
      <w:pPr>
        <w:pStyle w:val="Ttulo"/>
      </w:pPr>
      <w:r w:rsidRPr="00767F00">
        <w:lastRenderedPageBreak/>
        <w:t xml:space="preserve">Índice de </w:t>
      </w:r>
      <w:r w:rsidR="0086471E" w:rsidRPr="00767F00">
        <w:t>c</w:t>
      </w:r>
      <w:r w:rsidRPr="00767F00">
        <w:t>ontenido</w:t>
      </w:r>
      <w:r w:rsidR="0086471E" w:rsidRPr="00767F00">
        <w:t>s</w:t>
      </w:r>
    </w:p>
    <w:sdt>
      <w:sdtPr>
        <w:rPr>
          <w:bCs/>
          <w:iCs/>
          <w:noProof/>
          <w:szCs w:val="24"/>
        </w:rPr>
        <w:id w:val="1227209458"/>
        <w:docPartObj>
          <w:docPartGallery w:val="Table of Contents"/>
          <w:docPartUnique/>
        </w:docPartObj>
      </w:sdtPr>
      <w:sdtContent>
        <w:p w14:paraId="59D949C8" w14:textId="18B26937" w:rsidR="00ED681F" w:rsidRDefault="00ED681F" w:rsidP="00223142">
          <w:pPr>
            <w:spacing w:before="0" w:after="0" w:line="240" w:lineRule="auto"/>
          </w:pPr>
        </w:p>
        <w:p w14:paraId="16554166" w14:textId="6785B2C9" w:rsidR="00E6319C" w:rsidRDefault="003C3F39">
          <w:pPr>
            <w:pStyle w:val="TDC1"/>
            <w:rPr>
              <w:rFonts w:eastAsiaTheme="minorEastAsia"/>
              <w:bCs w:val="0"/>
              <w:iCs w:val="0"/>
              <w:sz w:val="22"/>
              <w:szCs w:val="22"/>
              <w:lang w:eastAsia="es-ES"/>
            </w:rPr>
          </w:pPr>
          <w:r>
            <w:fldChar w:fldCharType="begin"/>
          </w:r>
          <w:r w:rsidR="00ED681F">
            <w:instrText>TOC \o "1-3" \h \z \u</w:instrText>
          </w:r>
          <w:r>
            <w:fldChar w:fldCharType="separate"/>
          </w:r>
          <w:hyperlink w:anchor="_Toc104540048" w:history="1">
            <w:r w:rsidR="00E6319C" w:rsidRPr="00D365A0">
              <w:rPr>
                <w:rStyle w:val="Hipervnculo"/>
              </w:rPr>
              <w:t>Capítulo 1 Introducción</w:t>
            </w:r>
            <w:r w:rsidR="00E6319C">
              <w:rPr>
                <w:webHidden/>
              </w:rPr>
              <w:tab/>
            </w:r>
            <w:r w:rsidR="00E6319C">
              <w:rPr>
                <w:webHidden/>
              </w:rPr>
              <w:fldChar w:fldCharType="begin"/>
            </w:r>
            <w:r w:rsidR="00E6319C">
              <w:rPr>
                <w:webHidden/>
              </w:rPr>
              <w:instrText xml:space="preserve"> PAGEREF _Toc104540048 \h </w:instrText>
            </w:r>
            <w:r w:rsidR="00E6319C">
              <w:rPr>
                <w:webHidden/>
              </w:rPr>
            </w:r>
            <w:r w:rsidR="00E6319C">
              <w:rPr>
                <w:webHidden/>
              </w:rPr>
              <w:fldChar w:fldCharType="separate"/>
            </w:r>
            <w:r w:rsidR="00E6319C">
              <w:rPr>
                <w:webHidden/>
              </w:rPr>
              <w:t>1</w:t>
            </w:r>
            <w:r w:rsidR="00E6319C">
              <w:rPr>
                <w:webHidden/>
              </w:rPr>
              <w:fldChar w:fldCharType="end"/>
            </w:r>
          </w:hyperlink>
        </w:p>
        <w:p w14:paraId="5FBAA106" w14:textId="51CF02F1" w:rsidR="00E6319C" w:rsidRDefault="00000000">
          <w:pPr>
            <w:pStyle w:val="TDC1"/>
            <w:rPr>
              <w:rFonts w:eastAsiaTheme="minorEastAsia"/>
              <w:bCs w:val="0"/>
              <w:iCs w:val="0"/>
              <w:sz w:val="22"/>
              <w:szCs w:val="22"/>
              <w:lang w:eastAsia="es-ES"/>
            </w:rPr>
          </w:pPr>
          <w:hyperlink w:anchor="_Toc104540049" w:history="1">
            <w:r w:rsidR="00E6319C" w:rsidRPr="00D365A0">
              <w:rPr>
                <w:rStyle w:val="Hipervnculo"/>
              </w:rPr>
              <w:t>Capítulo 2 Gestión del proyecto</w:t>
            </w:r>
            <w:r w:rsidR="00E6319C">
              <w:rPr>
                <w:webHidden/>
              </w:rPr>
              <w:tab/>
            </w:r>
            <w:r w:rsidR="00E6319C">
              <w:rPr>
                <w:webHidden/>
              </w:rPr>
              <w:fldChar w:fldCharType="begin"/>
            </w:r>
            <w:r w:rsidR="00E6319C">
              <w:rPr>
                <w:webHidden/>
              </w:rPr>
              <w:instrText xml:space="preserve"> PAGEREF _Toc104540049 \h </w:instrText>
            </w:r>
            <w:r w:rsidR="00E6319C">
              <w:rPr>
                <w:webHidden/>
              </w:rPr>
            </w:r>
            <w:r w:rsidR="00E6319C">
              <w:rPr>
                <w:webHidden/>
              </w:rPr>
              <w:fldChar w:fldCharType="separate"/>
            </w:r>
            <w:r w:rsidR="00E6319C">
              <w:rPr>
                <w:webHidden/>
              </w:rPr>
              <w:t>5</w:t>
            </w:r>
            <w:r w:rsidR="00E6319C">
              <w:rPr>
                <w:webHidden/>
              </w:rPr>
              <w:fldChar w:fldCharType="end"/>
            </w:r>
          </w:hyperlink>
        </w:p>
        <w:p w14:paraId="15C03B26" w14:textId="74C1A35F" w:rsidR="00E6319C" w:rsidRDefault="00000000">
          <w:pPr>
            <w:pStyle w:val="TDC2"/>
            <w:rPr>
              <w:rFonts w:eastAsiaTheme="minorEastAsia"/>
              <w:bCs w:val="0"/>
              <w:noProof/>
              <w:lang w:eastAsia="es-ES"/>
            </w:rPr>
          </w:pPr>
          <w:hyperlink w:anchor="_Toc104540050" w:history="1">
            <w:r w:rsidR="00E6319C" w:rsidRPr="00D365A0">
              <w:rPr>
                <w:rStyle w:val="Hipervnculo"/>
                <w:noProof/>
              </w:rPr>
              <w:t>2.1</w:t>
            </w:r>
            <w:r w:rsidR="00E6319C">
              <w:rPr>
                <w:rFonts w:eastAsiaTheme="minorEastAsia"/>
                <w:bCs w:val="0"/>
                <w:noProof/>
                <w:lang w:eastAsia="es-ES"/>
              </w:rPr>
              <w:tab/>
            </w:r>
            <w:r w:rsidR="00E6319C" w:rsidRPr="00D365A0">
              <w:rPr>
                <w:rStyle w:val="Hipervnculo"/>
                <w:noProof/>
              </w:rPr>
              <w:t>Modelo de ciclo de vida</w:t>
            </w:r>
            <w:r w:rsidR="00E6319C">
              <w:rPr>
                <w:noProof/>
                <w:webHidden/>
              </w:rPr>
              <w:tab/>
            </w:r>
            <w:r w:rsidR="00E6319C">
              <w:rPr>
                <w:noProof/>
                <w:webHidden/>
              </w:rPr>
              <w:fldChar w:fldCharType="begin"/>
            </w:r>
            <w:r w:rsidR="00E6319C">
              <w:rPr>
                <w:noProof/>
                <w:webHidden/>
              </w:rPr>
              <w:instrText xml:space="preserve"> PAGEREF _Toc104540050 \h </w:instrText>
            </w:r>
            <w:r w:rsidR="00E6319C">
              <w:rPr>
                <w:noProof/>
                <w:webHidden/>
              </w:rPr>
            </w:r>
            <w:r w:rsidR="00E6319C">
              <w:rPr>
                <w:noProof/>
                <w:webHidden/>
              </w:rPr>
              <w:fldChar w:fldCharType="separate"/>
            </w:r>
            <w:r w:rsidR="00E6319C">
              <w:rPr>
                <w:noProof/>
                <w:webHidden/>
              </w:rPr>
              <w:t>5</w:t>
            </w:r>
            <w:r w:rsidR="00E6319C">
              <w:rPr>
                <w:noProof/>
                <w:webHidden/>
              </w:rPr>
              <w:fldChar w:fldCharType="end"/>
            </w:r>
          </w:hyperlink>
        </w:p>
        <w:p w14:paraId="0AA9DDBA" w14:textId="691BD6E8" w:rsidR="00E6319C" w:rsidRDefault="00000000">
          <w:pPr>
            <w:pStyle w:val="TDC2"/>
            <w:rPr>
              <w:rFonts w:eastAsiaTheme="minorEastAsia"/>
              <w:bCs w:val="0"/>
              <w:noProof/>
              <w:lang w:eastAsia="es-ES"/>
            </w:rPr>
          </w:pPr>
          <w:hyperlink w:anchor="_Toc104540051" w:history="1">
            <w:r w:rsidR="00E6319C" w:rsidRPr="00D365A0">
              <w:rPr>
                <w:rStyle w:val="Hipervnculo"/>
                <w:noProof/>
              </w:rPr>
              <w:t>2.2</w:t>
            </w:r>
            <w:r w:rsidR="00E6319C">
              <w:rPr>
                <w:rFonts w:eastAsiaTheme="minorEastAsia"/>
                <w:bCs w:val="0"/>
                <w:noProof/>
                <w:lang w:eastAsia="es-ES"/>
              </w:rPr>
              <w:tab/>
            </w:r>
            <w:r w:rsidR="00E6319C" w:rsidRPr="00D365A0">
              <w:rPr>
                <w:rStyle w:val="Hipervnculo"/>
                <w:noProof/>
              </w:rPr>
              <w:t>Papeles desempeñados en el proyecto</w:t>
            </w:r>
            <w:r w:rsidR="00E6319C">
              <w:rPr>
                <w:noProof/>
                <w:webHidden/>
              </w:rPr>
              <w:tab/>
            </w:r>
            <w:r w:rsidR="00E6319C">
              <w:rPr>
                <w:noProof/>
                <w:webHidden/>
              </w:rPr>
              <w:fldChar w:fldCharType="begin"/>
            </w:r>
            <w:r w:rsidR="00E6319C">
              <w:rPr>
                <w:noProof/>
                <w:webHidden/>
              </w:rPr>
              <w:instrText xml:space="preserve"> PAGEREF _Toc104540051 \h </w:instrText>
            </w:r>
            <w:r w:rsidR="00E6319C">
              <w:rPr>
                <w:noProof/>
                <w:webHidden/>
              </w:rPr>
            </w:r>
            <w:r w:rsidR="00E6319C">
              <w:rPr>
                <w:noProof/>
                <w:webHidden/>
              </w:rPr>
              <w:fldChar w:fldCharType="separate"/>
            </w:r>
            <w:r w:rsidR="00E6319C">
              <w:rPr>
                <w:noProof/>
                <w:webHidden/>
              </w:rPr>
              <w:t>6</w:t>
            </w:r>
            <w:r w:rsidR="00E6319C">
              <w:rPr>
                <w:noProof/>
                <w:webHidden/>
              </w:rPr>
              <w:fldChar w:fldCharType="end"/>
            </w:r>
          </w:hyperlink>
        </w:p>
        <w:p w14:paraId="31ABCF89" w14:textId="2B1EFB26" w:rsidR="00E6319C" w:rsidRDefault="00000000">
          <w:pPr>
            <w:pStyle w:val="TDC2"/>
            <w:rPr>
              <w:rFonts w:eastAsiaTheme="minorEastAsia"/>
              <w:bCs w:val="0"/>
              <w:noProof/>
              <w:lang w:eastAsia="es-ES"/>
            </w:rPr>
          </w:pPr>
          <w:hyperlink w:anchor="_Toc104540052" w:history="1">
            <w:r w:rsidR="00E6319C" w:rsidRPr="00D365A0">
              <w:rPr>
                <w:rStyle w:val="Hipervnculo"/>
                <w:noProof/>
              </w:rPr>
              <w:t>2.3</w:t>
            </w:r>
            <w:r w:rsidR="00E6319C">
              <w:rPr>
                <w:rFonts w:eastAsiaTheme="minorEastAsia"/>
                <w:bCs w:val="0"/>
                <w:noProof/>
                <w:lang w:eastAsia="es-ES"/>
              </w:rPr>
              <w:tab/>
            </w:r>
            <w:r w:rsidR="00E6319C" w:rsidRPr="00D365A0">
              <w:rPr>
                <w:rStyle w:val="Hipervnculo"/>
                <w:noProof/>
              </w:rPr>
              <w:t>Planificación</w:t>
            </w:r>
            <w:r w:rsidR="00E6319C">
              <w:rPr>
                <w:noProof/>
                <w:webHidden/>
              </w:rPr>
              <w:tab/>
            </w:r>
            <w:r w:rsidR="00E6319C">
              <w:rPr>
                <w:noProof/>
                <w:webHidden/>
              </w:rPr>
              <w:fldChar w:fldCharType="begin"/>
            </w:r>
            <w:r w:rsidR="00E6319C">
              <w:rPr>
                <w:noProof/>
                <w:webHidden/>
              </w:rPr>
              <w:instrText xml:space="preserve"> PAGEREF _Toc104540052 \h </w:instrText>
            </w:r>
            <w:r w:rsidR="00E6319C">
              <w:rPr>
                <w:noProof/>
                <w:webHidden/>
              </w:rPr>
            </w:r>
            <w:r w:rsidR="00E6319C">
              <w:rPr>
                <w:noProof/>
                <w:webHidden/>
              </w:rPr>
              <w:fldChar w:fldCharType="separate"/>
            </w:r>
            <w:r w:rsidR="00E6319C">
              <w:rPr>
                <w:noProof/>
                <w:webHidden/>
              </w:rPr>
              <w:t>6</w:t>
            </w:r>
            <w:r w:rsidR="00E6319C">
              <w:rPr>
                <w:noProof/>
                <w:webHidden/>
              </w:rPr>
              <w:fldChar w:fldCharType="end"/>
            </w:r>
          </w:hyperlink>
        </w:p>
        <w:p w14:paraId="27457FA1" w14:textId="544982D7" w:rsidR="00E6319C" w:rsidRDefault="00000000">
          <w:pPr>
            <w:pStyle w:val="TDC2"/>
            <w:rPr>
              <w:rFonts w:eastAsiaTheme="minorEastAsia"/>
              <w:bCs w:val="0"/>
              <w:noProof/>
              <w:lang w:eastAsia="es-ES"/>
            </w:rPr>
          </w:pPr>
          <w:hyperlink w:anchor="_Toc104540053" w:history="1">
            <w:r w:rsidR="00E6319C" w:rsidRPr="00D365A0">
              <w:rPr>
                <w:rStyle w:val="Hipervnculo"/>
                <w:noProof/>
              </w:rPr>
              <w:t>2.4</w:t>
            </w:r>
            <w:r w:rsidR="00E6319C">
              <w:rPr>
                <w:rFonts w:eastAsiaTheme="minorEastAsia"/>
                <w:bCs w:val="0"/>
                <w:noProof/>
                <w:lang w:eastAsia="es-ES"/>
              </w:rPr>
              <w:tab/>
            </w:r>
            <w:r w:rsidR="00E6319C" w:rsidRPr="00D365A0">
              <w:rPr>
                <w:rStyle w:val="Hipervnculo"/>
                <w:noProof/>
              </w:rPr>
              <w:t>Presupuesto</w:t>
            </w:r>
            <w:r w:rsidR="00E6319C">
              <w:rPr>
                <w:noProof/>
                <w:webHidden/>
              </w:rPr>
              <w:tab/>
            </w:r>
            <w:r w:rsidR="00E6319C">
              <w:rPr>
                <w:noProof/>
                <w:webHidden/>
              </w:rPr>
              <w:fldChar w:fldCharType="begin"/>
            </w:r>
            <w:r w:rsidR="00E6319C">
              <w:rPr>
                <w:noProof/>
                <w:webHidden/>
              </w:rPr>
              <w:instrText xml:space="preserve"> PAGEREF _Toc104540053 \h </w:instrText>
            </w:r>
            <w:r w:rsidR="00E6319C">
              <w:rPr>
                <w:noProof/>
                <w:webHidden/>
              </w:rPr>
            </w:r>
            <w:r w:rsidR="00E6319C">
              <w:rPr>
                <w:noProof/>
                <w:webHidden/>
              </w:rPr>
              <w:fldChar w:fldCharType="separate"/>
            </w:r>
            <w:r w:rsidR="00E6319C">
              <w:rPr>
                <w:noProof/>
                <w:webHidden/>
              </w:rPr>
              <w:t>7</w:t>
            </w:r>
            <w:r w:rsidR="00E6319C">
              <w:rPr>
                <w:noProof/>
                <w:webHidden/>
              </w:rPr>
              <w:fldChar w:fldCharType="end"/>
            </w:r>
          </w:hyperlink>
        </w:p>
        <w:p w14:paraId="303E1A8E" w14:textId="7664782C" w:rsidR="00E6319C" w:rsidRDefault="00000000">
          <w:pPr>
            <w:pStyle w:val="TDC2"/>
            <w:rPr>
              <w:rFonts w:eastAsiaTheme="minorEastAsia"/>
              <w:bCs w:val="0"/>
              <w:noProof/>
              <w:lang w:eastAsia="es-ES"/>
            </w:rPr>
          </w:pPr>
          <w:hyperlink w:anchor="_Toc104540054" w:history="1">
            <w:r w:rsidR="00E6319C" w:rsidRPr="00D365A0">
              <w:rPr>
                <w:rStyle w:val="Hipervnculo"/>
                <w:noProof/>
              </w:rPr>
              <w:t>2.5</w:t>
            </w:r>
            <w:r w:rsidR="00E6319C">
              <w:rPr>
                <w:rFonts w:eastAsiaTheme="minorEastAsia"/>
                <w:bCs w:val="0"/>
                <w:noProof/>
                <w:lang w:eastAsia="es-ES"/>
              </w:rPr>
              <w:tab/>
            </w:r>
            <w:r w:rsidR="00E6319C" w:rsidRPr="00D365A0">
              <w:rPr>
                <w:rStyle w:val="Hipervnculo"/>
                <w:noProof/>
              </w:rPr>
              <w:t>Ejecución</w:t>
            </w:r>
            <w:r w:rsidR="00E6319C">
              <w:rPr>
                <w:noProof/>
                <w:webHidden/>
              </w:rPr>
              <w:tab/>
            </w:r>
            <w:r w:rsidR="00E6319C">
              <w:rPr>
                <w:noProof/>
                <w:webHidden/>
              </w:rPr>
              <w:fldChar w:fldCharType="begin"/>
            </w:r>
            <w:r w:rsidR="00E6319C">
              <w:rPr>
                <w:noProof/>
                <w:webHidden/>
              </w:rPr>
              <w:instrText xml:space="preserve"> PAGEREF _Toc104540054 \h </w:instrText>
            </w:r>
            <w:r w:rsidR="00E6319C">
              <w:rPr>
                <w:noProof/>
                <w:webHidden/>
              </w:rPr>
            </w:r>
            <w:r w:rsidR="00E6319C">
              <w:rPr>
                <w:noProof/>
                <w:webHidden/>
              </w:rPr>
              <w:fldChar w:fldCharType="separate"/>
            </w:r>
            <w:r w:rsidR="00E6319C">
              <w:rPr>
                <w:noProof/>
                <w:webHidden/>
              </w:rPr>
              <w:t>7</w:t>
            </w:r>
            <w:r w:rsidR="00E6319C">
              <w:rPr>
                <w:noProof/>
                <w:webHidden/>
              </w:rPr>
              <w:fldChar w:fldCharType="end"/>
            </w:r>
          </w:hyperlink>
        </w:p>
        <w:p w14:paraId="598D95F9" w14:textId="5EC4F128" w:rsidR="00E6319C" w:rsidRDefault="00000000">
          <w:pPr>
            <w:pStyle w:val="TDC1"/>
            <w:rPr>
              <w:rFonts w:eastAsiaTheme="minorEastAsia"/>
              <w:bCs w:val="0"/>
              <w:iCs w:val="0"/>
              <w:sz w:val="22"/>
              <w:szCs w:val="22"/>
              <w:lang w:eastAsia="es-ES"/>
            </w:rPr>
          </w:pPr>
          <w:hyperlink w:anchor="_Toc104540055" w:history="1">
            <w:r w:rsidR="00E6319C" w:rsidRPr="00D365A0">
              <w:rPr>
                <w:rStyle w:val="Hipervnculo"/>
              </w:rPr>
              <w:t>Capítulo 3 Análisis</w:t>
            </w:r>
            <w:r w:rsidR="00E6319C">
              <w:rPr>
                <w:webHidden/>
              </w:rPr>
              <w:tab/>
            </w:r>
            <w:r w:rsidR="00E6319C">
              <w:rPr>
                <w:webHidden/>
              </w:rPr>
              <w:fldChar w:fldCharType="begin"/>
            </w:r>
            <w:r w:rsidR="00E6319C">
              <w:rPr>
                <w:webHidden/>
              </w:rPr>
              <w:instrText xml:space="preserve"> PAGEREF _Toc104540055 \h </w:instrText>
            </w:r>
            <w:r w:rsidR="00E6319C">
              <w:rPr>
                <w:webHidden/>
              </w:rPr>
            </w:r>
            <w:r w:rsidR="00E6319C">
              <w:rPr>
                <w:webHidden/>
              </w:rPr>
              <w:fldChar w:fldCharType="separate"/>
            </w:r>
            <w:r w:rsidR="00E6319C">
              <w:rPr>
                <w:webHidden/>
              </w:rPr>
              <w:t>9</w:t>
            </w:r>
            <w:r w:rsidR="00E6319C">
              <w:rPr>
                <w:webHidden/>
              </w:rPr>
              <w:fldChar w:fldCharType="end"/>
            </w:r>
          </w:hyperlink>
        </w:p>
        <w:p w14:paraId="27BF49E0" w14:textId="3FBC741F" w:rsidR="00E6319C" w:rsidRDefault="00000000">
          <w:pPr>
            <w:pStyle w:val="TDC2"/>
            <w:rPr>
              <w:rFonts w:eastAsiaTheme="minorEastAsia"/>
              <w:bCs w:val="0"/>
              <w:noProof/>
              <w:lang w:eastAsia="es-ES"/>
            </w:rPr>
          </w:pPr>
          <w:hyperlink w:anchor="_Toc104540056" w:history="1">
            <w:r w:rsidR="00E6319C" w:rsidRPr="00D365A0">
              <w:rPr>
                <w:rStyle w:val="Hipervnculo"/>
                <w:noProof/>
              </w:rPr>
              <w:t>3.1</w:t>
            </w:r>
            <w:r w:rsidR="00E6319C">
              <w:rPr>
                <w:rFonts w:eastAsiaTheme="minorEastAsia"/>
                <w:bCs w:val="0"/>
                <w:noProof/>
                <w:lang w:eastAsia="es-ES"/>
              </w:rPr>
              <w:tab/>
            </w:r>
            <w:r w:rsidR="00E6319C" w:rsidRPr="00D365A0">
              <w:rPr>
                <w:rStyle w:val="Hipervnculo"/>
                <w:noProof/>
              </w:rPr>
              <w:t>Especificación de requisitos</w:t>
            </w:r>
            <w:r w:rsidR="00E6319C">
              <w:rPr>
                <w:noProof/>
                <w:webHidden/>
              </w:rPr>
              <w:tab/>
            </w:r>
            <w:r w:rsidR="00E6319C">
              <w:rPr>
                <w:noProof/>
                <w:webHidden/>
              </w:rPr>
              <w:fldChar w:fldCharType="begin"/>
            </w:r>
            <w:r w:rsidR="00E6319C">
              <w:rPr>
                <w:noProof/>
                <w:webHidden/>
              </w:rPr>
              <w:instrText xml:space="preserve"> PAGEREF _Toc104540056 \h </w:instrText>
            </w:r>
            <w:r w:rsidR="00E6319C">
              <w:rPr>
                <w:noProof/>
                <w:webHidden/>
              </w:rPr>
            </w:r>
            <w:r w:rsidR="00E6319C">
              <w:rPr>
                <w:noProof/>
                <w:webHidden/>
              </w:rPr>
              <w:fldChar w:fldCharType="separate"/>
            </w:r>
            <w:r w:rsidR="00E6319C">
              <w:rPr>
                <w:noProof/>
                <w:webHidden/>
              </w:rPr>
              <w:t>9</w:t>
            </w:r>
            <w:r w:rsidR="00E6319C">
              <w:rPr>
                <w:noProof/>
                <w:webHidden/>
              </w:rPr>
              <w:fldChar w:fldCharType="end"/>
            </w:r>
          </w:hyperlink>
        </w:p>
        <w:p w14:paraId="7081D6BC" w14:textId="34420958" w:rsidR="00E6319C" w:rsidRDefault="00000000">
          <w:pPr>
            <w:pStyle w:val="TDC2"/>
            <w:rPr>
              <w:rFonts w:eastAsiaTheme="minorEastAsia"/>
              <w:bCs w:val="0"/>
              <w:noProof/>
              <w:lang w:eastAsia="es-ES"/>
            </w:rPr>
          </w:pPr>
          <w:hyperlink w:anchor="_Toc104540057" w:history="1">
            <w:r w:rsidR="00E6319C" w:rsidRPr="00D365A0">
              <w:rPr>
                <w:rStyle w:val="Hipervnculo"/>
                <w:noProof/>
              </w:rPr>
              <w:t>3.2</w:t>
            </w:r>
            <w:r w:rsidR="00E6319C">
              <w:rPr>
                <w:rFonts w:eastAsiaTheme="minorEastAsia"/>
                <w:bCs w:val="0"/>
                <w:noProof/>
                <w:lang w:eastAsia="es-ES"/>
              </w:rPr>
              <w:tab/>
            </w:r>
            <w:r w:rsidR="00E6319C" w:rsidRPr="00D365A0">
              <w:rPr>
                <w:rStyle w:val="Hipervnculo"/>
                <w:noProof/>
              </w:rPr>
              <w:t>Análisis de los casos de uso y de las clases de análisis</w:t>
            </w:r>
            <w:r w:rsidR="00E6319C">
              <w:rPr>
                <w:noProof/>
                <w:webHidden/>
              </w:rPr>
              <w:tab/>
            </w:r>
            <w:r w:rsidR="00E6319C">
              <w:rPr>
                <w:noProof/>
                <w:webHidden/>
              </w:rPr>
              <w:fldChar w:fldCharType="begin"/>
            </w:r>
            <w:r w:rsidR="00E6319C">
              <w:rPr>
                <w:noProof/>
                <w:webHidden/>
              </w:rPr>
              <w:instrText xml:space="preserve"> PAGEREF _Toc104540057 \h </w:instrText>
            </w:r>
            <w:r w:rsidR="00E6319C">
              <w:rPr>
                <w:noProof/>
                <w:webHidden/>
              </w:rPr>
            </w:r>
            <w:r w:rsidR="00E6319C">
              <w:rPr>
                <w:noProof/>
                <w:webHidden/>
              </w:rPr>
              <w:fldChar w:fldCharType="separate"/>
            </w:r>
            <w:r w:rsidR="00E6319C">
              <w:rPr>
                <w:noProof/>
                <w:webHidden/>
              </w:rPr>
              <w:t>11</w:t>
            </w:r>
            <w:r w:rsidR="00E6319C">
              <w:rPr>
                <w:noProof/>
                <w:webHidden/>
              </w:rPr>
              <w:fldChar w:fldCharType="end"/>
            </w:r>
          </w:hyperlink>
        </w:p>
        <w:p w14:paraId="4017EBA0" w14:textId="4823D10B" w:rsidR="00E6319C" w:rsidRDefault="00000000">
          <w:pPr>
            <w:pStyle w:val="TDC2"/>
            <w:rPr>
              <w:rFonts w:eastAsiaTheme="minorEastAsia"/>
              <w:bCs w:val="0"/>
              <w:noProof/>
              <w:lang w:eastAsia="es-ES"/>
            </w:rPr>
          </w:pPr>
          <w:hyperlink w:anchor="_Toc104540058" w:history="1">
            <w:r w:rsidR="00E6319C" w:rsidRPr="00D365A0">
              <w:rPr>
                <w:rStyle w:val="Hipervnculo"/>
                <w:noProof/>
              </w:rPr>
              <w:t>3.3</w:t>
            </w:r>
            <w:r w:rsidR="00E6319C">
              <w:rPr>
                <w:rFonts w:eastAsiaTheme="minorEastAsia"/>
                <w:bCs w:val="0"/>
                <w:noProof/>
                <w:lang w:eastAsia="es-ES"/>
              </w:rPr>
              <w:tab/>
            </w:r>
            <w:r w:rsidR="00E6319C" w:rsidRPr="00D365A0">
              <w:rPr>
                <w:rStyle w:val="Hipervnculo"/>
                <w:noProof/>
              </w:rPr>
              <w:t>Análisis de seguridad</w:t>
            </w:r>
            <w:r w:rsidR="00E6319C">
              <w:rPr>
                <w:noProof/>
                <w:webHidden/>
              </w:rPr>
              <w:tab/>
            </w:r>
            <w:r w:rsidR="00E6319C">
              <w:rPr>
                <w:noProof/>
                <w:webHidden/>
              </w:rPr>
              <w:fldChar w:fldCharType="begin"/>
            </w:r>
            <w:r w:rsidR="00E6319C">
              <w:rPr>
                <w:noProof/>
                <w:webHidden/>
              </w:rPr>
              <w:instrText xml:space="preserve"> PAGEREF _Toc104540058 \h </w:instrText>
            </w:r>
            <w:r w:rsidR="00E6319C">
              <w:rPr>
                <w:noProof/>
                <w:webHidden/>
              </w:rPr>
            </w:r>
            <w:r w:rsidR="00E6319C">
              <w:rPr>
                <w:noProof/>
                <w:webHidden/>
              </w:rPr>
              <w:fldChar w:fldCharType="separate"/>
            </w:r>
            <w:r w:rsidR="00E6319C">
              <w:rPr>
                <w:noProof/>
                <w:webHidden/>
              </w:rPr>
              <w:t>12</w:t>
            </w:r>
            <w:r w:rsidR="00E6319C">
              <w:rPr>
                <w:noProof/>
                <w:webHidden/>
              </w:rPr>
              <w:fldChar w:fldCharType="end"/>
            </w:r>
          </w:hyperlink>
        </w:p>
        <w:p w14:paraId="70B72061" w14:textId="0EFBB554" w:rsidR="00E6319C" w:rsidRDefault="00000000">
          <w:pPr>
            <w:pStyle w:val="TDC2"/>
            <w:rPr>
              <w:rFonts w:eastAsiaTheme="minorEastAsia"/>
              <w:bCs w:val="0"/>
              <w:noProof/>
              <w:lang w:eastAsia="es-ES"/>
            </w:rPr>
          </w:pPr>
          <w:hyperlink w:anchor="_Toc104540059" w:history="1">
            <w:r w:rsidR="00E6319C" w:rsidRPr="00D365A0">
              <w:rPr>
                <w:rStyle w:val="Hipervnculo"/>
                <w:noProof/>
              </w:rPr>
              <w:t>3.4</w:t>
            </w:r>
            <w:r w:rsidR="00E6319C">
              <w:rPr>
                <w:rFonts w:eastAsiaTheme="minorEastAsia"/>
                <w:bCs w:val="0"/>
                <w:noProof/>
                <w:lang w:eastAsia="es-ES"/>
              </w:rPr>
              <w:tab/>
            </w:r>
            <w:r w:rsidR="00E6319C" w:rsidRPr="00D365A0">
              <w:rPr>
                <w:rStyle w:val="Hipervnculo"/>
                <w:noProof/>
              </w:rPr>
              <w:t>Análisis desde la perspectiva del RGPD (si procede)</w:t>
            </w:r>
            <w:r w:rsidR="00E6319C">
              <w:rPr>
                <w:noProof/>
                <w:webHidden/>
              </w:rPr>
              <w:tab/>
            </w:r>
            <w:r w:rsidR="00E6319C">
              <w:rPr>
                <w:noProof/>
                <w:webHidden/>
              </w:rPr>
              <w:fldChar w:fldCharType="begin"/>
            </w:r>
            <w:r w:rsidR="00E6319C">
              <w:rPr>
                <w:noProof/>
                <w:webHidden/>
              </w:rPr>
              <w:instrText xml:space="preserve"> PAGEREF _Toc104540059 \h </w:instrText>
            </w:r>
            <w:r w:rsidR="00E6319C">
              <w:rPr>
                <w:noProof/>
                <w:webHidden/>
              </w:rPr>
            </w:r>
            <w:r w:rsidR="00E6319C">
              <w:rPr>
                <w:noProof/>
                <w:webHidden/>
              </w:rPr>
              <w:fldChar w:fldCharType="separate"/>
            </w:r>
            <w:r w:rsidR="00E6319C">
              <w:rPr>
                <w:noProof/>
                <w:webHidden/>
              </w:rPr>
              <w:t>12</w:t>
            </w:r>
            <w:r w:rsidR="00E6319C">
              <w:rPr>
                <w:noProof/>
                <w:webHidden/>
              </w:rPr>
              <w:fldChar w:fldCharType="end"/>
            </w:r>
          </w:hyperlink>
        </w:p>
        <w:p w14:paraId="3C621F7A" w14:textId="272E2C8C" w:rsidR="00E6319C" w:rsidRDefault="00000000">
          <w:pPr>
            <w:pStyle w:val="TDC1"/>
            <w:rPr>
              <w:rFonts w:eastAsiaTheme="minorEastAsia"/>
              <w:bCs w:val="0"/>
              <w:iCs w:val="0"/>
              <w:sz w:val="22"/>
              <w:szCs w:val="22"/>
              <w:lang w:eastAsia="es-ES"/>
            </w:rPr>
          </w:pPr>
          <w:hyperlink w:anchor="_Toc104540060" w:history="1">
            <w:r w:rsidR="00E6319C" w:rsidRPr="00D365A0">
              <w:rPr>
                <w:rStyle w:val="Hipervnculo"/>
              </w:rPr>
              <w:t>Capítulo 4 Diseño e implementación</w:t>
            </w:r>
            <w:r w:rsidR="00E6319C">
              <w:rPr>
                <w:webHidden/>
              </w:rPr>
              <w:tab/>
            </w:r>
            <w:r w:rsidR="00E6319C">
              <w:rPr>
                <w:webHidden/>
              </w:rPr>
              <w:fldChar w:fldCharType="begin"/>
            </w:r>
            <w:r w:rsidR="00E6319C">
              <w:rPr>
                <w:webHidden/>
              </w:rPr>
              <w:instrText xml:space="preserve"> PAGEREF _Toc104540060 \h </w:instrText>
            </w:r>
            <w:r w:rsidR="00E6319C">
              <w:rPr>
                <w:webHidden/>
              </w:rPr>
            </w:r>
            <w:r w:rsidR="00E6319C">
              <w:rPr>
                <w:webHidden/>
              </w:rPr>
              <w:fldChar w:fldCharType="separate"/>
            </w:r>
            <w:r w:rsidR="00E6319C">
              <w:rPr>
                <w:webHidden/>
              </w:rPr>
              <w:t>13</w:t>
            </w:r>
            <w:r w:rsidR="00E6319C">
              <w:rPr>
                <w:webHidden/>
              </w:rPr>
              <w:fldChar w:fldCharType="end"/>
            </w:r>
          </w:hyperlink>
        </w:p>
        <w:p w14:paraId="1B5E5713" w14:textId="7D2C9CAA" w:rsidR="00E6319C" w:rsidRDefault="00000000">
          <w:pPr>
            <w:pStyle w:val="TDC2"/>
            <w:rPr>
              <w:rFonts w:eastAsiaTheme="minorEastAsia"/>
              <w:bCs w:val="0"/>
              <w:noProof/>
              <w:lang w:eastAsia="es-ES"/>
            </w:rPr>
          </w:pPr>
          <w:hyperlink w:anchor="_Toc104540061" w:history="1">
            <w:r w:rsidR="00E6319C" w:rsidRPr="00D365A0">
              <w:rPr>
                <w:rStyle w:val="Hipervnculo"/>
                <w:noProof/>
              </w:rPr>
              <w:t>4.1</w:t>
            </w:r>
            <w:r w:rsidR="00E6319C">
              <w:rPr>
                <w:rFonts w:eastAsiaTheme="minorEastAsia"/>
                <w:bCs w:val="0"/>
                <w:noProof/>
                <w:lang w:eastAsia="es-ES"/>
              </w:rPr>
              <w:tab/>
            </w:r>
            <w:r w:rsidR="00E6319C" w:rsidRPr="00D365A0">
              <w:rPr>
                <w:rStyle w:val="Hipervnculo"/>
                <w:noProof/>
              </w:rPr>
              <w:t>Arquitectura del sistema</w:t>
            </w:r>
            <w:r w:rsidR="00E6319C">
              <w:rPr>
                <w:noProof/>
                <w:webHidden/>
              </w:rPr>
              <w:tab/>
            </w:r>
            <w:r w:rsidR="00E6319C">
              <w:rPr>
                <w:noProof/>
                <w:webHidden/>
              </w:rPr>
              <w:fldChar w:fldCharType="begin"/>
            </w:r>
            <w:r w:rsidR="00E6319C">
              <w:rPr>
                <w:noProof/>
                <w:webHidden/>
              </w:rPr>
              <w:instrText xml:space="preserve"> PAGEREF _Toc104540061 \h </w:instrText>
            </w:r>
            <w:r w:rsidR="00E6319C">
              <w:rPr>
                <w:noProof/>
                <w:webHidden/>
              </w:rPr>
            </w:r>
            <w:r w:rsidR="00E6319C">
              <w:rPr>
                <w:noProof/>
                <w:webHidden/>
              </w:rPr>
              <w:fldChar w:fldCharType="separate"/>
            </w:r>
            <w:r w:rsidR="00E6319C">
              <w:rPr>
                <w:noProof/>
                <w:webHidden/>
              </w:rPr>
              <w:t>13</w:t>
            </w:r>
            <w:r w:rsidR="00E6319C">
              <w:rPr>
                <w:noProof/>
                <w:webHidden/>
              </w:rPr>
              <w:fldChar w:fldCharType="end"/>
            </w:r>
          </w:hyperlink>
        </w:p>
        <w:p w14:paraId="0D3F3FE2" w14:textId="778CF775" w:rsidR="00E6319C" w:rsidRDefault="00000000">
          <w:pPr>
            <w:pStyle w:val="TDC2"/>
            <w:rPr>
              <w:rFonts w:eastAsiaTheme="minorEastAsia"/>
              <w:bCs w:val="0"/>
              <w:noProof/>
              <w:lang w:eastAsia="es-ES"/>
            </w:rPr>
          </w:pPr>
          <w:hyperlink w:anchor="_Toc104540062" w:history="1">
            <w:r w:rsidR="00E6319C" w:rsidRPr="00D365A0">
              <w:rPr>
                <w:rStyle w:val="Hipervnculo"/>
                <w:noProof/>
              </w:rPr>
              <w:t>4.2</w:t>
            </w:r>
            <w:r w:rsidR="00E6319C">
              <w:rPr>
                <w:rFonts w:eastAsiaTheme="minorEastAsia"/>
                <w:bCs w:val="0"/>
                <w:noProof/>
                <w:lang w:eastAsia="es-ES"/>
              </w:rPr>
              <w:tab/>
            </w:r>
            <w:r w:rsidR="00E6319C" w:rsidRPr="00D365A0">
              <w:rPr>
                <w:rStyle w:val="Hipervnculo"/>
                <w:noProof/>
              </w:rPr>
              <w:t>Modelo de clases de diseño</w:t>
            </w:r>
            <w:r w:rsidR="00E6319C">
              <w:rPr>
                <w:noProof/>
                <w:webHidden/>
              </w:rPr>
              <w:tab/>
            </w:r>
            <w:r w:rsidR="00E6319C">
              <w:rPr>
                <w:noProof/>
                <w:webHidden/>
              </w:rPr>
              <w:fldChar w:fldCharType="begin"/>
            </w:r>
            <w:r w:rsidR="00E6319C">
              <w:rPr>
                <w:noProof/>
                <w:webHidden/>
              </w:rPr>
              <w:instrText xml:space="preserve"> PAGEREF _Toc104540062 \h </w:instrText>
            </w:r>
            <w:r w:rsidR="00E6319C">
              <w:rPr>
                <w:noProof/>
                <w:webHidden/>
              </w:rPr>
            </w:r>
            <w:r w:rsidR="00E6319C">
              <w:rPr>
                <w:noProof/>
                <w:webHidden/>
              </w:rPr>
              <w:fldChar w:fldCharType="separate"/>
            </w:r>
            <w:r w:rsidR="00E6319C">
              <w:rPr>
                <w:noProof/>
                <w:webHidden/>
              </w:rPr>
              <w:t>13</w:t>
            </w:r>
            <w:r w:rsidR="00E6319C">
              <w:rPr>
                <w:noProof/>
                <w:webHidden/>
              </w:rPr>
              <w:fldChar w:fldCharType="end"/>
            </w:r>
          </w:hyperlink>
        </w:p>
        <w:p w14:paraId="4E827B9F" w14:textId="0A8C9CB4" w:rsidR="00E6319C" w:rsidRDefault="00000000">
          <w:pPr>
            <w:pStyle w:val="TDC2"/>
            <w:rPr>
              <w:rFonts w:eastAsiaTheme="minorEastAsia"/>
              <w:bCs w:val="0"/>
              <w:noProof/>
              <w:lang w:eastAsia="es-ES"/>
            </w:rPr>
          </w:pPr>
          <w:hyperlink w:anchor="_Toc104540063" w:history="1">
            <w:r w:rsidR="00E6319C" w:rsidRPr="00D365A0">
              <w:rPr>
                <w:rStyle w:val="Hipervnculo"/>
                <w:noProof/>
              </w:rPr>
              <w:t>4.3</w:t>
            </w:r>
            <w:r w:rsidR="00E6319C">
              <w:rPr>
                <w:rFonts w:eastAsiaTheme="minorEastAsia"/>
                <w:bCs w:val="0"/>
                <w:noProof/>
                <w:lang w:eastAsia="es-ES"/>
              </w:rPr>
              <w:tab/>
            </w:r>
            <w:r w:rsidR="00E6319C" w:rsidRPr="00D365A0">
              <w:rPr>
                <w:rStyle w:val="Hipervnculo"/>
                <w:noProof/>
              </w:rPr>
              <w:t>Diseño físico de datos</w:t>
            </w:r>
            <w:r w:rsidR="00E6319C">
              <w:rPr>
                <w:noProof/>
                <w:webHidden/>
              </w:rPr>
              <w:tab/>
            </w:r>
            <w:r w:rsidR="00E6319C">
              <w:rPr>
                <w:noProof/>
                <w:webHidden/>
              </w:rPr>
              <w:fldChar w:fldCharType="begin"/>
            </w:r>
            <w:r w:rsidR="00E6319C">
              <w:rPr>
                <w:noProof/>
                <w:webHidden/>
              </w:rPr>
              <w:instrText xml:space="preserve"> PAGEREF _Toc104540063 \h </w:instrText>
            </w:r>
            <w:r w:rsidR="00E6319C">
              <w:rPr>
                <w:noProof/>
                <w:webHidden/>
              </w:rPr>
            </w:r>
            <w:r w:rsidR="00E6319C">
              <w:rPr>
                <w:noProof/>
                <w:webHidden/>
              </w:rPr>
              <w:fldChar w:fldCharType="separate"/>
            </w:r>
            <w:r w:rsidR="00E6319C">
              <w:rPr>
                <w:noProof/>
                <w:webHidden/>
              </w:rPr>
              <w:t>13</w:t>
            </w:r>
            <w:r w:rsidR="00E6319C">
              <w:rPr>
                <w:noProof/>
                <w:webHidden/>
              </w:rPr>
              <w:fldChar w:fldCharType="end"/>
            </w:r>
          </w:hyperlink>
        </w:p>
        <w:p w14:paraId="7ECD5747" w14:textId="0BF05B4E" w:rsidR="00E6319C" w:rsidRDefault="00000000">
          <w:pPr>
            <w:pStyle w:val="TDC2"/>
            <w:rPr>
              <w:rFonts w:eastAsiaTheme="minorEastAsia"/>
              <w:bCs w:val="0"/>
              <w:noProof/>
              <w:lang w:eastAsia="es-ES"/>
            </w:rPr>
          </w:pPr>
          <w:hyperlink w:anchor="_Toc104540064" w:history="1">
            <w:r w:rsidR="00E6319C" w:rsidRPr="00D365A0">
              <w:rPr>
                <w:rStyle w:val="Hipervnculo"/>
                <w:noProof/>
              </w:rPr>
              <w:t>4.4</w:t>
            </w:r>
            <w:r w:rsidR="00E6319C">
              <w:rPr>
                <w:rFonts w:eastAsiaTheme="minorEastAsia"/>
                <w:bCs w:val="0"/>
                <w:noProof/>
                <w:lang w:eastAsia="es-ES"/>
              </w:rPr>
              <w:tab/>
            </w:r>
            <w:r w:rsidR="00E6319C" w:rsidRPr="00D365A0">
              <w:rPr>
                <w:rStyle w:val="Hipervnculo"/>
                <w:noProof/>
              </w:rPr>
              <w:t>Migración y carga inicial de datos (si procede)</w:t>
            </w:r>
            <w:r w:rsidR="00E6319C">
              <w:rPr>
                <w:noProof/>
                <w:webHidden/>
              </w:rPr>
              <w:tab/>
            </w:r>
            <w:r w:rsidR="00E6319C">
              <w:rPr>
                <w:noProof/>
                <w:webHidden/>
              </w:rPr>
              <w:fldChar w:fldCharType="begin"/>
            </w:r>
            <w:r w:rsidR="00E6319C">
              <w:rPr>
                <w:noProof/>
                <w:webHidden/>
              </w:rPr>
              <w:instrText xml:space="preserve"> PAGEREF _Toc104540064 \h </w:instrText>
            </w:r>
            <w:r w:rsidR="00E6319C">
              <w:rPr>
                <w:noProof/>
                <w:webHidden/>
              </w:rPr>
            </w:r>
            <w:r w:rsidR="00E6319C">
              <w:rPr>
                <w:noProof/>
                <w:webHidden/>
              </w:rPr>
              <w:fldChar w:fldCharType="separate"/>
            </w:r>
            <w:r w:rsidR="00E6319C">
              <w:rPr>
                <w:noProof/>
                <w:webHidden/>
              </w:rPr>
              <w:t>13</w:t>
            </w:r>
            <w:r w:rsidR="00E6319C">
              <w:rPr>
                <w:noProof/>
                <w:webHidden/>
              </w:rPr>
              <w:fldChar w:fldCharType="end"/>
            </w:r>
          </w:hyperlink>
        </w:p>
        <w:p w14:paraId="269A3ACD" w14:textId="1905856C" w:rsidR="00E6319C" w:rsidRDefault="00000000">
          <w:pPr>
            <w:pStyle w:val="TDC2"/>
            <w:rPr>
              <w:rFonts w:eastAsiaTheme="minorEastAsia"/>
              <w:bCs w:val="0"/>
              <w:noProof/>
              <w:lang w:eastAsia="es-ES"/>
            </w:rPr>
          </w:pPr>
          <w:hyperlink w:anchor="_Toc104540065" w:history="1">
            <w:r w:rsidR="00E6319C" w:rsidRPr="00D365A0">
              <w:rPr>
                <w:rStyle w:val="Hipervnculo"/>
                <w:noProof/>
              </w:rPr>
              <w:t>4.5</w:t>
            </w:r>
            <w:r w:rsidR="00E6319C">
              <w:rPr>
                <w:rFonts w:eastAsiaTheme="minorEastAsia"/>
                <w:bCs w:val="0"/>
                <w:noProof/>
                <w:lang w:eastAsia="es-ES"/>
              </w:rPr>
              <w:tab/>
            </w:r>
            <w:r w:rsidR="00E6319C" w:rsidRPr="00D365A0">
              <w:rPr>
                <w:rStyle w:val="Hipervnculo"/>
                <w:noProof/>
              </w:rPr>
              <w:t>Diseño de la interfaz de usuario</w:t>
            </w:r>
            <w:r w:rsidR="00E6319C">
              <w:rPr>
                <w:noProof/>
                <w:webHidden/>
              </w:rPr>
              <w:tab/>
            </w:r>
            <w:r w:rsidR="00E6319C">
              <w:rPr>
                <w:noProof/>
                <w:webHidden/>
              </w:rPr>
              <w:fldChar w:fldCharType="begin"/>
            </w:r>
            <w:r w:rsidR="00E6319C">
              <w:rPr>
                <w:noProof/>
                <w:webHidden/>
              </w:rPr>
              <w:instrText xml:space="preserve"> PAGEREF _Toc104540065 \h </w:instrText>
            </w:r>
            <w:r w:rsidR="00E6319C">
              <w:rPr>
                <w:noProof/>
                <w:webHidden/>
              </w:rPr>
            </w:r>
            <w:r w:rsidR="00E6319C">
              <w:rPr>
                <w:noProof/>
                <w:webHidden/>
              </w:rPr>
              <w:fldChar w:fldCharType="separate"/>
            </w:r>
            <w:r w:rsidR="00E6319C">
              <w:rPr>
                <w:noProof/>
                <w:webHidden/>
              </w:rPr>
              <w:t>14</w:t>
            </w:r>
            <w:r w:rsidR="00E6319C">
              <w:rPr>
                <w:noProof/>
                <w:webHidden/>
              </w:rPr>
              <w:fldChar w:fldCharType="end"/>
            </w:r>
          </w:hyperlink>
        </w:p>
        <w:p w14:paraId="05CE95A1" w14:textId="67CE93E9" w:rsidR="00E6319C" w:rsidRDefault="00000000">
          <w:pPr>
            <w:pStyle w:val="TDC2"/>
            <w:rPr>
              <w:rFonts w:eastAsiaTheme="minorEastAsia"/>
              <w:bCs w:val="0"/>
              <w:noProof/>
              <w:lang w:eastAsia="es-ES"/>
            </w:rPr>
          </w:pPr>
          <w:hyperlink w:anchor="_Toc104540066" w:history="1">
            <w:r w:rsidR="00E6319C" w:rsidRPr="00D365A0">
              <w:rPr>
                <w:rStyle w:val="Hipervnculo"/>
                <w:noProof/>
              </w:rPr>
              <w:t>4.6</w:t>
            </w:r>
            <w:r w:rsidR="00E6319C">
              <w:rPr>
                <w:rFonts w:eastAsiaTheme="minorEastAsia"/>
                <w:bCs w:val="0"/>
                <w:noProof/>
                <w:lang w:eastAsia="es-ES"/>
              </w:rPr>
              <w:tab/>
            </w:r>
            <w:r w:rsidR="00E6319C" w:rsidRPr="00D365A0">
              <w:rPr>
                <w:rStyle w:val="Hipervnculo"/>
                <w:noProof/>
              </w:rPr>
              <w:t>Entorno de construcción</w:t>
            </w:r>
            <w:r w:rsidR="00E6319C">
              <w:rPr>
                <w:noProof/>
                <w:webHidden/>
              </w:rPr>
              <w:tab/>
            </w:r>
            <w:r w:rsidR="00E6319C">
              <w:rPr>
                <w:noProof/>
                <w:webHidden/>
              </w:rPr>
              <w:fldChar w:fldCharType="begin"/>
            </w:r>
            <w:r w:rsidR="00E6319C">
              <w:rPr>
                <w:noProof/>
                <w:webHidden/>
              </w:rPr>
              <w:instrText xml:space="preserve"> PAGEREF _Toc104540066 \h </w:instrText>
            </w:r>
            <w:r w:rsidR="00E6319C">
              <w:rPr>
                <w:noProof/>
                <w:webHidden/>
              </w:rPr>
            </w:r>
            <w:r w:rsidR="00E6319C">
              <w:rPr>
                <w:noProof/>
                <w:webHidden/>
              </w:rPr>
              <w:fldChar w:fldCharType="separate"/>
            </w:r>
            <w:r w:rsidR="00E6319C">
              <w:rPr>
                <w:noProof/>
                <w:webHidden/>
              </w:rPr>
              <w:t>14</w:t>
            </w:r>
            <w:r w:rsidR="00E6319C">
              <w:rPr>
                <w:noProof/>
                <w:webHidden/>
              </w:rPr>
              <w:fldChar w:fldCharType="end"/>
            </w:r>
          </w:hyperlink>
        </w:p>
        <w:p w14:paraId="614EFC15" w14:textId="76ECF026" w:rsidR="00E6319C" w:rsidRDefault="00000000">
          <w:pPr>
            <w:pStyle w:val="TDC2"/>
            <w:rPr>
              <w:rFonts w:eastAsiaTheme="minorEastAsia"/>
              <w:bCs w:val="0"/>
              <w:noProof/>
              <w:lang w:eastAsia="es-ES"/>
            </w:rPr>
          </w:pPr>
          <w:hyperlink w:anchor="_Toc104540067" w:history="1">
            <w:r w:rsidR="00E6319C" w:rsidRPr="00D365A0">
              <w:rPr>
                <w:rStyle w:val="Hipervnculo"/>
                <w:noProof/>
              </w:rPr>
              <w:t>4.7</w:t>
            </w:r>
            <w:r w:rsidR="00E6319C">
              <w:rPr>
                <w:rFonts w:eastAsiaTheme="minorEastAsia"/>
                <w:bCs w:val="0"/>
                <w:noProof/>
                <w:lang w:eastAsia="es-ES"/>
              </w:rPr>
              <w:tab/>
            </w:r>
            <w:r w:rsidR="00E6319C" w:rsidRPr="00D365A0">
              <w:rPr>
                <w:rStyle w:val="Hipervnculo"/>
                <w:noProof/>
              </w:rPr>
              <w:t>Plan de pruebas</w:t>
            </w:r>
            <w:r w:rsidR="00E6319C">
              <w:rPr>
                <w:noProof/>
                <w:webHidden/>
              </w:rPr>
              <w:tab/>
            </w:r>
            <w:r w:rsidR="00E6319C">
              <w:rPr>
                <w:noProof/>
                <w:webHidden/>
              </w:rPr>
              <w:fldChar w:fldCharType="begin"/>
            </w:r>
            <w:r w:rsidR="00E6319C">
              <w:rPr>
                <w:noProof/>
                <w:webHidden/>
              </w:rPr>
              <w:instrText xml:space="preserve"> PAGEREF _Toc104540067 \h </w:instrText>
            </w:r>
            <w:r w:rsidR="00E6319C">
              <w:rPr>
                <w:noProof/>
                <w:webHidden/>
              </w:rPr>
            </w:r>
            <w:r w:rsidR="00E6319C">
              <w:rPr>
                <w:noProof/>
                <w:webHidden/>
              </w:rPr>
              <w:fldChar w:fldCharType="separate"/>
            </w:r>
            <w:r w:rsidR="00E6319C">
              <w:rPr>
                <w:noProof/>
                <w:webHidden/>
              </w:rPr>
              <w:t>14</w:t>
            </w:r>
            <w:r w:rsidR="00E6319C">
              <w:rPr>
                <w:noProof/>
                <w:webHidden/>
              </w:rPr>
              <w:fldChar w:fldCharType="end"/>
            </w:r>
          </w:hyperlink>
        </w:p>
        <w:p w14:paraId="2E298D1E" w14:textId="661FB6BE" w:rsidR="00E6319C" w:rsidRDefault="00000000">
          <w:pPr>
            <w:pStyle w:val="TDC2"/>
            <w:rPr>
              <w:rFonts w:eastAsiaTheme="minorEastAsia"/>
              <w:bCs w:val="0"/>
              <w:noProof/>
              <w:lang w:eastAsia="es-ES"/>
            </w:rPr>
          </w:pPr>
          <w:hyperlink w:anchor="_Toc104540068" w:history="1">
            <w:r w:rsidR="00E6319C" w:rsidRPr="00D365A0">
              <w:rPr>
                <w:rStyle w:val="Hipervnculo"/>
                <w:noProof/>
              </w:rPr>
              <w:t>4.8</w:t>
            </w:r>
            <w:r w:rsidR="00E6319C">
              <w:rPr>
                <w:rFonts w:eastAsiaTheme="minorEastAsia"/>
                <w:bCs w:val="0"/>
                <w:noProof/>
                <w:lang w:eastAsia="es-ES"/>
              </w:rPr>
              <w:tab/>
            </w:r>
            <w:r w:rsidR="00E6319C" w:rsidRPr="00D365A0">
              <w:rPr>
                <w:rStyle w:val="Hipervnculo"/>
                <w:noProof/>
              </w:rPr>
              <w:t>Diagrama de infraestructuras de nivel 3</w:t>
            </w:r>
            <w:r w:rsidR="00E6319C">
              <w:rPr>
                <w:noProof/>
                <w:webHidden/>
              </w:rPr>
              <w:tab/>
            </w:r>
            <w:r w:rsidR="00E6319C">
              <w:rPr>
                <w:noProof/>
                <w:webHidden/>
              </w:rPr>
              <w:fldChar w:fldCharType="begin"/>
            </w:r>
            <w:r w:rsidR="00E6319C">
              <w:rPr>
                <w:noProof/>
                <w:webHidden/>
              </w:rPr>
              <w:instrText xml:space="preserve"> PAGEREF _Toc104540068 \h </w:instrText>
            </w:r>
            <w:r w:rsidR="00E6319C">
              <w:rPr>
                <w:noProof/>
                <w:webHidden/>
              </w:rPr>
            </w:r>
            <w:r w:rsidR="00E6319C">
              <w:rPr>
                <w:noProof/>
                <w:webHidden/>
              </w:rPr>
              <w:fldChar w:fldCharType="separate"/>
            </w:r>
            <w:r w:rsidR="00E6319C">
              <w:rPr>
                <w:noProof/>
                <w:webHidden/>
              </w:rPr>
              <w:t>14</w:t>
            </w:r>
            <w:r w:rsidR="00E6319C">
              <w:rPr>
                <w:noProof/>
                <w:webHidden/>
              </w:rPr>
              <w:fldChar w:fldCharType="end"/>
            </w:r>
          </w:hyperlink>
        </w:p>
        <w:p w14:paraId="0B17896D" w14:textId="592A6545" w:rsidR="00E6319C" w:rsidRDefault="00000000">
          <w:pPr>
            <w:pStyle w:val="TDC2"/>
            <w:rPr>
              <w:rFonts w:eastAsiaTheme="minorEastAsia"/>
              <w:bCs w:val="0"/>
              <w:noProof/>
              <w:lang w:eastAsia="es-ES"/>
            </w:rPr>
          </w:pPr>
          <w:hyperlink w:anchor="_Toc104540069" w:history="1">
            <w:r w:rsidR="00E6319C" w:rsidRPr="00D365A0">
              <w:rPr>
                <w:rStyle w:val="Hipervnculo"/>
                <w:noProof/>
              </w:rPr>
              <w:t>4.9</w:t>
            </w:r>
            <w:r w:rsidR="00E6319C">
              <w:rPr>
                <w:rFonts w:eastAsiaTheme="minorEastAsia"/>
                <w:bCs w:val="0"/>
                <w:noProof/>
                <w:lang w:eastAsia="es-ES"/>
              </w:rPr>
              <w:tab/>
            </w:r>
            <w:r w:rsidR="00E6319C" w:rsidRPr="00D365A0">
              <w:rPr>
                <w:rStyle w:val="Hipervnculo"/>
                <w:noProof/>
              </w:rPr>
              <w:t>Diagrama de infraestructuras de nivel 2 (si procede)</w:t>
            </w:r>
            <w:r w:rsidR="00E6319C">
              <w:rPr>
                <w:noProof/>
                <w:webHidden/>
              </w:rPr>
              <w:tab/>
            </w:r>
            <w:r w:rsidR="00E6319C">
              <w:rPr>
                <w:noProof/>
                <w:webHidden/>
              </w:rPr>
              <w:fldChar w:fldCharType="begin"/>
            </w:r>
            <w:r w:rsidR="00E6319C">
              <w:rPr>
                <w:noProof/>
                <w:webHidden/>
              </w:rPr>
              <w:instrText xml:space="preserve"> PAGEREF _Toc104540069 \h </w:instrText>
            </w:r>
            <w:r w:rsidR="00E6319C">
              <w:rPr>
                <w:noProof/>
                <w:webHidden/>
              </w:rPr>
            </w:r>
            <w:r w:rsidR="00E6319C">
              <w:rPr>
                <w:noProof/>
                <w:webHidden/>
              </w:rPr>
              <w:fldChar w:fldCharType="separate"/>
            </w:r>
            <w:r w:rsidR="00E6319C">
              <w:rPr>
                <w:noProof/>
                <w:webHidden/>
              </w:rPr>
              <w:t>14</w:t>
            </w:r>
            <w:r w:rsidR="00E6319C">
              <w:rPr>
                <w:noProof/>
                <w:webHidden/>
              </w:rPr>
              <w:fldChar w:fldCharType="end"/>
            </w:r>
          </w:hyperlink>
        </w:p>
        <w:p w14:paraId="20FFBFB0" w14:textId="0A1A26B2" w:rsidR="00E6319C" w:rsidRDefault="00000000">
          <w:pPr>
            <w:pStyle w:val="TDC1"/>
            <w:rPr>
              <w:rFonts w:eastAsiaTheme="minorEastAsia"/>
              <w:bCs w:val="0"/>
              <w:iCs w:val="0"/>
              <w:sz w:val="22"/>
              <w:szCs w:val="22"/>
              <w:lang w:eastAsia="es-ES"/>
            </w:rPr>
          </w:pPr>
          <w:hyperlink w:anchor="_Toc104540070" w:history="1">
            <w:r w:rsidR="00E6319C" w:rsidRPr="00D365A0">
              <w:rPr>
                <w:rStyle w:val="Hipervnculo"/>
              </w:rPr>
              <w:t>Capítulo 5 Construcción</w:t>
            </w:r>
            <w:r w:rsidR="00E6319C">
              <w:rPr>
                <w:webHidden/>
              </w:rPr>
              <w:tab/>
            </w:r>
            <w:r w:rsidR="00E6319C">
              <w:rPr>
                <w:webHidden/>
              </w:rPr>
              <w:fldChar w:fldCharType="begin"/>
            </w:r>
            <w:r w:rsidR="00E6319C">
              <w:rPr>
                <w:webHidden/>
              </w:rPr>
              <w:instrText xml:space="preserve"> PAGEREF _Toc104540070 \h </w:instrText>
            </w:r>
            <w:r w:rsidR="00E6319C">
              <w:rPr>
                <w:webHidden/>
              </w:rPr>
            </w:r>
            <w:r w:rsidR="00E6319C">
              <w:rPr>
                <w:webHidden/>
              </w:rPr>
              <w:fldChar w:fldCharType="separate"/>
            </w:r>
            <w:r w:rsidR="00E6319C">
              <w:rPr>
                <w:webHidden/>
              </w:rPr>
              <w:t>16</w:t>
            </w:r>
            <w:r w:rsidR="00E6319C">
              <w:rPr>
                <w:webHidden/>
              </w:rPr>
              <w:fldChar w:fldCharType="end"/>
            </w:r>
          </w:hyperlink>
        </w:p>
        <w:p w14:paraId="0E699968" w14:textId="43CD2058" w:rsidR="00E6319C" w:rsidRDefault="00000000">
          <w:pPr>
            <w:pStyle w:val="TDC2"/>
            <w:rPr>
              <w:rFonts w:eastAsiaTheme="minorEastAsia"/>
              <w:bCs w:val="0"/>
              <w:noProof/>
              <w:lang w:eastAsia="es-ES"/>
            </w:rPr>
          </w:pPr>
          <w:hyperlink w:anchor="_Toc104540071" w:history="1">
            <w:r w:rsidR="00E6319C" w:rsidRPr="00D365A0">
              <w:rPr>
                <w:rStyle w:val="Hipervnculo"/>
                <w:noProof/>
              </w:rPr>
              <w:t>5.1</w:t>
            </w:r>
            <w:r w:rsidR="00E6319C">
              <w:rPr>
                <w:rFonts w:eastAsiaTheme="minorEastAsia"/>
                <w:bCs w:val="0"/>
                <w:noProof/>
                <w:lang w:eastAsia="es-ES"/>
              </w:rPr>
              <w:tab/>
            </w:r>
            <w:r w:rsidR="00E6319C" w:rsidRPr="00D365A0">
              <w:rPr>
                <w:rStyle w:val="Hipervnculo"/>
                <w:noProof/>
              </w:rPr>
              <w:t>Referencia al repositorio de software</w:t>
            </w:r>
            <w:r w:rsidR="00E6319C">
              <w:rPr>
                <w:noProof/>
                <w:webHidden/>
              </w:rPr>
              <w:tab/>
            </w:r>
            <w:r w:rsidR="00E6319C">
              <w:rPr>
                <w:noProof/>
                <w:webHidden/>
              </w:rPr>
              <w:fldChar w:fldCharType="begin"/>
            </w:r>
            <w:r w:rsidR="00E6319C">
              <w:rPr>
                <w:noProof/>
                <w:webHidden/>
              </w:rPr>
              <w:instrText xml:space="preserve"> PAGEREF _Toc104540071 \h </w:instrText>
            </w:r>
            <w:r w:rsidR="00E6319C">
              <w:rPr>
                <w:noProof/>
                <w:webHidden/>
              </w:rPr>
            </w:r>
            <w:r w:rsidR="00E6319C">
              <w:rPr>
                <w:noProof/>
                <w:webHidden/>
              </w:rPr>
              <w:fldChar w:fldCharType="separate"/>
            </w:r>
            <w:r w:rsidR="00E6319C">
              <w:rPr>
                <w:noProof/>
                <w:webHidden/>
              </w:rPr>
              <w:t>16</w:t>
            </w:r>
            <w:r w:rsidR="00E6319C">
              <w:rPr>
                <w:noProof/>
                <w:webHidden/>
              </w:rPr>
              <w:fldChar w:fldCharType="end"/>
            </w:r>
          </w:hyperlink>
        </w:p>
        <w:p w14:paraId="042EF5CA" w14:textId="639E5E56" w:rsidR="00E6319C" w:rsidRDefault="00000000">
          <w:pPr>
            <w:pStyle w:val="TDC2"/>
            <w:rPr>
              <w:rFonts w:eastAsiaTheme="minorEastAsia"/>
              <w:bCs w:val="0"/>
              <w:noProof/>
              <w:lang w:eastAsia="es-ES"/>
            </w:rPr>
          </w:pPr>
          <w:hyperlink w:anchor="_Toc104540072" w:history="1">
            <w:r w:rsidR="00E6319C" w:rsidRPr="00D365A0">
              <w:rPr>
                <w:rStyle w:val="Hipervnculo"/>
                <w:noProof/>
              </w:rPr>
              <w:t>5.2</w:t>
            </w:r>
            <w:r w:rsidR="00E6319C">
              <w:rPr>
                <w:rFonts w:eastAsiaTheme="minorEastAsia"/>
                <w:bCs w:val="0"/>
                <w:noProof/>
                <w:lang w:eastAsia="es-ES"/>
              </w:rPr>
              <w:tab/>
            </w:r>
            <w:r w:rsidR="00E6319C" w:rsidRPr="00D365A0">
              <w:rPr>
                <w:rStyle w:val="Hipervnculo"/>
                <w:noProof/>
              </w:rPr>
              <w:t>Manuales</w:t>
            </w:r>
            <w:r w:rsidR="00E6319C">
              <w:rPr>
                <w:noProof/>
                <w:webHidden/>
              </w:rPr>
              <w:tab/>
            </w:r>
            <w:r w:rsidR="00E6319C">
              <w:rPr>
                <w:noProof/>
                <w:webHidden/>
              </w:rPr>
              <w:fldChar w:fldCharType="begin"/>
            </w:r>
            <w:r w:rsidR="00E6319C">
              <w:rPr>
                <w:noProof/>
                <w:webHidden/>
              </w:rPr>
              <w:instrText xml:space="preserve"> PAGEREF _Toc104540072 \h </w:instrText>
            </w:r>
            <w:r w:rsidR="00E6319C">
              <w:rPr>
                <w:noProof/>
                <w:webHidden/>
              </w:rPr>
            </w:r>
            <w:r w:rsidR="00E6319C">
              <w:rPr>
                <w:noProof/>
                <w:webHidden/>
              </w:rPr>
              <w:fldChar w:fldCharType="separate"/>
            </w:r>
            <w:r w:rsidR="00E6319C">
              <w:rPr>
                <w:noProof/>
                <w:webHidden/>
              </w:rPr>
              <w:t>16</w:t>
            </w:r>
            <w:r w:rsidR="00E6319C">
              <w:rPr>
                <w:noProof/>
                <w:webHidden/>
              </w:rPr>
              <w:fldChar w:fldCharType="end"/>
            </w:r>
          </w:hyperlink>
        </w:p>
        <w:p w14:paraId="1897F30B" w14:textId="47C3874F" w:rsidR="00E6319C" w:rsidRDefault="00000000">
          <w:pPr>
            <w:pStyle w:val="TDC1"/>
            <w:rPr>
              <w:rFonts w:eastAsiaTheme="minorEastAsia"/>
              <w:bCs w:val="0"/>
              <w:iCs w:val="0"/>
              <w:sz w:val="22"/>
              <w:szCs w:val="22"/>
              <w:lang w:eastAsia="es-ES"/>
            </w:rPr>
          </w:pPr>
          <w:hyperlink w:anchor="_Toc104540073" w:history="1">
            <w:r w:rsidR="00E6319C" w:rsidRPr="00D365A0">
              <w:rPr>
                <w:rStyle w:val="Hipervnculo"/>
              </w:rPr>
              <w:t>Capítulo 6 Algoritmo de Recomendación</w:t>
            </w:r>
            <w:r w:rsidR="00E6319C">
              <w:rPr>
                <w:webHidden/>
              </w:rPr>
              <w:tab/>
            </w:r>
            <w:r w:rsidR="00E6319C">
              <w:rPr>
                <w:webHidden/>
              </w:rPr>
              <w:fldChar w:fldCharType="begin"/>
            </w:r>
            <w:r w:rsidR="00E6319C">
              <w:rPr>
                <w:webHidden/>
              </w:rPr>
              <w:instrText xml:space="preserve"> PAGEREF _Toc104540073 \h </w:instrText>
            </w:r>
            <w:r w:rsidR="00E6319C">
              <w:rPr>
                <w:webHidden/>
              </w:rPr>
            </w:r>
            <w:r w:rsidR="00E6319C">
              <w:rPr>
                <w:webHidden/>
              </w:rPr>
              <w:fldChar w:fldCharType="separate"/>
            </w:r>
            <w:r w:rsidR="00E6319C">
              <w:rPr>
                <w:webHidden/>
              </w:rPr>
              <w:t>17</w:t>
            </w:r>
            <w:r w:rsidR="00E6319C">
              <w:rPr>
                <w:webHidden/>
              </w:rPr>
              <w:fldChar w:fldCharType="end"/>
            </w:r>
          </w:hyperlink>
        </w:p>
        <w:p w14:paraId="1853AA5D" w14:textId="33E8B2CD" w:rsidR="00E6319C" w:rsidRDefault="00000000">
          <w:pPr>
            <w:pStyle w:val="TDC2"/>
            <w:rPr>
              <w:rFonts w:eastAsiaTheme="minorEastAsia"/>
              <w:bCs w:val="0"/>
              <w:noProof/>
              <w:lang w:eastAsia="es-ES"/>
            </w:rPr>
          </w:pPr>
          <w:hyperlink w:anchor="_Toc104540074" w:history="1">
            <w:r w:rsidR="00E6319C" w:rsidRPr="00D365A0">
              <w:rPr>
                <w:rStyle w:val="Hipervnculo"/>
                <w:noProof/>
              </w:rPr>
              <w:t>6.1</w:t>
            </w:r>
            <w:r w:rsidR="00E6319C">
              <w:rPr>
                <w:rFonts w:eastAsiaTheme="minorEastAsia"/>
                <w:bCs w:val="0"/>
                <w:noProof/>
                <w:lang w:eastAsia="es-ES"/>
              </w:rPr>
              <w:tab/>
            </w:r>
            <w:r w:rsidR="00E6319C" w:rsidRPr="00D365A0">
              <w:rPr>
                <w:rStyle w:val="Hipervnculo"/>
                <w:noProof/>
              </w:rPr>
              <w:t>Objetivo</w:t>
            </w:r>
            <w:r w:rsidR="00E6319C">
              <w:rPr>
                <w:noProof/>
                <w:webHidden/>
              </w:rPr>
              <w:tab/>
            </w:r>
            <w:r w:rsidR="00E6319C">
              <w:rPr>
                <w:noProof/>
                <w:webHidden/>
              </w:rPr>
              <w:fldChar w:fldCharType="begin"/>
            </w:r>
            <w:r w:rsidR="00E6319C">
              <w:rPr>
                <w:noProof/>
                <w:webHidden/>
              </w:rPr>
              <w:instrText xml:space="preserve"> PAGEREF _Toc104540074 \h </w:instrText>
            </w:r>
            <w:r w:rsidR="00E6319C">
              <w:rPr>
                <w:noProof/>
                <w:webHidden/>
              </w:rPr>
            </w:r>
            <w:r w:rsidR="00E6319C">
              <w:rPr>
                <w:noProof/>
                <w:webHidden/>
              </w:rPr>
              <w:fldChar w:fldCharType="separate"/>
            </w:r>
            <w:r w:rsidR="00E6319C">
              <w:rPr>
                <w:noProof/>
                <w:webHidden/>
              </w:rPr>
              <w:t>17</w:t>
            </w:r>
            <w:r w:rsidR="00E6319C">
              <w:rPr>
                <w:noProof/>
                <w:webHidden/>
              </w:rPr>
              <w:fldChar w:fldCharType="end"/>
            </w:r>
          </w:hyperlink>
        </w:p>
        <w:p w14:paraId="5CBB828E" w14:textId="218B091C" w:rsidR="00E6319C" w:rsidRDefault="00000000">
          <w:pPr>
            <w:pStyle w:val="TDC2"/>
            <w:rPr>
              <w:rFonts w:eastAsiaTheme="minorEastAsia"/>
              <w:bCs w:val="0"/>
              <w:noProof/>
              <w:lang w:eastAsia="es-ES"/>
            </w:rPr>
          </w:pPr>
          <w:hyperlink w:anchor="_Toc104540075" w:history="1">
            <w:r w:rsidR="00E6319C" w:rsidRPr="00D365A0">
              <w:rPr>
                <w:rStyle w:val="Hipervnculo"/>
                <w:noProof/>
              </w:rPr>
              <w:t>6.2</w:t>
            </w:r>
            <w:r w:rsidR="00E6319C">
              <w:rPr>
                <w:rFonts w:eastAsiaTheme="minorEastAsia"/>
                <w:bCs w:val="0"/>
                <w:noProof/>
                <w:lang w:eastAsia="es-ES"/>
              </w:rPr>
              <w:tab/>
            </w:r>
            <w:r w:rsidR="00E6319C" w:rsidRPr="00D365A0">
              <w:rPr>
                <w:rStyle w:val="Hipervnculo"/>
                <w:noProof/>
              </w:rPr>
              <w:t>Introducción a la ciencia de los datos</w:t>
            </w:r>
            <w:r w:rsidR="00E6319C">
              <w:rPr>
                <w:noProof/>
                <w:webHidden/>
              </w:rPr>
              <w:tab/>
            </w:r>
            <w:r w:rsidR="00E6319C">
              <w:rPr>
                <w:noProof/>
                <w:webHidden/>
              </w:rPr>
              <w:fldChar w:fldCharType="begin"/>
            </w:r>
            <w:r w:rsidR="00E6319C">
              <w:rPr>
                <w:noProof/>
                <w:webHidden/>
              </w:rPr>
              <w:instrText xml:space="preserve"> PAGEREF _Toc104540075 \h </w:instrText>
            </w:r>
            <w:r w:rsidR="00E6319C">
              <w:rPr>
                <w:noProof/>
                <w:webHidden/>
              </w:rPr>
            </w:r>
            <w:r w:rsidR="00E6319C">
              <w:rPr>
                <w:noProof/>
                <w:webHidden/>
              </w:rPr>
              <w:fldChar w:fldCharType="separate"/>
            </w:r>
            <w:r w:rsidR="00E6319C">
              <w:rPr>
                <w:noProof/>
                <w:webHidden/>
              </w:rPr>
              <w:t>17</w:t>
            </w:r>
            <w:r w:rsidR="00E6319C">
              <w:rPr>
                <w:noProof/>
                <w:webHidden/>
              </w:rPr>
              <w:fldChar w:fldCharType="end"/>
            </w:r>
          </w:hyperlink>
        </w:p>
        <w:p w14:paraId="208C7A73" w14:textId="753781F6" w:rsidR="00E6319C" w:rsidRDefault="00000000">
          <w:pPr>
            <w:pStyle w:val="TDC2"/>
            <w:rPr>
              <w:rFonts w:eastAsiaTheme="minorEastAsia"/>
              <w:bCs w:val="0"/>
              <w:noProof/>
              <w:lang w:eastAsia="es-ES"/>
            </w:rPr>
          </w:pPr>
          <w:hyperlink w:anchor="_Toc104540076" w:history="1">
            <w:r w:rsidR="00E6319C" w:rsidRPr="00D365A0">
              <w:rPr>
                <w:rStyle w:val="Hipervnculo"/>
                <w:noProof/>
              </w:rPr>
              <w:t>6.3</w:t>
            </w:r>
            <w:r w:rsidR="00E6319C">
              <w:rPr>
                <w:rFonts w:eastAsiaTheme="minorEastAsia"/>
                <w:bCs w:val="0"/>
                <w:noProof/>
                <w:lang w:eastAsia="es-ES"/>
              </w:rPr>
              <w:tab/>
            </w:r>
            <w:r w:rsidR="00E6319C" w:rsidRPr="00D365A0">
              <w:rPr>
                <w:rStyle w:val="Hipervnculo"/>
                <w:noProof/>
              </w:rPr>
              <w:t>Machine Learning: métodos de aprendizaje</w:t>
            </w:r>
            <w:r w:rsidR="00E6319C">
              <w:rPr>
                <w:noProof/>
                <w:webHidden/>
              </w:rPr>
              <w:tab/>
            </w:r>
            <w:r w:rsidR="00E6319C">
              <w:rPr>
                <w:noProof/>
                <w:webHidden/>
              </w:rPr>
              <w:fldChar w:fldCharType="begin"/>
            </w:r>
            <w:r w:rsidR="00E6319C">
              <w:rPr>
                <w:noProof/>
                <w:webHidden/>
              </w:rPr>
              <w:instrText xml:space="preserve"> PAGEREF _Toc104540076 \h </w:instrText>
            </w:r>
            <w:r w:rsidR="00E6319C">
              <w:rPr>
                <w:noProof/>
                <w:webHidden/>
              </w:rPr>
            </w:r>
            <w:r w:rsidR="00E6319C">
              <w:rPr>
                <w:noProof/>
                <w:webHidden/>
              </w:rPr>
              <w:fldChar w:fldCharType="separate"/>
            </w:r>
            <w:r w:rsidR="00E6319C">
              <w:rPr>
                <w:noProof/>
                <w:webHidden/>
              </w:rPr>
              <w:t>18</w:t>
            </w:r>
            <w:r w:rsidR="00E6319C">
              <w:rPr>
                <w:noProof/>
                <w:webHidden/>
              </w:rPr>
              <w:fldChar w:fldCharType="end"/>
            </w:r>
          </w:hyperlink>
        </w:p>
        <w:p w14:paraId="484240BA" w14:textId="24240F33" w:rsidR="00E6319C" w:rsidRDefault="00000000">
          <w:pPr>
            <w:pStyle w:val="TDC2"/>
            <w:rPr>
              <w:rFonts w:eastAsiaTheme="minorEastAsia"/>
              <w:bCs w:val="0"/>
              <w:noProof/>
              <w:lang w:eastAsia="es-ES"/>
            </w:rPr>
          </w:pPr>
          <w:hyperlink w:anchor="_Toc104540077" w:history="1">
            <w:r w:rsidR="00E6319C" w:rsidRPr="00D365A0">
              <w:rPr>
                <w:rStyle w:val="Hipervnculo"/>
                <w:noProof/>
              </w:rPr>
              <w:t>6.4</w:t>
            </w:r>
            <w:r w:rsidR="00E6319C">
              <w:rPr>
                <w:rFonts w:eastAsiaTheme="minorEastAsia"/>
                <w:bCs w:val="0"/>
                <w:noProof/>
                <w:lang w:eastAsia="es-ES"/>
              </w:rPr>
              <w:tab/>
            </w:r>
            <w:r w:rsidR="00E6319C" w:rsidRPr="00D365A0">
              <w:rPr>
                <w:rStyle w:val="Hipervnculo"/>
                <w:noProof/>
              </w:rPr>
              <w:t>Técnicas de análisis de datos prescriptivas: sistemas de recomendación</w:t>
            </w:r>
            <w:r w:rsidR="00E6319C">
              <w:rPr>
                <w:noProof/>
                <w:webHidden/>
              </w:rPr>
              <w:tab/>
            </w:r>
            <w:r w:rsidR="00E6319C">
              <w:rPr>
                <w:noProof/>
                <w:webHidden/>
              </w:rPr>
              <w:fldChar w:fldCharType="begin"/>
            </w:r>
            <w:r w:rsidR="00E6319C">
              <w:rPr>
                <w:noProof/>
                <w:webHidden/>
              </w:rPr>
              <w:instrText xml:space="preserve"> PAGEREF _Toc104540077 \h </w:instrText>
            </w:r>
            <w:r w:rsidR="00E6319C">
              <w:rPr>
                <w:noProof/>
                <w:webHidden/>
              </w:rPr>
            </w:r>
            <w:r w:rsidR="00E6319C">
              <w:rPr>
                <w:noProof/>
                <w:webHidden/>
              </w:rPr>
              <w:fldChar w:fldCharType="separate"/>
            </w:r>
            <w:r w:rsidR="00E6319C">
              <w:rPr>
                <w:noProof/>
                <w:webHidden/>
              </w:rPr>
              <w:t>20</w:t>
            </w:r>
            <w:r w:rsidR="00E6319C">
              <w:rPr>
                <w:noProof/>
                <w:webHidden/>
              </w:rPr>
              <w:fldChar w:fldCharType="end"/>
            </w:r>
          </w:hyperlink>
        </w:p>
        <w:p w14:paraId="30BA0D31" w14:textId="7D1E21BB" w:rsidR="00E6319C" w:rsidRDefault="00000000">
          <w:pPr>
            <w:pStyle w:val="TDC2"/>
            <w:rPr>
              <w:rFonts w:eastAsiaTheme="minorEastAsia"/>
              <w:bCs w:val="0"/>
              <w:noProof/>
              <w:lang w:eastAsia="es-ES"/>
            </w:rPr>
          </w:pPr>
          <w:hyperlink w:anchor="_Toc104540078" w:history="1">
            <w:r w:rsidR="00E6319C" w:rsidRPr="00D365A0">
              <w:rPr>
                <w:rStyle w:val="Hipervnculo"/>
                <w:noProof/>
              </w:rPr>
              <w:t>6.5</w:t>
            </w:r>
            <w:r w:rsidR="00E6319C">
              <w:rPr>
                <w:rFonts w:eastAsiaTheme="minorEastAsia"/>
                <w:bCs w:val="0"/>
                <w:noProof/>
                <w:lang w:eastAsia="es-ES"/>
              </w:rPr>
              <w:tab/>
            </w:r>
            <w:r w:rsidR="00E6319C" w:rsidRPr="00D365A0">
              <w:rPr>
                <w:rStyle w:val="Hipervnculo"/>
                <w:noProof/>
              </w:rPr>
              <w:t>Medidas de similitud o distancia</w:t>
            </w:r>
            <w:r w:rsidR="00E6319C">
              <w:rPr>
                <w:noProof/>
                <w:webHidden/>
              </w:rPr>
              <w:tab/>
            </w:r>
            <w:r w:rsidR="00E6319C">
              <w:rPr>
                <w:noProof/>
                <w:webHidden/>
              </w:rPr>
              <w:fldChar w:fldCharType="begin"/>
            </w:r>
            <w:r w:rsidR="00E6319C">
              <w:rPr>
                <w:noProof/>
                <w:webHidden/>
              </w:rPr>
              <w:instrText xml:space="preserve"> PAGEREF _Toc104540078 \h </w:instrText>
            </w:r>
            <w:r w:rsidR="00E6319C">
              <w:rPr>
                <w:noProof/>
                <w:webHidden/>
              </w:rPr>
            </w:r>
            <w:r w:rsidR="00E6319C">
              <w:rPr>
                <w:noProof/>
                <w:webHidden/>
              </w:rPr>
              <w:fldChar w:fldCharType="separate"/>
            </w:r>
            <w:r w:rsidR="00E6319C">
              <w:rPr>
                <w:noProof/>
                <w:webHidden/>
              </w:rPr>
              <w:t>22</w:t>
            </w:r>
            <w:r w:rsidR="00E6319C">
              <w:rPr>
                <w:noProof/>
                <w:webHidden/>
              </w:rPr>
              <w:fldChar w:fldCharType="end"/>
            </w:r>
          </w:hyperlink>
        </w:p>
        <w:p w14:paraId="6C98E0AC" w14:textId="32FC313A" w:rsidR="00E6319C" w:rsidRDefault="00000000">
          <w:pPr>
            <w:pStyle w:val="TDC2"/>
            <w:rPr>
              <w:rFonts w:eastAsiaTheme="minorEastAsia"/>
              <w:bCs w:val="0"/>
              <w:noProof/>
              <w:lang w:eastAsia="es-ES"/>
            </w:rPr>
          </w:pPr>
          <w:hyperlink w:anchor="_Toc104540079" w:history="1">
            <w:r w:rsidR="00E6319C" w:rsidRPr="00D365A0">
              <w:rPr>
                <w:rStyle w:val="Hipervnculo"/>
                <w:noProof/>
              </w:rPr>
              <w:t>6.6</w:t>
            </w:r>
            <w:r w:rsidR="00E6319C">
              <w:rPr>
                <w:rFonts w:eastAsiaTheme="minorEastAsia"/>
                <w:bCs w:val="0"/>
                <w:noProof/>
                <w:lang w:eastAsia="es-ES"/>
              </w:rPr>
              <w:tab/>
            </w:r>
            <w:r w:rsidR="00E6319C" w:rsidRPr="00D365A0">
              <w:rPr>
                <w:rStyle w:val="Hipervnculo"/>
                <w:noProof/>
              </w:rPr>
              <w:t>Lenguaje utilizado: R</w:t>
            </w:r>
            <w:r w:rsidR="00E6319C">
              <w:rPr>
                <w:noProof/>
                <w:webHidden/>
              </w:rPr>
              <w:tab/>
            </w:r>
            <w:r w:rsidR="00E6319C">
              <w:rPr>
                <w:noProof/>
                <w:webHidden/>
              </w:rPr>
              <w:fldChar w:fldCharType="begin"/>
            </w:r>
            <w:r w:rsidR="00E6319C">
              <w:rPr>
                <w:noProof/>
                <w:webHidden/>
              </w:rPr>
              <w:instrText xml:space="preserve"> PAGEREF _Toc104540079 \h </w:instrText>
            </w:r>
            <w:r w:rsidR="00E6319C">
              <w:rPr>
                <w:noProof/>
                <w:webHidden/>
              </w:rPr>
            </w:r>
            <w:r w:rsidR="00E6319C">
              <w:rPr>
                <w:noProof/>
                <w:webHidden/>
              </w:rPr>
              <w:fldChar w:fldCharType="separate"/>
            </w:r>
            <w:r w:rsidR="00E6319C">
              <w:rPr>
                <w:noProof/>
                <w:webHidden/>
              </w:rPr>
              <w:t>23</w:t>
            </w:r>
            <w:r w:rsidR="00E6319C">
              <w:rPr>
                <w:noProof/>
                <w:webHidden/>
              </w:rPr>
              <w:fldChar w:fldCharType="end"/>
            </w:r>
          </w:hyperlink>
        </w:p>
        <w:p w14:paraId="3FF01873" w14:textId="767823B0" w:rsidR="00E6319C" w:rsidRDefault="00000000">
          <w:pPr>
            <w:pStyle w:val="TDC2"/>
            <w:rPr>
              <w:rFonts w:eastAsiaTheme="minorEastAsia"/>
              <w:bCs w:val="0"/>
              <w:noProof/>
              <w:lang w:eastAsia="es-ES"/>
            </w:rPr>
          </w:pPr>
          <w:hyperlink w:anchor="_Toc104540080" w:history="1">
            <w:r w:rsidR="00E6319C" w:rsidRPr="00D365A0">
              <w:rPr>
                <w:rStyle w:val="Hipervnculo"/>
                <w:noProof/>
              </w:rPr>
              <w:t>6.7</w:t>
            </w:r>
            <w:r w:rsidR="00E6319C">
              <w:rPr>
                <w:rFonts w:eastAsiaTheme="minorEastAsia"/>
                <w:bCs w:val="0"/>
                <w:noProof/>
                <w:lang w:eastAsia="es-ES"/>
              </w:rPr>
              <w:tab/>
            </w:r>
            <w:r w:rsidR="00E6319C" w:rsidRPr="00D365A0">
              <w:rPr>
                <w:rStyle w:val="Hipervnculo"/>
                <w:noProof/>
              </w:rPr>
              <w:t>Sistema de recomendación de JOBS</w:t>
            </w:r>
            <w:r w:rsidR="00E6319C">
              <w:rPr>
                <w:noProof/>
                <w:webHidden/>
              </w:rPr>
              <w:tab/>
            </w:r>
            <w:r w:rsidR="00E6319C">
              <w:rPr>
                <w:noProof/>
                <w:webHidden/>
              </w:rPr>
              <w:fldChar w:fldCharType="begin"/>
            </w:r>
            <w:r w:rsidR="00E6319C">
              <w:rPr>
                <w:noProof/>
                <w:webHidden/>
              </w:rPr>
              <w:instrText xml:space="preserve"> PAGEREF _Toc104540080 \h </w:instrText>
            </w:r>
            <w:r w:rsidR="00E6319C">
              <w:rPr>
                <w:noProof/>
                <w:webHidden/>
              </w:rPr>
            </w:r>
            <w:r w:rsidR="00E6319C">
              <w:rPr>
                <w:noProof/>
                <w:webHidden/>
              </w:rPr>
              <w:fldChar w:fldCharType="separate"/>
            </w:r>
            <w:r w:rsidR="00E6319C">
              <w:rPr>
                <w:noProof/>
                <w:webHidden/>
              </w:rPr>
              <w:t>24</w:t>
            </w:r>
            <w:r w:rsidR="00E6319C">
              <w:rPr>
                <w:noProof/>
                <w:webHidden/>
              </w:rPr>
              <w:fldChar w:fldCharType="end"/>
            </w:r>
          </w:hyperlink>
        </w:p>
        <w:p w14:paraId="78E6D841" w14:textId="24CC66E4" w:rsidR="00E6319C" w:rsidRDefault="00000000">
          <w:pPr>
            <w:pStyle w:val="TDC3"/>
            <w:tabs>
              <w:tab w:val="left" w:pos="1440"/>
              <w:tab w:val="right" w:leader="dot" w:pos="7921"/>
            </w:tabs>
            <w:rPr>
              <w:rFonts w:eastAsiaTheme="minorEastAsia"/>
              <w:noProof/>
              <w:sz w:val="22"/>
              <w:szCs w:val="22"/>
              <w:lang w:eastAsia="es-ES"/>
            </w:rPr>
          </w:pPr>
          <w:hyperlink w:anchor="_Toc104540081" w:history="1">
            <w:r w:rsidR="00E6319C" w:rsidRPr="00D365A0">
              <w:rPr>
                <w:rStyle w:val="Hipervnculo"/>
                <w:noProof/>
              </w:rPr>
              <w:t>6.7.1</w:t>
            </w:r>
            <w:r w:rsidR="00E6319C">
              <w:rPr>
                <w:rFonts w:eastAsiaTheme="minorEastAsia"/>
                <w:noProof/>
                <w:sz w:val="22"/>
                <w:szCs w:val="22"/>
                <w:lang w:eastAsia="es-ES"/>
              </w:rPr>
              <w:tab/>
            </w:r>
            <w:r w:rsidR="00E6319C" w:rsidRPr="00D365A0">
              <w:rPr>
                <w:rStyle w:val="Hipervnculo"/>
                <w:noProof/>
              </w:rPr>
              <w:t>Estructura del sistema de recomendación</w:t>
            </w:r>
            <w:r w:rsidR="00E6319C">
              <w:rPr>
                <w:noProof/>
                <w:webHidden/>
              </w:rPr>
              <w:tab/>
            </w:r>
            <w:r w:rsidR="00E6319C">
              <w:rPr>
                <w:noProof/>
                <w:webHidden/>
              </w:rPr>
              <w:fldChar w:fldCharType="begin"/>
            </w:r>
            <w:r w:rsidR="00E6319C">
              <w:rPr>
                <w:noProof/>
                <w:webHidden/>
              </w:rPr>
              <w:instrText xml:space="preserve"> PAGEREF _Toc104540081 \h </w:instrText>
            </w:r>
            <w:r w:rsidR="00E6319C">
              <w:rPr>
                <w:noProof/>
                <w:webHidden/>
              </w:rPr>
            </w:r>
            <w:r w:rsidR="00E6319C">
              <w:rPr>
                <w:noProof/>
                <w:webHidden/>
              </w:rPr>
              <w:fldChar w:fldCharType="separate"/>
            </w:r>
            <w:r w:rsidR="00E6319C">
              <w:rPr>
                <w:noProof/>
                <w:webHidden/>
              </w:rPr>
              <w:t>24</w:t>
            </w:r>
            <w:r w:rsidR="00E6319C">
              <w:rPr>
                <w:noProof/>
                <w:webHidden/>
              </w:rPr>
              <w:fldChar w:fldCharType="end"/>
            </w:r>
          </w:hyperlink>
        </w:p>
        <w:p w14:paraId="4B0325B5" w14:textId="1E8578F9" w:rsidR="00E6319C" w:rsidRDefault="00000000">
          <w:pPr>
            <w:pStyle w:val="TDC3"/>
            <w:tabs>
              <w:tab w:val="left" w:pos="1440"/>
              <w:tab w:val="right" w:leader="dot" w:pos="7921"/>
            </w:tabs>
            <w:rPr>
              <w:rFonts w:eastAsiaTheme="minorEastAsia"/>
              <w:noProof/>
              <w:sz w:val="22"/>
              <w:szCs w:val="22"/>
              <w:lang w:eastAsia="es-ES"/>
            </w:rPr>
          </w:pPr>
          <w:hyperlink w:anchor="_Toc104540082" w:history="1">
            <w:r w:rsidR="00E6319C" w:rsidRPr="00D365A0">
              <w:rPr>
                <w:rStyle w:val="Hipervnculo"/>
                <w:noProof/>
              </w:rPr>
              <w:t>6.7.2</w:t>
            </w:r>
            <w:r w:rsidR="00E6319C">
              <w:rPr>
                <w:rFonts w:eastAsiaTheme="minorEastAsia"/>
                <w:noProof/>
                <w:sz w:val="22"/>
                <w:szCs w:val="22"/>
                <w:lang w:eastAsia="es-ES"/>
              </w:rPr>
              <w:tab/>
            </w:r>
            <w:r w:rsidR="00E6319C" w:rsidRPr="00D365A0">
              <w:rPr>
                <w:rStyle w:val="Hipervnculo"/>
                <w:noProof/>
              </w:rPr>
              <w:t>API “ofertas_nuevas.R”</w:t>
            </w:r>
            <w:r w:rsidR="00E6319C">
              <w:rPr>
                <w:noProof/>
                <w:webHidden/>
              </w:rPr>
              <w:tab/>
            </w:r>
            <w:r w:rsidR="00E6319C">
              <w:rPr>
                <w:noProof/>
                <w:webHidden/>
              </w:rPr>
              <w:fldChar w:fldCharType="begin"/>
            </w:r>
            <w:r w:rsidR="00E6319C">
              <w:rPr>
                <w:noProof/>
                <w:webHidden/>
              </w:rPr>
              <w:instrText xml:space="preserve"> PAGEREF _Toc104540082 \h </w:instrText>
            </w:r>
            <w:r w:rsidR="00E6319C">
              <w:rPr>
                <w:noProof/>
                <w:webHidden/>
              </w:rPr>
            </w:r>
            <w:r w:rsidR="00E6319C">
              <w:rPr>
                <w:noProof/>
                <w:webHidden/>
              </w:rPr>
              <w:fldChar w:fldCharType="separate"/>
            </w:r>
            <w:r w:rsidR="00E6319C">
              <w:rPr>
                <w:noProof/>
                <w:webHidden/>
              </w:rPr>
              <w:t>24</w:t>
            </w:r>
            <w:r w:rsidR="00E6319C">
              <w:rPr>
                <w:noProof/>
                <w:webHidden/>
              </w:rPr>
              <w:fldChar w:fldCharType="end"/>
            </w:r>
          </w:hyperlink>
        </w:p>
        <w:p w14:paraId="52CA6067" w14:textId="363ECBEA" w:rsidR="00E6319C" w:rsidRDefault="00000000">
          <w:pPr>
            <w:pStyle w:val="TDC3"/>
            <w:tabs>
              <w:tab w:val="left" w:pos="1440"/>
              <w:tab w:val="right" w:leader="dot" w:pos="7921"/>
            </w:tabs>
            <w:rPr>
              <w:rFonts w:eastAsiaTheme="minorEastAsia"/>
              <w:noProof/>
              <w:sz w:val="22"/>
              <w:szCs w:val="22"/>
              <w:lang w:eastAsia="es-ES"/>
            </w:rPr>
          </w:pPr>
          <w:hyperlink w:anchor="_Toc104540083" w:history="1">
            <w:r w:rsidR="00E6319C" w:rsidRPr="00D365A0">
              <w:rPr>
                <w:rStyle w:val="Hipervnculo"/>
                <w:noProof/>
              </w:rPr>
              <w:t>6.7.3</w:t>
            </w:r>
            <w:r w:rsidR="00E6319C">
              <w:rPr>
                <w:rFonts w:eastAsiaTheme="minorEastAsia"/>
                <w:noProof/>
                <w:sz w:val="22"/>
                <w:szCs w:val="22"/>
                <w:lang w:eastAsia="es-ES"/>
              </w:rPr>
              <w:tab/>
            </w:r>
            <w:r w:rsidR="00E6319C" w:rsidRPr="00D365A0">
              <w:rPr>
                <w:rStyle w:val="Hipervnculo"/>
                <w:noProof/>
              </w:rPr>
              <w:t>API “alumno_nuevo.R”</w:t>
            </w:r>
            <w:r w:rsidR="00E6319C">
              <w:rPr>
                <w:noProof/>
                <w:webHidden/>
              </w:rPr>
              <w:tab/>
            </w:r>
            <w:r w:rsidR="00E6319C">
              <w:rPr>
                <w:noProof/>
                <w:webHidden/>
              </w:rPr>
              <w:fldChar w:fldCharType="begin"/>
            </w:r>
            <w:r w:rsidR="00E6319C">
              <w:rPr>
                <w:noProof/>
                <w:webHidden/>
              </w:rPr>
              <w:instrText xml:space="preserve"> PAGEREF _Toc104540083 \h </w:instrText>
            </w:r>
            <w:r w:rsidR="00E6319C">
              <w:rPr>
                <w:noProof/>
                <w:webHidden/>
              </w:rPr>
            </w:r>
            <w:r w:rsidR="00E6319C">
              <w:rPr>
                <w:noProof/>
                <w:webHidden/>
              </w:rPr>
              <w:fldChar w:fldCharType="separate"/>
            </w:r>
            <w:r w:rsidR="00E6319C">
              <w:rPr>
                <w:noProof/>
                <w:webHidden/>
              </w:rPr>
              <w:t>26</w:t>
            </w:r>
            <w:r w:rsidR="00E6319C">
              <w:rPr>
                <w:noProof/>
                <w:webHidden/>
              </w:rPr>
              <w:fldChar w:fldCharType="end"/>
            </w:r>
          </w:hyperlink>
        </w:p>
        <w:p w14:paraId="38E12C7B" w14:textId="602284B6" w:rsidR="00E6319C" w:rsidRDefault="00000000">
          <w:pPr>
            <w:pStyle w:val="TDC3"/>
            <w:tabs>
              <w:tab w:val="left" w:pos="1440"/>
              <w:tab w:val="right" w:leader="dot" w:pos="7921"/>
            </w:tabs>
            <w:rPr>
              <w:rFonts w:eastAsiaTheme="minorEastAsia"/>
              <w:noProof/>
              <w:sz w:val="22"/>
              <w:szCs w:val="22"/>
              <w:lang w:eastAsia="es-ES"/>
            </w:rPr>
          </w:pPr>
          <w:hyperlink w:anchor="_Toc104540084" w:history="1">
            <w:r w:rsidR="00E6319C" w:rsidRPr="00D365A0">
              <w:rPr>
                <w:rStyle w:val="Hipervnculo"/>
                <w:noProof/>
              </w:rPr>
              <w:t>6.7.4</w:t>
            </w:r>
            <w:r w:rsidR="00E6319C">
              <w:rPr>
                <w:rFonts w:eastAsiaTheme="minorEastAsia"/>
                <w:noProof/>
                <w:sz w:val="22"/>
                <w:szCs w:val="22"/>
                <w:lang w:eastAsia="es-ES"/>
              </w:rPr>
              <w:tab/>
            </w:r>
            <w:r w:rsidR="00E6319C" w:rsidRPr="00D365A0">
              <w:rPr>
                <w:rStyle w:val="Hipervnculo"/>
                <w:noProof/>
              </w:rPr>
              <w:t>Llamada de las APIs</w:t>
            </w:r>
            <w:r w:rsidR="00E6319C">
              <w:rPr>
                <w:noProof/>
                <w:webHidden/>
              </w:rPr>
              <w:tab/>
            </w:r>
            <w:r w:rsidR="00E6319C">
              <w:rPr>
                <w:noProof/>
                <w:webHidden/>
              </w:rPr>
              <w:fldChar w:fldCharType="begin"/>
            </w:r>
            <w:r w:rsidR="00E6319C">
              <w:rPr>
                <w:noProof/>
                <w:webHidden/>
              </w:rPr>
              <w:instrText xml:space="preserve"> PAGEREF _Toc104540084 \h </w:instrText>
            </w:r>
            <w:r w:rsidR="00E6319C">
              <w:rPr>
                <w:noProof/>
                <w:webHidden/>
              </w:rPr>
            </w:r>
            <w:r w:rsidR="00E6319C">
              <w:rPr>
                <w:noProof/>
                <w:webHidden/>
              </w:rPr>
              <w:fldChar w:fldCharType="separate"/>
            </w:r>
            <w:r w:rsidR="00E6319C">
              <w:rPr>
                <w:noProof/>
                <w:webHidden/>
              </w:rPr>
              <w:t>27</w:t>
            </w:r>
            <w:r w:rsidR="00E6319C">
              <w:rPr>
                <w:noProof/>
                <w:webHidden/>
              </w:rPr>
              <w:fldChar w:fldCharType="end"/>
            </w:r>
          </w:hyperlink>
        </w:p>
        <w:p w14:paraId="31743517" w14:textId="39CF69F0" w:rsidR="00E6319C" w:rsidRDefault="00000000">
          <w:pPr>
            <w:pStyle w:val="TDC3"/>
            <w:tabs>
              <w:tab w:val="left" w:pos="1440"/>
              <w:tab w:val="right" w:leader="dot" w:pos="7921"/>
            </w:tabs>
            <w:rPr>
              <w:rFonts w:eastAsiaTheme="minorEastAsia"/>
              <w:noProof/>
              <w:sz w:val="22"/>
              <w:szCs w:val="22"/>
              <w:lang w:eastAsia="es-ES"/>
            </w:rPr>
          </w:pPr>
          <w:hyperlink w:anchor="_Toc104540085" w:history="1">
            <w:r w:rsidR="00E6319C" w:rsidRPr="00D365A0">
              <w:rPr>
                <w:rStyle w:val="Hipervnculo"/>
                <w:noProof/>
              </w:rPr>
              <w:t>6.7.5</w:t>
            </w:r>
            <w:r w:rsidR="00E6319C">
              <w:rPr>
                <w:rFonts w:eastAsiaTheme="minorEastAsia"/>
                <w:noProof/>
                <w:sz w:val="22"/>
                <w:szCs w:val="22"/>
                <w:lang w:eastAsia="es-ES"/>
              </w:rPr>
              <w:tab/>
            </w:r>
            <w:r w:rsidR="00E6319C" w:rsidRPr="00D365A0">
              <w:rPr>
                <w:rStyle w:val="Hipervnculo"/>
                <w:noProof/>
              </w:rPr>
              <w:t>Intercambio de ficheros Web-APIs</w:t>
            </w:r>
            <w:r w:rsidR="00E6319C">
              <w:rPr>
                <w:noProof/>
                <w:webHidden/>
              </w:rPr>
              <w:tab/>
            </w:r>
            <w:r w:rsidR="00E6319C">
              <w:rPr>
                <w:noProof/>
                <w:webHidden/>
              </w:rPr>
              <w:fldChar w:fldCharType="begin"/>
            </w:r>
            <w:r w:rsidR="00E6319C">
              <w:rPr>
                <w:noProof/>
                <w:webHidden/>
              </w:rPr>
              <w:instrText xml:space="preserve"> PAGEREF _Toc104540085 \h </w:instrText>
            </w:r>
            <w:r w:rsidR="00E6319C">
              <w:rPr>
                <w:noProof/>
                <w:webHidden/>
              </w:rPr>
            </w:r>
            <w:r w:rsidR="00E6319C">
              <w:rPr>
                <w:noProof/>
                <w:webHidden/>
              </w:rPr>
              <w:fldChar w:fldCharType="separate"/>
            </w:r>
            <w:r w:rsidR="00E6319C">
              <w:rPr>
                <w:noProof/>
                <w:webHidden/>
              </w:rPr>
              <w:t>27</w:t>
            </w:r>
            <w:r w:rsidR="00E6319C">
              <w:rPr>
                <w:noProof/>
                <w:webHidden/>
              </w:rPr>
              <w:fldChar w:fldCharType="end"/>
            </w:r>
          </w:hyperlink>
        </w:p>
        <w:p w14:paraId="522574FE" w14:textId="7DF90774" w:rsidR="00E6319C" w:rsidRDefault="00000000">
          <w:pPr>
            <w:pStyle w:val="TDC1"/>
            <w:rPr>
              <w:rFonts w:eastAsiaTheme="minorEastAsia"/>
              <w:bCs w:val="0"/>
              <w:iCs w:val="0"/>
              <w:sz w:val="22"/>
              <w:szCs w:val="22"/>
              <w:lang w:eastAsia="es-ES"/>
            </w:rPr>
          </w:pPr>
          <w:hyperlink w:anchor="_Toc104540086" w:history="1">
            <w:r w:rsidR="00E6319C" w:rsidRPr="00D365A0">
              <w:rPr>
                <w:rStyle w:val="Hipervnculo"/>
              </w:rPr>
              <w:t>Capítulo 7 Conclusiones y líneas futuras</w:t>
            </w:r>
            <w:r w:rsidR="00E6319C">
              <w:rPr>
                <w:webHidden/>
              </w:rPr>
              <w:tab/>
            </w:r>
            <w:r w:rsidR="00E6319C">
              <w:rPr>
                <w:webHidden/>
              </w:rPr>
              <w:fldChar w:fldCharType="begin"/>
            </w:r>
            <w:r w:rsidR="00E6319C">
              <w:rPr>
                <w:webHidden/>
              </w:rPr>
              <w:instrText xml:space="preserve"> PAGEREF _Toc104540086 \h </w:instrText>
            </w:r>
            <w:r w:rsidR="00E6319C">
              <w:rPr>
                <w:webHidden/>
              </w:rPr>
            </w:r>
            <w:r w:rsidR="00E6319C">
              <w:rPr>
                <w:webHidden/>
              </w:rPr>
              <w:fldChar w:fldCharType="separate"/>
            </w:r>
            <w:r w:rsidR="00E6319C">
              <w:rPr>
                <w:webHidden/>
              </w:rPr>
              <w:t>29</w:t>
            </w:r>
            <w:r w:rsidR="00E6319C">
              <w:rPr>
                <w:webHidden/>
              </w:rPr>
              <w:fldChar w:fldCharType="end"/>
            </w:r>
          </w:hyperlink>
        </w:p>
        <w:p w14:paraId="0206129D" w14:textId="026EBA21" w:rsidR="00E6319C" w:rsidRDefault="00000000">
          <w:pPr>
            <w:pStyle w:val="TDC1"/>
            <w:rPr>
              <w:rFonts w:eastAsiaTheme="minorEastAsia"/>
              <w:bCs w:val="0"/>
              <w:iCs w:val="0"/>
              <w:sz w:val="22"/>
              <w:szCs w:val="22"/>
              <w:lang w:eastAsia="es-ES"/>
            </w:rPr>
          </w:pPr>
          <w:hyperlink w:anchor="_Toc104540087" w:history="1">
            <w:r w:rsidR="00E6319C" w:rsidRPr="00D365A0">
              <w:rPr>
                <w:rStyle w:val="Hipervnculo"/>
              </w:rPr>
              <w:t>Bibliografía</w:t>
            </w:r>
            <w:r w:rsidR="00E6319C">
              <w:rPr>
                <w:webHidden/>
              </w:rPr>
              <w:tab/>
            </w:r>
            <w:r w:rsidR="00E6319C">
              <w:rPr>
                <w:webHidden/>
              </w:rPr>
              <w:fldChar w:fldCharType="begin"/>
            </w:r>
            <w:r w:rsidR="00E6319C">
              <w:rPr>
                <w:webHidden/>
              </w:rPr>
              <w:instrText xml:space="preserve"> PAGEREF _Toc104540087 \h </w:instrText>
            </w:r>
            <w:r w:rsidR="00E6319C">
              <w:rPr>
                <w:webHidden/>
              </w:rPr>
            </w:r>
            <w:r w:rsidR="00E6319C">
              <w:rPr>
                <w:webHidden/>
              </w:rPr>
              <w:fldChar w:fldCharType="separate"/>
            </w:r>
            <w:r w:rsidR="00E6319C">
              <w:rPr>
                <w:webHidden/>
              </w:rPr>
              <w:t>31</w:t>
            </w:r>
            <w:r w:rsidR="00E6319C">
              <w:rPr>
                <w:webHidden/>
              </w:rPr>
              <w:fldChar w:fldCharType="end"/>
            </w:r>
          </w:hyperlink>
        </w:p>
        <w:p w14:paraId="3E04B873" w14:textId="71850E5D" w:rsidR="00E6319C" w:rsidRDefault="00000000">
          <w:pPr>
            <w:pStyle w:val="TDC1"/>
            <w:rPr>
              <w:rFonts w:eastAsiaTheme="minorEastAsia"/>
              <w:bCs w:val="0"/>
              <w:iCs w:val="0"/>
              <w:sz w:val="22"/>
              <w:szCs w:val="22"/>
              <w:lang w:eastAsia="es-ES"/>
            </w:rPr>
          </w:pPr>
          <w:hyperlink w:anchor="_Toc104540088" w:history="1">
            <w:r w:rsidR="00E6319C" w:rsidRPr="00D365A0">
              <w:rPr>
                <w:rStyle w:val="Hipervnculo"/>
              </w:rPr>
              <w:t>Anexo I</w:t>
            </w:r>
            <w:r w:rsidR="00E6319C">
              <w:rPr>
                <w:webHidden/>
              </w:rPr>
              <w:tab/>
            </w:r>
            <w:r w:rsidR="00E6319C">
              <w:rPr>
                <w:webHidden/>
              </w:rPr>
              <w:fldChar w:fldCharType="begin"/>
            </w:r>
            <w:r w:rsidR="00E6319C">
              <w:rPr>
                <w:webHidden/>
              </w:rPr>
              <w:instrText xml:space="preserve"> PAGEREF _Toc104540088 \h </w:instrText>
            </w:r>
            <w:r w:rsidR="00E6319C">
              <w:rPr>
                <w:webHidden/>
              </w:rPr>
            </w:r>
            <w:r w:rsidR="00E6319C">
              <w:rPr>
                <w:webHidden/>
              </w:rPr>
              <w:fldChar w:fldCharType="separate"/>
            </w:r>
            <w:r w:rsidR="00E6319C">
              <w:rPr>
                <w:webHidden/>
              </w:rPr>
              <w:t>33</w:t>
            </w:r>
            <w:r w:rsidR="00E6319C">
              <w:rPr>
                <w:webHidden/>
              </w:rPr>
              <w:fldChar w:fldCharType="end"/>
            </w:r>
          </w:hyperlink>
        </w:p>
        <w:p w14:paraId="5624DC16" w14:textId="4615EF7B" w:rsidR="00E6319C" w:rsidRDefault="00000000">
          <w:pPr>
            <w:pStyle w:val="TDC1"/>
            <w:rPr>
              <w:rFonts w:eastAsiaTheme="minorEastAsia"/>
              <w:bCs w:val="0"/>
              <w:iCs w:val="0"/>
              <w:sz w:val="22"/>
              <w:szCs w:val="22"/>
              <w:lang w:eastAsia="es-ES"/>
            </w:rPr>
          </w:pPr>
          <w:hyperlink w:anchor="_Toc104540089" w:history="1">
            <w:r w:rsidR="00E6319C" w:rsidRPr="00D365A0">
              <w:rPr>
                <w:rStyle w:val="Hipervnculo"/>
              </w:rPr>
              <w:t>Otras posibilidades para realizar el análisis y el diseño</w:t>
            </w:r>
            <w:r w:rsidR="00E6319C">
              <w:rPr>
                <w:webHidden/>
              </w:rPr>
              <w:tab/>
            </w:r>
            <w:r w:rsidR="00E6319C">
              <w:rPr>
                <w:webHidden/>
              </w:rPr>
              <w:fldChar w:fldCharType="begin"/>
            </w:r>
            <w:r w:rsidR="00E6319C">
              <w:rPr>
                <w:webHidden/>
              </w:rPr>
              <w:instrText xml:space="preserve"> PAGEREF _Toc104540089 \h </w:instrText>
            </w:r>
            <w:r w:rsidR="00E6319C">
              <w:rPr>
                <w:webHidden/>
              </w:rPr>
            </w:r>
            <w:r w:rsidR="00E6319C">
              <w:rPr>
                <w:webHidden/>
              </w:rPr>
              <w:fldChar w:fldCharType="separate"/>
            </w:r>
            <w:r w:rsidR="00E6319C">
              <w:rPr>
                <w:webHidden/>
              </w:rPr>
              <w:t>33</w:t>
            </w:r>
            <w:r w:rsidR="00E6319C">
              <w:rPr>
                <w:webHidden/>
              </w:rPr>
              <w:fldChar w:fldCharType="end"/>
            </w:r>
          </w:hyperlink>
        </w:p>
        <w:p w14:paraId="5F1C0D55" w14:textId="19FE8935" w:rsidR="00E6319C" w:rsidRDefault="00000000">
          <w:pPr>
            <w:pStyle w:val="TDC1"/>
            <w:rPr>
              <w:rFonts w:eastAsiaTheme="minorEastAsia"/>
              <w:bCs w:val="0"/>
              <w:iCs w:val="0"/>
              <w:sz w:val="22"/>
              <w:szCs w:val="22"/>
              <w:lang w:eastAsia="es-ES"/>
            </w:rPr>
          </w:pPr>
          <w:hyperlink w:anchor="_Toc104540090" w:history="1">
            <w:r w:rsidR="00E6319C" w:rsidRPr="00D365A0">
              <w:rPr>
                <w:rStyle w:val="Hipervnculo"/>
              </w:rPr>
              <w:t>Anexo II</w:t>
            </w:r>
            <w:r w:rsidR="00E6319C">
              <w:rPr>
                <w:webHidden/>
              </w:rPr>
              <w:tab/>
            </w:r>
            <w:r w:rsidR="00E6319C">
              <w:rPr>
                <w:webHidden/>
              </w:rPr>
              <w:fldChar w:fldCharType="begin"/>
            </w:r>
            <w:r w:rsidR="00E6319C">
              <w:rPr>
                <w:webHidden/>
              </w:rPr>
              <w:instrText xml:space="preserve"> PAGEREF _Toc104540090 \h </w:instrText>
            </w:r>
            <w:r w:rsidR="00E6319C">
              <w:rPr>
                <w:webHidden/>
              </w:rPr>
            </w:r>
            <w:r w:rsidR="00E6319C">
              <w:rPr>
                <w:webHidden/>
              </w:rPr>
              <w:fldChar w:fldCharType="separate"/>
            </w:r>
            <w:r w:rsidR="00E6319C">
              <w:rPr>
                <w:webHidden/>
              </w:rPr>
              <w:t>34</w:t>
            </w:r>
            <w:r w:rsidR="00E6319C">
              <w:rPr>
                <w:webHidden/>
              </w:rPr>
              <w:fldChar w:fldCharType="end"/>
            </w:r>
          </w:hyperlink>
        </w:p>
        <w:p w14:paraId="523871CF" w14:textId="6DB4176E" w:rsidR="00E6319C" w:rsidRDefault="00000000">
          <w:pPr>
            <w:pStyle w:val="TDC1"/>
            <w:rPr>
              <w:rFonts w:eastAsiaTheme="minorEastAsia"/>
              <w:bCs w:val="0"/>
              <w:iCs w:val="0"/>
              <w:sz w:val="22"/>
              <w:szCs w:val="22"/>
              <w:lang w:eastAsia="es-ES"/>
            </w:rPr>
          </w:pPr>
          <w:hyperlink w:anchor="_Toc104540091" w:history="1">
            <w:r w:rsidR="00E6319C" w:rsidRPr="00D365A0">
              <w:rPr>
                <w:rStyle w:val="Hipervnculo"/>
              </w:rPr>
              <w:t>Fuente de inspiración del presente documento</w:t>
            </w:r>
            <w:r w:rsidR="00E6319C">
              <w:rPr>
                <w:webHidden/>
              </w:rPr>
              <w:tab/>
            </w:r>
            <w:r w:rsidR="00E6319C">
              <w:rPr>
                <w:webHidden/>
              </w:rPr>
              <w:fldChar w:fldCharType="begin"/>
            </w:r>
            <w:r w:rsidR="00E6319C">
              <w:rPr>
                <w:webHidden/>
              </w:rPr>
              <w:instrText xml:space="preserve"> PAGEREF _Toc104540091 \h </w:instrText>
            </w:r>
            <w:r w:rsidR="00E6319C">
              <w:rPr>
                <w:webHidden/>
              </w:rPr>
            </w:r>
            <w:r w:rsidR="00E6319C">
              <w:rPr>
                <w:webHidden/>
              </w:rPr>
              <w:fldChar w:fldCharType="separate"/>
            </w:r>
            <w:r w:rsidR="00E6319C">
              <w:rPr>
                <w:webHidden/>
              </w:rPr>
              <w:t>34</w:t>
            </w:r>
            <w:r w:rsidR="00E6319C">
              <w:rPr>
                <w:webHidden/>
              </w:rPr>
              <w:fldChar w:fldCharType="end"/>
            </w:r>
          </w:hyperlink>
        </w:p>
        <w:p w14:paraId="5A72FCAC" w14:textId="3677B849" w:rsidR="00E6319C" w:rsidRDefault="00000000">
          <w:pPr>
            <w:pStyle w:val="TDC1"/>
            <w:rPr>
              <w:rFonts w:eastAsiaTheme="minorEastAsia"/>
              <w:bCs w:val="0"/>
              <w:iCs w:val="0"/>
              <w:sz w:val="22"/>
              <w:szCs w:val="22"/>
              <w:lang w:eastAsia="es-ES"/>
            </w:rPr>
          </w:pPr>
          <w:hyperlink w:anchor="_Toc104540092" w:history="1">
            <w:r w:rsidR="00E6319C" w:rsidRPr="00D365A0">
              <w:rPr>
                <w:rStyle w:val="Hipervnculo"/>
              </w:rPr>
              <w:t>Glosario de términos</w:t>
            </w:r>
            <w:r w:rsidR="00E6319C">
              <w:rPr>
                <w:webHidden/>
              </w:rPr>
              <w:tab/>
            </w:r>
            <w:r w:rsidR="00E6319C">
              <w:rPr>
                <w:webHidden/>
              </w:rPr>
              <w:fldChar w:fldCharType="begin"/>
            </w:r>
            <w:r w:rsidR="00E6319C">
              <w:rPr>
                <w:webHidden/>
              </w:rPr>
              <w:instrText xml:space="preserve"> PAGEREF _Toc104540092 \h </w:instrText>
            </w:r>
            <w:r w:rsidR="00E6319C">
              <w:rPr>
                <w:webHidden/>
              </w:rPr>
            </w:r>
            <w:r w:rsidR="00E6319C">
              <w:rPr>
                <w:webHidden/>
              </w:rPr>
              <w:fldChar w:fldCharType="separate"/>
            </w:r>
            <w:r w:rsidR="00E6319C">
              <w:rPr>
                <w:webHidden/>
              </w:rPr>
              <w:t>35</w:t>
            </w:r>
            <w:r w:rsidR="00E6319C">
              <w:rPr>
                <w:webHidden/>
              </w:rPr>
              <w:fldChar w:fldCharType="end"/>
            </w:r>
          </w:hyperlink>
        </w:p>
        <w:p w14:paraId="08543099" w14:textId="2FDD7260" w:rsidR="00E6319C" w:rsidRDefault="00000000">
          <w:pPr>
            <w:pStyle w:val="TDC1"/>
            <w:rPr>
              <w:rFonts w:eastAsiaTheme="minorEastAsia"/>
              <w:bCs w:val="0"/>
              <w:iCs w:val="0"/>
              <w:sz w:val="22"/>
              <w:szCs w:val="22"/>
              <w:lang w:eastAsia="es-ES"/>
            </w:rPr>
          </w:pPr>
          <w:hyperlink w:anchor="_Toc104540093" w:history="1">
            <w:r w:rsidR="00E6319C" w:rsidRPr="00D365A0">
              <w:rPr>
                <w:rStyle w:val="Hipervnculo"/>
              </w:rPr>
              <w:t>Anexos</w:t>
            </w:r>
            <w:r w:rsidR="00E6319C">
              <w:rPr>
                <w:webHidden/>
              </w:rPr>
              <w:tab/>
            </w:r>
            <w:r w:rsidR="00E6319C">
              <w:rPr>
                <w:webHidden/>
              </w:rPr>
              <w:fldChar w:fldCharType="begin"/>
            </w:r>
            <w:r w:rsidR="00E6319C">
              <w:rPr>
                <w:webHidden/>
              </w:rPr>
              <w:instrText xml:space="preserve"> PAGEREF _Toc104540093 \h </w:instrText>
            </w:r>
            <w:r w:rsidR="00E6319C">
              <w:rPr>
                <w:webHidden/>
              </w:rPr>
            </w:r>
            <w:r w:rsidR="00E6319C">
              <w:rPr>
                <w:webHidden/>
              </w:rPr>
              <w:fldChar w:fldCharType="separate"/>
            </w:r>
            <w:r w:rsidR="00E6319C">
              <w:rPr>
                <w:webHidden/>
              </w:rPr>
              <w:t>37</w:t>
            </w:r>
            <w:r w:rsidR="00E6319C">
              <w:rPr>
                <w:webHidden/>
              </w:rPr>
              <w:fldChar w:fldCharType="end"/>
            </w:r>
          </w:hyperlink>
        </w:p>
        <w:p w14:paraId="4C0392C1" w14:textId="20D91674" w:rsidR="00144295" w:rsidRDefault="003C3F39" w:rsidP="39E28D74">
          <w:pPr>
            <w:pStyle w:val="TDC1"/>
            <w:tabs>
              <w:tab w:val="clear" w:pos="8488"/>
              <w:tab w:val="right" w:leader="dot" w:pos="8490"/>
            </w:tabs>
            <w:rPr>
              <w:lang w:eastAsia="es-ES"/>
            </w:rPr>
          </w:pPr>
          <w:r>
            <w:fldChar w:fldCharType="end"/>
          </w:r>
        </w:p>
      </w:sdtContent>
    </w:sdt>
    <w:p w14:paraId="7FF06607" w14:textId="0FEF3E23" w:rsidR="00ED681F" w:rsidRDefault="00ED681F">
      <w:pPr>
        <w:rPr>
          <w:b/>
          <w:bCs/>
        </w:rPr>
      </w:pPr>
    </w:p>
    <w:p w14:paraId="779FD830" w14:textId="77777777" w:rsidR="005E3205" w:rsidRDefault="005E3205"/>
    <w:p w14:paraId="6CCDBC73" w14:textId="77777777" w:rsidR="00D8720C" w:rsidRDefault="00D8720C" w:rsidP="00337FBF"/>
    <w:p w14:paraId="336B5692" w14:textId="77777777" w:rsidR="00D73855" w:rsidRDefault="00D73855" w:rsidP="00630A81">
      <w:pPr>
        <w:pStyle w:val="Ttulo"/>
        <w:sectPr w:rsidR="00D73855" w:rsidSect="00C804D3">
          <w:type w:val="oddPage"/>
          <w:pgSz w:w="11900" w:h="16840" w:code="9"/>
          <w:pgMar w:top="1985" w:right="1701" w:bottom="1417" w:left="1701" w:header="851" w:footer="851" w:gutter="567"/>
          <w:pgNumType w:fmt="upperRoman"/>
          <w:cols w:space="708"/>
          <w:titlePg/>
          <w:docGrid w:linePitch="360"/>
        </w:sectPr>
      </w:pPr>
    </w:p>
    <w:p w14:paraId="2BC38163" w14:textId="2B5693A8" w:rsidR="00D8720C" w:rsidRPr="00767F00" w:rsidRDefault="05D2736C" w:rsidP="00767F00">
      <w:pPr>
        <w:pStyle w:val="Ttulo"/>
      </w:pPr>
      <w:r>
        <w:lastRenderedPageBreak/>
        <w:t>Índice de ilustraciones</w:t>
      </w:r>
    </w:p>
    <w:p w14:paraId="478E9759" w14:textId="77777777" w:rsidR="00D8720C" w:rsidRDefault="00D8720C" w:rsidP="00337FBF"/>
    <w:p w14:paraId="44510F7B" w14:textId="77777777" w:rsidR="00D8720C" w:rsidRDefault="00D8720C" w:rsidP="00337FBF"/>
    <w:p w14:paraId="74CBB141" w14:textId="77777777" w:rsidR="00D8720C" w:rsidRDefault="00D8720C" w:rsidP="00337FBF"/>
    <w:p w14:paraId="455C0712" w14:textId="77777777" w:rsidR="00D8720C" w:rsidRDefault="00D8720C" w:rsidP="00337FBF"/>
    <w:p w14:paraId="76880C23" w14:textId="1861BAEA" w:rsidR="00D8720C" w:rsidRDefault="00D8720C" w:rsidP="00337FBF"/>
    <w:p w14:paraId="784C65FE" w14:textId="162785DE" w:rsidR="0086471E" w:rsidRDefault="0086471E" w:rsidP="00337FBF"/>
    <w:p w14:paraId="05475D35" w14:textId="1DCF7FA4" w:rsidR="0086471E" w:rsidRDefault="0086471E" w:rsidP="00337FBF"/>
    <w:p w14:paraId="59E15347" w14:textId="77777777" w:rsidR="0086471E" w:rsidRDefault="0086471E" w:rsidP="00337FBF">
      <w:pPr>
        <w:sectPr w:rsidR="0086471E" w:rsidSect="00C804D3">
          <w:type w:val="oddPage"/>
          <w:pgSz w:w="11900" w:h="16840" w:code="9"/>
          <w:pgMar w:top="1985" w:right="1701" w:bottom="1417" w:left="1701" w:header="851" w:footer="851" w:gutter="567"/>
          <w:pgNumType w:fmt="upperRoman"/>
          <w:cols w:space="708"/>
          <w:titlePg/>
          <w:docGrid w:linePitch="360"/>
        </w:sectPr>
      </w:pPr>
    </w:p>
    <w:p w14:paraId="3C6071B2" w14:textId="4551B0CD" w:rsidR="0086471E" w:rsidRPr="00767F00" w:rsidRDefault="178392B7" w:rsidP="00767F00">
      <w:pPr>
        <w:pStyle w:val="Ttulo"/>
      </w:pPr>
      <w:r>
        <w:lastRenderedPageBreak/>
        <w:t>Índice de tablas</w:t>
      </w:r>
    </w:p>
    <w:p w14:paraId="190E7970" w14:textId="77777777" w:rsidR="00D8720C" w:rsidRDefault="00D8720C" w:rsidP="00337FBF"/>
    <w:p w14:paraId="5B557A14" w14:textId="77777777" w:rsidR="00D8720C" w:rsidRDefault="00D8720C" w:rsidP="00337FBF"/>
    <w:p w14:paraId="79393A89" w14:textId="4CB186D4" w:rsidR="00D8720C" w:rsidRDefault="00D8720C" w:rsidP="00337FBF"/>
    <w:p w14:paraId="1C800951" w14:textId="76F21E12" w:rsidR="00ED4B4F" w:rsidRDefault="00ED4B4F" w:rsidP="00337FBF"/>
    <w:p w14:paraId="41789AD7" w14:textId="4AD8FF26" w:rsidR="00ED4B4F" w:rsidRDefault="00ED4B4F" w:rsidP="00337FBF"/>
    <w:p w14:paraId="01C134DE" w14:textId="6C15D6E0" w:rsidR="00ED4B4F" w:rsidRDefault="00ED4B4F" w:rsidP="00337FBF"/>
    <w:p w14:paraId="1CE1525B" w14:textId="0B2124BC" w:rsidR="00ED4B4F" w:rsidRDefault="00ED4B4F" w:rsidP="00337FBF"/>
    <w:p w14:paraId="64DA71A1" w14:textId="77777777" w:rsidR="00ED4B4F" w:rsidRDefault="00ED4B4F" w:rsidP="00337FBF">
      <w:pPr>
        <w:sectPr w:rsidR="00ED4B4F" w:rsidSect="006351D8">
          <w:type w:val="oddPage"/>
          <w:pgSz w:w="11900" w:h="16840" w:code="9"/>
          <w:pgMar w:top="1985" w:right="1701" w:bottom="1417" w:left="1701" w:header="851" w:footer="851" w:gutter="567"/>
          <w:pgNumType w:fmt="upperRoman"/>
          <w:cols w:space="708"/>
          <w:titlePg/>
          <w:docGrid w:linePitch="360"/>
        </w:sectPr>
      </w:pPr>
    </w:p>
    <w:p w14:paraId="024683BC" w14:textId="7B8F813F" w:rsidR="00D8720C" w:rsidRPr="007B5EE1" w:rsidRDefault="009B3341" w:rsidP="009B3341">
      <w:pPr>
        <w:pStyle w:val="Ttulo1"/>
        <w:keepNext w:val="0"/>
        <w:framePr w:wrap="notBeside"/>
      </w:pPr>
      <w:r>
        <w:lastRenderedPageBreak/>
        <w:br/>
      </w:r>
      <w:bookmarkStart w:id="24" w:name="_Toc104540048"/>
      <w:r w:rsidR="2756277C">
        <w:t>Introducción</w:t>
      </w:r>
      <w:bookmarkEnd w:id="24"/>
    </w:p>
    <w:p w14:paraId="7B865BED" w14:textId="69089887" w:rsidR="00C73DFD" w:rsidRDefault="1DD92DDA" w:rsidP="00C73DFD">
      <w:pPr>
        <w:rPr>
          <w:color w:val="FF0000"/>
        </w:rPr>
      </w:pPr>
      <w:r w:rsidRPr="00796CBC">
        <w:rPr>
          <w:color w:val="FF0000"/>
        </w:rPr>
        <w:t>Se explica en qué consiste el proyecto y se enumeran los capítulos.</w:t>
      </w:r>
      <w:r w:rsidR="72C11B1D" w:rsidRPr="00796CBC">
        <w:rPr>
          <w:color w:val="FF0000"/>
        </w:rPr>
        <w:t xml:space="preserve"> Debe incluir sus objetivos.</w:t>
      </w:r>
    </w:p>
    <w:p w14:paraId="65DC86E8" w14:textId="5C64BF6B" w:rsidR="00A12058" w:rsidRDefault="00A12058" w:rsidP="00A12058">
      <w:r>
        <w:t xml:space="preserve">Desde el inicio de la pandemia, la situación de desempleo en España ha ido a peor y esto perjudica a todos los jóvenes estudiantes a la hora de encontrar su primer </w:t>
      </w:r>
      <w:commentRangeStart w:id="25"/>
      <w:r>
        <w:t xml:space="preserve">empleo o las prácticas que son necesarias para poder conseguir el título universitario. </w:t>
      </w:r>
      <w:commentRangeEnd w:id="25"/>
      <w:r w:rsidR="00F75AD8">
        <w:rPr>
          <w:rStyle w:val="Refdecomentario"/>
        </w:rPr>
        <w:commentReference w:id="25"/>
      </w:r>
      <w:r>
        <w:t xml:space="preserve">Este proyecto tiene como objetivo </w:t>
      </w:r>
      <w:r w:rsidRPr="007F5854">
        <w:t xml:space="preserve">contribuir a solventar </w:t>
      </w:r>
      <w:r>
        <w:t xml:space="preserve">la dificultad que tienen los graduados universitarios españoles para encontrar un primer empleo. </w:t>
      </w:r>
      <w:commentRangeStart w:id="26"/>
      <w:r>
        <w:t>Algunos datos que explican esta problemática</w:t>
      </w:r>
      <w:ins w:id="27" w:author="Sergio Saugar García" w:date="2022-06-09T11:49:00Z">
        <w:r w:rsidR="00F75AD8">
          <w:t xml:space="preserve"> son los siguientes</w:t>
        </w:r>
      </w:ins>
      <w:r>
        <w:t>:</w:t>
      </w:r>
      <w:commentRangeEnd w:id="26"/>
      <w:r w:rsidR="00F75AD8">
        <w:rPr>
          <w:rStyle w:val="Refdecomentario"/>
        </w:rPr>
        <w:commentReference w:id="26"/>
      </w:r>
    </w:p>
    <w:p w14:paraId="58305AA8" w14:textId="371A4845" w:rsidR="00A12058" w:rsidRDefault="00A12058" w:rsidP="00A12058">
      <w:pPr>
        <w:pStyle w:val="Prrafodelista"/>
        <w:numPr>
          <w:ilvl w:val="0"/>
          <w:numId w:val="27"/>
        </w:numPr>
        <w:ind w:left="567" w:hanging="283"/>
      </w:pPr>
      <w:r>
        <w:t xml:space="preserve">Según un estudio realizado por Uniplaces, el 82% de adolescentes españoles </w:t>
      </w:r>
      <w:commentRangeStart w:id="28"/>
      <w:r>
        <w:t>se plantean ir a trabajar fuera de España</w:t>
      </w:r>
      <w:commentRangeEnd w:id="28"/>
      <w:r w:rsidR="00523194">
        <w:rPr>
          <w:rStyle w:val="Refdecomentario"/>
        </w:rPr>
        <w:commentReference w:id="28"/>
      </w:r>
      <w:r>
        <w:t xml:space="preserve">, un porcentaje significativamente </w:t>
      </w:r>
      <w:del w:id="29" w:author="Sergio Saugar García" w:date="2022-06-09T18:54:00Z">
        <w:r w:rsidDel="00B60959">
          <w:delText xml:space="preserve">mayos </w:delText>
        </w:r>
      </w:del>
      <w:ins w:id="30" w:author="Sergio Saugar García" w:date="2022-06-09T18:54:00Z">
        <w:r w:rsidR="00B60959">
          <w:t xml:space="preserve">mayor </w:t>
        </w:r>
      </w:ins>
      <w:r>
        <w:t>comparado con el 63% de los franceses y el 66% de los alemanes.</w:t>
      </w:r>
    </w:p>
    <w:p w14:paraId="5212B9D8" w14:textId="77777777" w:rsidR="00A12058" w:rsidRDefault="00A12058" w:rsidP="00A12058">
      <w:pPr>
        <w:pStyle w:val="Prrafodelista"/>
        <w:numPr>
          <w:ilvl w:val="0"/>
          <w:numId w:val="27"/>
        </w:numPr>
        <w:ind w:left="567" w:hanging="283"/>
      </w:pPr>
      <w:commentRangeStart w:id="31"/>
      <w:commentRangeStart w:id="32"/>
      <w:r>
        <w:t>“Frustración, miedo e incertidumbre” son las mejores palabras para definir cómo se siente un adolescente que al acabar su grado o máster y no tener perspectiva de encontrar trabajo. Una de las principales razones por la que miles de jóvenes ‘hiperformados’ no optan a un puesto de trabajo es la falta de experiencia. ¿Cómo puedo empezar a trabajar si casi todas las empresas me piden experiencia? ¿Y las empresas que no me piden experiencia como las encuentro? Al final muchos jóvenes se conforman con un trabajo que les permita mantenerse y no consiguen trabajar en algo que realmente les atraiga.</w:t>
      </w:r>
      <w:commentRangeEnd w:id="31"/>
      <w:r w:rsidR="00523194">
        <w:rPr>
          <w:rStyle w:val="Refdecomentario"/>
        </w:rPr>
        <w:commentReference w:id="31"/>
      </w:r>
      <w:commentRangeEnd w:id="32"/>
      <w:r w:rsidR="00523194">
        <w:rPr>
          <w:rStyle w:val="Refdecomentario"/>
        </w:rPr>
        <w:commentReference w:id="32"/>
      </w:r>
    </w:p>
    <w:p w14:paraId="33707301" w14:textId="77777777" w:rsidR="00A12058" w:rsidRDefault="00A12058" w:rsidP="00A12058">
      <w:pPr>
        <w:pStyle w:val="Prrafodelista"/>
        <w:numPr>
          <w:ilvl w:val="0"/>
          <w:numId w:val="27"/>
        </w:numPr>
        <w:ind w:left="567" w:hanging="283"/>
      </w:pPr>
      <w:r>
        <w:t xml:space="preserve">Cómo consecuencia de la pandemia los universitarios </w:t>
      </w:r>
      <w:commentRangeStart w:id="33"/>
      <w:r>
        <w:t xml:space="preserve">han tenido dificultades para encontrar prácticas curriculares. </w:t>
      </w:r>
      <w:commentRangeEnd w:id="33"/>
      <w:r w:rsidR="00523194">
        <w:rPr>
          <w:rStyle w:val="Refdecomentario"/>
        </w:rPr>
        <w:commentReference w:id="33"/>
      </w:r>
      <w:r>
        <w:t xml:space="preserve">Miles de estudiantes o no han podido encontrar prácticas o se les han retrasado, por tanto, no han podido terminar el grado hasta que contarán con todos los créditos de las </w:t>
      </w:r>
      <w:r>
        <w:lastRenderedPageBreak/>
        <w:t xml:space="preserve">prácticas. El proceso de encontrar trabajo/practicas puede producir una sensación de desesperación/depresión para el estudiante. </w:t>
      </w:r>
    </w:p>
    <w:p w14:paraId="7BF8B78A" w14:textId="77777777" w:rsidR="00A12058" w:rsidRDefault="00A12058" w:rsidP="00A12058">
      <w:commentRangeStart w:id="34"/>
      <w:r>
        <w:t xml:space="preserve">El departamento de carreras profesionales de la Universidad CEU San Pablo es el encargado de ayudar al estudiante y graduado a encontrar practicas curriculares/primer trabajo. Cuentan con 5 aplicaciones para la búsqueda de empleo a nivel nacional e internacional. </w:t>
      </w:r>
      <w:commentRangeStart w:id="35"/>
      <w:r>
        <w:t>De esas 5 aplicaciones solamente se hace el uso de dos, que son:</w:t>
      </w:r>
      <w:commentRangeEnd w:id="34"/>
      <w:r w:rsidR="00523194">
        <w:rPr>
          <w:rStyle w:val="Refdecomentario"/>
        </w:rPr>
        <w:commentReference w:id="34"/>
      </w:r>
      <w:commentRangeEnd w:id="35"/>
      <w:r w:rsidR="00523194">
        <w:rPr>
          <w:rStyle w:val="Refdecomentario"/>
        </w:rPr>
        <w:commentReference w:id="35"/>
      </w:r>
    </w:p>
    <w:p w14:paraId="0FA62298" w14:textId="77777777" w:rsidR="00A12058" w:rsidRDefault="00A12058" w:rsidP="00A12058">
      <w:pPr>
        <w:pStyle w:val="Prrafodelista"/>
        <w:numPr>
          <w:ilvl w:val="0"/>
          <w:numId w:val="28"/>
        </w:numPr>
        <w:ind w:left="567" w:hanging="283"/>
      </w:pPr>
      <w:r>
        <w:t>GetHighered: aplicación para buscar trabajo a nivel internacional</w:t>
      </w:r>
    </w:p>
    <w:p w14:paraId="7389E5A0" w14:textId="77777777" w:rsidR="00A12058" w:rsidRDefault="00A12058" w:rsidP="00A12058">
      <w:pPr>
        <w:pStyle w:val="Prrafodelista"/>
        <w:numPr>
          <w:ilvl w:val="0"/>
          <w:numId w:val="28"/>
        </w:numPr>
        <w:ind w:left="567" w:hanging="283"/>
      </w:pPr>
      <w:r>
        <w:t>JobTeaser: aplicación para buscar trabajo a nivel nacional.</w:t>
      </w:r>
    </w:p>
    <w:p w14:paraId="0C3B251D" w14:textId="77777777" w:rsidR="00A12058" w:rsidRDefault="00A12058" w:rsidP="00A12058">
      <w:commentRangeStart w:id="36"/>
      <w:commentRangeStart w:id="37"/>
      <w:r>
        <w:t>La funcionalidad en ambas aplicaciones es la misma: el estudiante crea su perfil y adjunta su CV</w:t>
      </w:r>
      <w:commentRangeEnd w:id="36"/>
      <w:r w:rsidR="00D36308">
        <w:rPr>
          <w:rStyle w:val="Refdecomentario"/>
        </w:rPr>
        <w:commentReference w:id="36"/>
      </w:r>
      <w:commentRangeEnd w:id="37"/>
      <w:r w:rsidR="00D36308">
        <w:rPr>
          <w:rStyle w:val="Refdecomentario"/>
        </w:rPr>
        <w:commentReference w:id="37"/>
      </w:r>
      <w:r>
        <w:t>. Una vez realizado lo anterior, el estudiante debe de buscar de manera manual las empresas a las que le gustaría aplicar, una vez encuentra una empresa de trabajo que le interesa debe de enviar a través de la aplicación una pequeña carta de motivación o a veces la empresa te redirige a la sección de recruiting de su web. Por parte de las empresas también deben de registrarse en la aplicación y publicar su oferta de trabajo, o normalmente el equipo de carreras profesionales reciben ofertas de las empresas por correo y las postean en las plataformas de empleo. Cuando son las propias empresas las que publican la oferta de empleo es necesario que alguien de carreras profesionales valide la solicitud.</w:t>
      </w:r>
    </w:p>
    <w:p w14:paraId="540B71EC" w14:textId="77777777" w:rsidR="00A12058" w:rsidRDefault="00A12058" w:rsidP="00A12058">
      <w:r>
        <w:t>También cuentan con un portal de prácticas para el alumnado dentro del campus virtual, en el cual se puede: subir el CV del alumno, ver una lista de ofertas de trabajo y poder ponerse en contacto con la empresa, firmar el anexo de las practicas, realizar una memoria sobre las practicas realizadas, realizar un seguimiento del trámite de las prácticas y realizar una encuesta.</w:t>
      </w:r>
    </w:p>
    <w:p w14:paraId="561E40E7" w14:textId="77777777" w:rsidR="00A12058" w:rsidRDefault="00A12058" w:rsidP="00A12058">
      <w:pPr>
        <w:rPr>
          <w:color w:val="000000" w:themeColor="text1"/>
        </w:rPr>
      </w:pPr>
      <w:commentRangeStart w:id="38"/>
      <w:r w:rsidRPr="002E0A04">
        <w:rPr>
          <w:color w:val="000000" w:themeColor="text1"/>
        </w:rPr>
        <w:t xml:space="preserve">La situación descrita </w:t>
      </w:r>
      <w:r>
        <w:rPr>
          <w:color w:val="000000" w:themeColor="text1"/>
        </w:rPr>
        <w:t>es común en el sistema universitario español y presenta una serie de ineficiencias que este proyecto trata de paliar:</w:t>
      </w:r>
      <w:commentRangeEnd w:id="38"/>
      <w:r w:rsidR="00D36308">
        <w:rPr>
          <w:rStyle w:val="Refdecomentario"/>
        </w:rPr>
        <w:commentReference w:id="38"/>
      </w:r>
    </w:p>
    <w:p w14:paraId="61ACB369" w14:textId="77777777" w:rsidR="00A12058" w:rsidRDefault="00A12058" w:rsidP="00A12058">
      <w:pPr>
        <w:pStyle w:val="Prrafodelista"/>
        <w:numPr>
          <w:ilvl w:val="0"/>
          <w:numId w:val="31"/>
        </w:numPr>
        <w:ind w:left="567" w:hanging="283"/>
      </w:pPr>
      <w:r>
        <w:lastRenderedPageBreak/>
        <w:t xml:space="preserve">No existe una base de datos </w:t>
      </w:r>
      <w:commentRangeStart w:id="39"/>
      <w:r>
        <w:t xml:space="preserve">integrada de alumnos universitarios </w:t>
      </w:r>
      <w:commentRangeEnd w:id="39"/>
      <w:r w:rsidR="00D36308">
        <w:rPr>
          <w:rStyle w:val="Refdecomentario"/>
        </w:rPr>
        <w:commentReference w:id="39"/>
      </w:r>
      <w:r>
        <w:t xml:space="preserve">que buscan prácticas o un primer empleo. </w:t>
      </w:r>
    </w:p>
    <w:p w14:paraId="396BA6A6" w14:textId="77777777" w:rsidR="00A12058" w:rsidRPr="002E0A04" w:rsidRDefault="00A12058" w:rsidP="00A12058">
      <w:pPr>
        <w:pStyle w:val="Prrafodelista"/>
        <w:numPr>
          <w:ilvl w:val="0"/>
          <w:numId w:val="31"/>
        </w:numPr>
        <w:ind w:left="567" w:hanging="283"/>
      </w:pPr>
      <w:r>
        <w:t xml:space="preserve">Tampoco existe un sistema de </w:t>
      </w:r>
      <w:commentRangeStart w:id="40"/>
      <w:r>
        <w:t xml:space="preserve">información eficiente de las prácticas o primeros empleos ofertados por las empresas. </w:t>
      </w:r>
      <w:commentRangeEnd w:id="40"/>
      <w:r w:rsidR="00D36308">
        <w:rPr>
          <w:rStyle w:val="Refdecomentario"/>
        </w:rPr>
        <w:commentReference w:id="40"/>
      </w:r>
      <w:r>
        <w:t xml:space="preserve">Las relaciones universidad-empresa </w:t>
      </w:r>
      <w:commentRangeStart w:id="41"/>
      <w:r>
        <w:t>son bilaterales y no son eficientes.</w:t>
      </w:r>
      <w:commentRangeEnd w:id="41"/>
      <w:r w:rsidR="00D36308">
        <w:rPr>
          <w:rStyle w:val="Refdecomentario"/>
        </w:rPr>
        <w:commentReference w:id="41"/>
      </w:r>
    </w:p>
    <w:p w14:paraId="71E51088" w14:textId="77777777" w:rsidR="00A12058" w:rsidRPr="00F24FA6" w:rsidRDefault="00A12058" w:rsidP="00A12058">
      <w:pPr>
        <w:pStyle w:val="Prrafodelista"/>
        <w:numPr>
          <w:ilvl w:val="0"/>
          <w:numId w:val="31"/>
        </w:numPr>
        <w:ind w:left="567" w:hanging="283"/>
      </w:pPr>
      <w:r>
        <w:rPr>
          <w:color w:val="000000" w:themeColor="text1"/>
        </w:rPr>
        <w:t xml:space="preserve">Los departamentos de carreras profesionales de las universidades realizan de forma manual el proceso de </w:t>
      </w:r>
      <w:commentRangeStart w:id="42"/>
      <w:r>
        <w:rPr>
          <w:color w:val="000000" w:themeColor="text1"/>
        </w:rPr>
        <w:t xml:space="preserve">matching </w:t>
      </w:r>
      <w:commentRangeEnd w:id="42"/>
      <w:r w:rsidR="00D36308">
        <w:rPr>
          <w:rStyle w:val="Refdecomentario"/>
        </w:rPr>
        <w:commentReference w:id="42"/>
      </w:r>
      <w:r>
        <w:rPr>
          <w:color w:val="000000" w:themeColor="text1"/>
        </w:rPr>
        <w:t>entre alumnos (e</w:t>
      </w:r>
      <w:r w:rsidRPr="002E0A04">
        <w:rPr>
          <w:color w:val="000000" w:themeColor="text1"/>
        </w:rPr>
        <w:t>n base CV</w:t>
      </w:r>
      <w:r>
        <w:rPr>
          <w:color w:val="000000" w:themeColor="text1"/>
        </w:rPr>
        <w:t>) y ofertas de prácticas/primeros empleos.</w:t>
      </w:r>
    </w:p>
    <w:p w14:paraId="7BB836A0" w14:textId="77777777" w:rsidR="00A12058" w:rsidRDefault="00A12058" w:rsidP="00A12058">
      <w:pPr>
        <w:pStyle w:val="Prrafodelista"/>
        <w:numPr>
          <w:ilvl w:val="0"/>
          <w:numId w:val="31"/>
        </w:numPr>
        <w:ind w:left="567" w:hanging="283"/>
      </w:pPr>
      <w:commentRangeStart w:id="43"/>
      <w:r>
        <w:t>Los departamentos de carreras profesionales de las universidades carecen de aplicaciones que les permitan realizar el matching anteriormente mencionado de forma automática,</w:t>
      </w:r>
      <w:commentRangeEnd w:id="43"/>
      <w:r w:rsidR="00D36308">
        <w:rPr>
          <w:rStyle w:val="Refdecomentario"/>
        </w:rPr>
        <w:commentReference w:id="43"/>
      </w:r>
      <w:r>
        <w:t xml:space="preserve"> </w:t>
      </w:r>
      <w:commentRangeStart w:id="44"/>
      <w:r>
        <w:t>así cómo gestionar de forma eficiente todo el proceso administrativo asociado (contratos, anexos, memorias, etc.).</w:t>
      </w:r>
      <w:commentRangeEnd w:id="44"/>
      <w:r w:rsidR="00565034">
        <w:rPr>
          <w:rStyle w:val="Refdecomentario"/>
        </w:rPr>
        <w:commentReference w:id="44"/>
      </w:r>
    </w:p>
    <w:p w14:paraId="651496D4" w14:textId="77777777" w:rsidR="00A12058" w:rsidRPr="00F24FA6" w:rsidRDefault="00A12058" w:rsidP="00A12058">
      <w:r>
        <w:t>La plataforma JOBS ayudará a solventar alguna de las deficiencias anteriormente mencionadas ya que tiene como objetivo:</w:t>
      </w:r>
    </w:p>
    <w:p w14:paraId="61EB22D9" w14:textId="406B63AA" w:rsidR="00A12058" w:rsidRPr="00DC2956" w:rsidRDefault="00A12058" w:rsidP="00A12058">
      <w:pPr>
        <w:pStyle w:val="Prrafodelista"/>
        <w:numPr>
          <w:ilvl w:val="0"/>
          <w:numId w:val="31"/>
        </w:numPr>
        <w:ind w:left="567" w:hanging="283"/>
      </w:pPr>
      <w:commentRangeStart w:id="45"/>
      <w:del w:id="46" w:author="Sergio Saugar García" w:date="2022-06-09T19:06:00Z">
        <w:r w:rsidDel="00565034">
          <w:rPr>
            <w:color w:val="000000" w:themeColor="text1"/>
          </w:rPr>
          <w:delText xml:space="preserve">Constituirse </w:delText>
        </w:r>
      </w:del>
      <w:ins w:id="47" w:author="Sergio Saugar García" w:date="2022-06-09T19:06:00Z">
        <w:r w:rsidR="00565034">
          <w:rPr>
            <w:color w:val="000000" w:themeColor="text1"/>
          </w:rPr>
          <w:t xml:space="preserve">Proporcionar </w:t>
        </w:r>
      </w:ins>
      <w:del w:id="48" w:author="Sergio Saugar García" w:date="2022-06-09T19:06:00Z">
        <w:r w:rsidDel="00565034">
          <w:rPr>
            <w:color w:val="000000" w:themeColor="text1"/>
          </w:rPr>
          <w:delText xml:space="preserve">en </w:delText>
        </w:r>
      </w:del>
      <w:r>
        <w:rPr>
          <w:color w:val="000000" w:themeColor="text1"/>
        </w:rPr>
        <w:t>una base de datos unificada de CVs de alumnos y ofertas de prácticas/primeros empleos.</w:t>
      </w:r>
      <w:commentRangeEnd w:id="45"/>
      <w:r w:rsidR="00565034">
        <w:rPr>
          <w:rStyle w:val="Refdecomentario"/>
        </w:rPr>
        <w:commentReference w:id="45"/>
      </w:r>
    </w:p>
    <w:p w14:paraId="14A4C4E3" w14:textId="77777777" w:rsidR="00A12058" w:rsidRPr="00DC2956" w:rsidRDefault="00A12058" w:rsidP="00A12058">
      <w:pPr>
        <w:pStyle w:val="Prrafodelista"/>
        <w:numPr>
          <w:ilvl w:val="0"/>
          <w:numId w:val="31"/>
        </w:numPr>
        <w:ind w:left="567" w:hanging="283"/>
      </w:pPr>
      <w:r>
        <w:rPr>
          <w:color w:val="000000" w:themeColor="text1"/>
        </w:rPr>
        <w:t>Homogeneizar los CVs de los alumnos a través de un modelo de estandarizado de capacidades (“skills”)</w:t>
      </w:r>
    </w:p>
    <w:p w14:paraId="1021FB14" w14:textId="77777777" w:rsidR="00A12058" w:rsidRDefault="00A12058" w:rsidP="00A12058">
      <w:pPr>
        <w:pStyle w:val="Prrafodelista"/>
        <w:numPr>
          <w:ilvl w:val="0"/>
          <w:numId w:val="31"/>
        </w:numPr>
        <w:ind w:left="567" w:hanging="283"/>
      </w:pPr>
      <w:commentRangeStart w:id="49"/>
      <w:r>
        <w:rPr>
          <w:color w:val="000000" w:themeColor="text1"/>
        </w:rPr>
        <w:t xml:space="preserve">Facilitar un </w:t>
      </w:r>
      <w:r>
        <w:t xml:space="preserve">matching automático </w:t>
      </w:r>
      <w:r w:rsidRPr="00DC2956">
        <w:t>entre alumnos (en base CV) y ofertas de prácticas/primeros empleos.</w:t>
      </w:r>
      <w:commentRangeEnd w:id="49"/>
      <w:r w:rsidR="00565034">
        <w:rPr>
          <w:rStyle w:val="Refdecomentario"/>
        </w:rPr>
        <w:commentReference w:id="49"/>
      </w:r>
    </w:p>
    <w:p w14:paraId="02A9F41A" w14:textId="1146CD1B" w:rsidR="00A12058" w:rsidRDefault="00A12058" w:rsidP="00A12058">
      <w:pPr>
        <w:pStyle w:val="Prrafodelista"/>
        <w:numPr>
          <w:ilvl w:val="0"/>
          <w:numId w:val="31"/>
        </w:numPr>
        <w:ind w:left="567" w:hanging="283"/>
      </w:pPr>
      <w:commentRangeStart w:id="50"/>
      <w:commentRangeStart w:id="51"/>
      <w:r>
        <w:t xml:space="preserve">Desarrollar un modelo (basado en un algoritmo de </w:t>
      </w:r>
      <w:commentRangeStart w:id="52"/>
      <w:r>
        <w:t>machine learning</w:t>
      </w:r>
      <w:commentRangeEnd w:id="52"/>
      <w:r w:rsidR="00565034">
        <w:rPr>
          <w:rStyle w:val="Refdecomentario"/>
        </w:rPr>
        <w:commentReference w:id="52"/>
      </w:r>
      <w:r>
        <w:t>) que recomiende a los alumnos las ofertas de prácticas/empleo m</w:t>
      </w:r>
      <w:ins w:id="53" w:author="Sergio Saugar García" w:date="2022-06-09T19:08:00Z">
        <w:r w:rsidR="00565034">
          <w:t>á</w:t>
        </w:r>
      </w:ins>
      <w:del w:id="54" w:author="Sergio Saugar García" w:date="2022-06-09T19:08:00Z">
        <w:r w:rsidDel="00565034">
          <w:delText>a</w:delText>
        </w:r>
      </w:del>
      <w:r>
        <w:t xml:space="preserve">s adecuadas a su CV y qué también les recomiende </w:t>
      </w:r>
      <w:r w:rsidRPr="00A90507">
        <w:t xml:space="preserve">ofertas </w:t>
      </w:r>
      <w:r>
        <w:t>menos</w:t>
      </w:r>
      <w:r w:rsidRPr="00A90507">
        <w:t xml:space="preserve"> evidentes, pero </w:t>
      </w:r>
      <w:r>
        <w:t xml:space="preserve">que </w:t>
      </w:r>
      <w:r w:rsidRPr="00A90507">
        <w:t>son adecuadas al perfil del alumno.</w:t>
      </w:r>
      <w:commentRangeEnd w:id="50"/>
      <w:r w:rsidR="00565034">
        <w:rPr>
          <w:rStyle w:val="Refdecomentario"/>
        </w:rPr>
        <w:commentReference w:id="50"/>
      </w:r>
      <w:commentRangeEnd w:id="51"/>
      <w:r w:rsidR="00565034">
        <w:rPr>
          <w:rStyle w:val="Refdecomentario"/>
        </w:rPr>
        <w:commentReference w:id="51"/>
      </w:r>
    </w:p>
    <w:p w14:paraId="09D06C95" w14:textId="4D064803" w:rsidR="00A12058" w:rsidRPr="00A12058" w:rsidRDefault="00A12058" w:rsidP="00C73DFD">
      <w:pPr>
        <w:rPr>
          <w:color w:val="000000" w:themeColor="text1"/>
        </w:rPr>
      </w:pPr>
    </w:p>
    <w:p w14:paraId="221A02A4" w14:textId="77777777" w:rsidR="00E07190" w:rsidRPr="00051FEC" w:rsidRDefault="00E07190" w:rsidP="00E07190"/>
    <w:p w14:paraId="79C26953" w14:textId="77777777" w:rsidR="00EF1449" w:rsidRDefault="00EF1449" w:rsidP="00C73DFD">
      <w:pPr>
        <w:rPr>
          <w:ins w:id="55" w:author="Soler Martin, Carlos" w:date="2022-06-22T11:23:00Z"/>
        </w:rPr>
      </w:pPr>
    </w:p>
    <w:p w14:paraId="7DB7DC33" w14:textId="42D459E9" w:rsidR="00F722F9" w:rsidRPr="00747FD4" w:rsidRDefault="00F722F9" w:rsidP="00F722F9">
      <w:pPr>
        <w:pStyle w:val="Ttulo1"/>
        <w:framePr w:wrap="notBeside"/>
        <w:rPr>
          <w:ins w:id="56" w:author="Soler Martin, Carlos" w:date="2022-06-22T11:23:00Z"/>
        </w:rPr>
      </w:pPr>
      <w:ins w:id="57" w:author="Soler Martin, Carlos" w:date="2022-06-22T11:23:00Z">
        <w:r>
          <w:lastRenderedPageBreak/>
          <w:br/>
        </w:r>
      </w:ins>
      <w:ins w:id="58" w:author="Soler Martin, Carlos" w:date="2022-06-22T11:24:00Z">
        <w:r>
          <w:t>Estado del arte</w:t>
        </w:r>
      </w:ins>
    </w:p>
    <w:p w14:paraId="683F701B" w14:textId="3B7F096D" w:rsidR="00F722F9" w:rsidRDefault="00F722F9" w:rsidP="00DD04FE">
      <w:pPr>
        <w:pStyle w:val="Ttulo2"/>
        <w:rPr>
          <w:ins w:id="59" w:author="Soler Martin, Carlos" w:date="2022-06-22T11:24:00Z"/>
        </w:rPr>
      </w:pPr>
      <w:ins w:id="60" w:author="Soler Martin, Carlos" w:date="2022-06-22T11:24:00Z">
        <w:r>
          <w:t>Servicios Web</w:t>
        </w:r>
      </w:ins>
    </w:p>
    <w:p w14:paraId="1CD2A0B3" w14:textId="18D49F19" w:rsidR="00F722F9" w:rsidRDefault="00F722F9" w:rsidP="00F722F9">
      <w:pPr>
        <w:pStyle w:val="Ttulo2"/>
        <w:rPr>
          <w:ins w:id="61" w:author="Soler Martin, Carlos" w:date="2022-06-22T11:24:00Z"/>
        </w:rPr>
      </w:pPr>
      <w:ins w:id="62" w:author="Soler Martin, Carlos" w:date="2022-06-22T11:25:00Z">
        <w:r>
          <w:t>Algoritmo recomendación</w:t>
        </w:r>
      </w:ins>
    </w:p>
    <w:p w14:paraId="1399775D" w14:textId="77777777" w:rsidR="00F722F9" w:rsidRPr="00F722F9" w:rsidRDefault="00F722F9" w:rsidP="00F722F9">
      <w:pPr>
        <w:rPr>
          <w:ins w:id="63" w:author="Soler Martin, Carlos" w:date="2022-06-22T11:23:00Z"/>
        </w:rPr>
      </w:pPr>
    </w:p>
    <w:p w14:paraId="058BA7ED" w14:textId="0F635ABE" w:rsidR="00F722F9" w:rsidRPr="00747FD4" w:rsidRDefault="00F722F9">
      <w:pPr>
        <w:pStyle w:val="Ttulo1"/>
        <w:framePr w:wrap="notBeside"/>
        <w:numPr>
          <w:ilvl w:val="0"/>
          <w:numId w:val="0"/>
        </w:numPr>
        <w:rPr>
          <w:ins w:id="64" w:author="Soler Martin, Carlos" w:date="2022-06-22T11:23:00Z"/>
        </w:rPr>
        <w:pPrChange w:id="65" w:author="Soler Martin, Carlos" w:date="2022-06-22T11:23:00Z">
          <w:pPr>
            <w:pStyle w:val="Ttulo1"/>
            <w:framePr w:wrap="notBeside"/>
          </w:pPr>
        </w:pPrChange>
      </w:pPr>
    </w:p>
    <w:p w14:paraId="63224000" w14:textId="5A43707E" w:rsidR="00F722F9" w:rsidRDefault="00F722F9" w:rsidP="00C73DFD">
      <w:pPr>
        <w:sectPr w:rsidR="00F722F9" w:rsidSect="00EF1449">
          <w:headerReference w:type="even" r:id="rId26"/>
          <w:headerReference w:type="default" r:id="rId27"/>
          <w:headerReference w:type="first" r:id="rId28"/>
          <w:pgSz w:w="11900" w:h="16840" w:code="9"/>
          <w:pgMar w:top="1985" w:right="1701" w:bottom="1418" w:left="1701" w:header="851" w:footer="851" w:gutter="567"/>
          <w:pgNumType w:start="1"/>
          <w:cols w:space="708"/>
          <w:titlePg/>
          <w:docGrid w:linePitch="360"/>
        </w:sectPr>
      </w:pPr>
    </w:p>
    <w:p w14:paraId="136B0A1F" w14:textId="63650CBC" w:rsidR="002154A7" w:rsidRPr="00747FD4" w:rsidRDefault="009B3341" w:rsidP="009B3341">
      <w:pPr>
        <w:pStyle w:val="Ttulo1"/>
        <w:framePr w:wrap="notBeside"/>
      </w:pPr>
      <w:r>
        <w:lastRenderedPageBreak/>
        <w:br/>
      </w:r>
      <w:bookmarkStart w:id="66" w:name="_Toc104540049"/>
      <w:r w:rsidR="5DC65E9C">
        <w:t>Gestión del proyecto</w:t>
      </w:r>
      <w:bookmarkEnd w:id="66"/>
    </w:p>
    <w:p w14:paraId="2A87ACD7" w14:textId="0E14CBDC" w:rsidR="006124A8" w:rsidRDefault="39E28D74" w:rsidP="39E28D74">
      <w:pPr>
        <w:pStyle w:val="Ttulo2"/>
      </w:pPr>
      <w:bookmarkStart w:id="67" w:name="_Toc104540050"/>
      <w:r>
        <w:t>Modelo de ciclo de vida</w:t>
      </w:r>
      <w:bookmarkEnd w:id="67"/>
    </w:p>
    <w:p w14:paraId="51F0EA83" w14:textId="33397135" w:rsidR="0022039E" w:rsidRPr="0022039E" w:rsidRDefault="0022039E" w:rsidP="00BC5FA3">
      <w:pPr>
        <w:rPr>
          <w:color w:val="FF0000"/>
        </w:rPr>
      </w:pPr>
      <w:r w:rsidRPr="0022039E">
        <w:rPr>
          <w:color w:val="FF0000"/>
        </w:rPr>
        <w:t>Ha de indicarse si se lleva a cabo un modelo de ciclo de vida en cascada, incremental, etc.</w:t>
      </w:r>
    </w:p>
    <w:p w14:paraId="2542E3EF" w14:textId="2E0D5E8C" w:rsidR="00BC5FA3" w:rsidRDefault="00BC5FA3" w:rsidP="00BC5FA3">
      <w:r w:rsidRPr="00BC5FA3">
        <w:t xml:space="preserve">El ciclo de vida de un software es una secuencia estructurada y bien definida de las etapas </w:t>
      </w:r>
      <w:r>
        <w:t xml:space="preserve">necesarias </w:t>
      </w:r>
      <w:r w:rsidRPr="00BC5FA3">
        <w:t>para desarrollar el software deseado</w:t>
      </w:r>
      <w:r>
        <w:t xml:space="preserve">. Para el desarrollo del proyecto se ha decidido utilizar un Modelo de Cascada ya que es una metodología simple y las actividades (requisitos) están divididas en fases secuenciales contando con bucles por si es necesario volver hacia atrás para modificar/mejorar una fase. </w:t>
      </w:r>
      <w:commentRangeStart w:id="68"/>
      <w:r>
        <w:t>Dicho modelo se divide en las siguientes fases:</w:t>
      </w:r>
      <w:commentRangeEnd w:id="68"/>
      <w:r w:rsidR="00565034">
        <w:rPr>
          <w:rStyle w:val="Refdecomentario"/>
        </w:rPr>
        <w:commentReference w:id="68"/>
      </w:r>
    </w:p>
    <w:p w14:paraId="122F0199" w14:textId="48215A72" w:rsidR="00BC5FA3" w:rsidRDefault="00BC5FA3" w:rsidP="00BC5FA3">
      <w:pPr>
        <w:pStyle w:val="Prrafodelista"/>
        <w:numPr>
          <w:ilvl w:val="0"/>
          <w:numId w:val="26"/>
        </w:numPr>
        <w:ind w:left="567" w:hanging="283"/>
      </w:pPr>
      <w:commentRangeStart w:id="69"/>
      <w:r>
        <w:t xml:space="preserve">Requisitos: </w:t>
      </w:r>
      <w:commentRangeEnd w:id="69"/>
      <w:r w:rsidR="00565034">
        <w:rPr>
          <w:rStyle w:val="Refdecomentario"/>
        </w:rPr>
        <w:commentReference w:id="69"/>
      </w:r>
      <w:r>
        <w:t>consiste en la planificación detallada del proyecto donde: hay que estimar el tiempo y los recursos necesarios, evaluar cuidadosamente los riesgos, realizar una lista detallada de tareas, gráficos de dependencia, establecer hitos, ir mejorando los planes a medida que vamos sabiendo más, gráficos de GANTT y PERT</w:t>
      </w:r>
    </w:p>
    <w:p w14:paraId="305CFFC8" w14:textId="3926E9C6" w:rsidR="00BC5FA3" w:rsidRDefault="00BC5FA3" w:rsidP="00BC5FA3">
      <w:pPr>
        <w:pStyle w:val="Prrafodelista"/>
        <w:numPr>
          <w:ilvl w:val="0"/>
          <w:numId w:val="26"/>
        </w:numPr>
        <w:ind w:left="567" w:hanging="283"/>
      </w:pPr>
      <w:r>
        <w:t xml:space="preserve">Análisis: consiste en la especificación del producto, describir el sistema desde la perspectiva del usuario, descripción detallada de los datos de entrada/salida, </w:t>
      </w:r>
      <w:commentRangeStart w:id="70"/>
      <w:r>
        <w:t>como serán manejados los errores</w:t>
      </w:r>
      <w:commentRangeEnd w:id="70"/>
      <w:r w:rsidR="005E281F">
        <w:rPr>
          <w:rStyle w:val="Refdecomentario"/>
        </w:rPr>
        <w:commentReference w:id="70"/>
      </w:r>
      <w:r>
        <w:t xml:space="preserve">, todo debe de ser preciso </w:t>
      </w:r>
      <w:commentRangeStart w:id="71"/>
      <w:r>
        <w:t>para no tener que volver a fases anteriores.</w:t>
      </w:r>
      <w:commentRangeEnd w:id="71"/>
      <w:r w:rsidR="005E281F">
        <w:rPr>
          <w:rStyle w:val="Refdecomentario"/>
        </w:rPr>
        <w:commentReference w:id="71"/>
      </w:r>
    </w:p>
    <w:p w14:paraId="60B49E52" w14:textId="77777777" w:rsidR="00BC5FA3" w:rsidRDefault="00BC5FA3" w:rsidP="001F244D">
      <w:pPr>
        <w:pStyle w:val="Prrafodelista"/>
        <w:numPr>
          <w:ilvl w:val="0"/>
          <w:numId w:val="26"/>
        </w:numPr>
        <w:ind w:left="567" w:hanging="283"/>
      </w:pPr>
      <w:r>
        <w:t xml:space="preserve">Diseño: está dividida en el diseño de la arquitectura </w:t>
      </w:r>
      <w:commentRangeStart w:id="72"/>
      <w:r>
        <w:t xml:space="preserve">(decidir el lenguaje de programación, diseñar las interfaces, muy importante que todas las decisiones de diseño estén especificadas claramente) </w:t>
      </w:r>
      <w:commentRangeEnd w:id="72"/>
      <w:r w:rsidR="005E281F">
        <w:rPr>
          <w:rStyle w:val="Refdecomentario"/>
        </w:rPr>
        <w:commentReference w:id="72"/>
      </w:r>
      <w:r>
        <w:t>y diseño detallado (</w:t>
      </w:r>
      <w:commentRangeStart w:id="73"/>
      <w:r>
        <w:t>diseñar estructura de datos y los algoritmos</w:t>
      </w:r>
      <w:commentRangeEnd w:id="73"/>
      <w:r w:rsidR="005E281F">
        <w:rPr>
          <w:rStyle w:val="Refdecomentario"/>
        </w:rPr>
        <w:commentReference w:id="73"/>
      </w:r>
      <w:r>
        <w:t>).</w:t>
      </w:r>
    </w:p>
    <w:p w14:paraId="1453F7F6" w14:textId="77777777" w:rsidR="00BC5FA3" w:rsidRDefault="00BC5FA3" w:rsidP="00C649C5">
      <w:pPr>
        <w:pStyle w:val="Prrafodelista"/>
        <w:numPr>
          <w:ilvl w:val="0"/>
          <w:numId w:val="26"/>
        </w:numPr>
        <w:ind w:left="567" w:hanging="283"/>
      </w:pPr>
      <w:commentRangeStart w:id="74"/>
      <w:r>
        <w:t>Programación</w:t>
      </w:r>
      <w:commentRangeEnd w:id="74"/>
      <w:r w:rsidR="005E281F">
        <w:rPr>
          <w:rStyle w:val="Refdecomentario"/>
        </w:rPr>
        <w:commentReference w:id="74"/>
      </w:r>
      <w:r>
        <w:t>: traducir el diseño en código.</w:t>
      </w:r>
    </w:p>
    <w:p w14:paraId="54B21E8E" w14:textId="2B3B12FB" w:rsidR="00BC5FA3" w:rsidRDefault="00BC5FA3" w:rsidP="00C649C5">
      <w:pPr>
        <w:pStyle w:val="Prrafodelista"/>
        <w:numPr>
          <w:ilvl w:val="0"/>
          <w:numId w:val="26"/>
        </w:numPr>
        <w:ind w:left="567" w:hanging="283"/>
      </w:pPr>
      <w:commentRangeStart w:id="75"/>
      <w:r>
        <w:lastRenderedPageBreak/>
        <w:t>Testing</w:t>
      </w:r>
      <w:commentRangeEnd w:id="75"/>
      <w:r w:rsidR="00D277D0">
        <w:rPr>
          <w:rStyle w:val="Refdecomentario"/>
        </w:rPr>
        <w:commentReference w:id="75"/>
      </w:r>
      <w:r>
        <w:t>: probar que funciona como se esperaba el código</w:t>
      </w:r>
    </w:p>
    <w:p w14:paraId="6AFB03FF" w14:textId="77777777" w:rsidR="00585CAF" w:rsidRDefault="00BC5FA3" w:rsidP="00BC5FA3">
      <w:pPr>
        <w:pStyle w:val="Prrafodelista"/>
        <w:numPr>
          <w:ilvl w:val="0"/>
          <w:numId w:val="26"/>
        </w:numPr>
        <w:ind w:left="567" w:hanging="283"/>
      </w:pPr>
      <w:commentRangeStart w:id="76"/>
      <w:r>
        <w:t xml:space="preserve">Mantenimiento </w:t>
      </w:r>
      <w:commentRangeEnd w:id="76"/>
      <w:r w:rsidR="00D277D0">
        <w:rPr>
          <w:rStyle w:val="Refdecomentario"/>
        </w:rPr>
        <w:commentReference w:id="76"/>
      </w:r>
      <w:r>
        <w:t xml:space="preserve">(Operaciones): mantenimiento del programa y </w:t>
      </w:r>
      <w:commentRangeStart w:id="77"/>
      <w:r>
        <w:t>refactor</w:t>
      </w:r>
      <w:r w:rsidR="00585CAF">
        <w:t>ización</w:t>
      </w:r>
      <w:r>
        <w:t xml:space="preserve"> del código</w:t>
      </w:r>
      <w:r w:rsidR="00585CAF">
        <w:t>.</w:t>
      </w:r>
      <w:commentRangeEnd w:id="77"/>
      <w:r w:rsidR="00D277D0">
        <w:rPr>
          <w:rStyle w:val="Refdecomentario"/>
        </w:rPr>
        <w:commentReference w:id="77"/>
      </w:r>
    </w:p>
    <w:p w14:paraId="72AFCA69" w14:textId="49B0F927" w:rsidR="006124A8" w:rsidRDefault="00585CAF" w:rsidP="00585CAF">
      <w:pPr>
        <w:jc w:val="center"/>
      </w:pPr>
      <w:r>
        <w:rPr>
          <w:noProof/>
        </w:rPr>
        <w:drawing>
          <wp:inline distT="0" distB="0" distL="0" distR="0" wp14:anchorId="1B9239AC" wp14:editId="7A77A4AC">
            <wp:extent cx="3261360" cy="1767840"/>
            <wp:effectExtent l="0" t="0" r="0" b="381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61360" cy="1767840"/>
                    </a:xfrm>
                    <a:prstGeom prst="rect">
                      <a:avLst/>
                    </a:prstGeom>
                    <a:noFill/>
                  </pic:spPr>
                </pic:pic>
              </a:graphicData>
            </a:graphic>
          </wp:inline>
        </w:drawing>
      </w:r>
    </w:p>
    <w:p w14:paraId="2553219D" w14:textId="79B71D99" w:rsidR="00585CAF" w:rsidRPr="00585CAF" w:rsidRDefault="00585CAF" w:rsidP="00585CAF">
      <w:pPr>
        <w:jc w:val="center"/>
        <w:rPr>
          <w:i/>
          <w:iCs/>
        </w:rPr>
      </w:pPr>
      <w:commentRangeStart w:id="78"/>
      <w:r w:rsidRPr="00585CAF">
        <w:rPr>
          <w:i/>
          <w:iCs/>
        </w:rPr>
        <w:t>Ilustración 1: Fases del modelo en cascada</w:t>
      </w:r>
      <w:commentRangeEnd w:id="78"/>
      <w:r w:rsidR="00D277D0">
        <w:rPr>
          <w:rStyle w:val="Refdecomentario"/>
        </w:rPr>
        <w:commentReference w:id="78"/>
      </w:r>
    </w:p>
    <w:p w14:paraId="2380A4D7" w14:textId="426FC080" w:rsidR="006124A8" w:rsidRDefault="39E28D74" w:rsidP="39E28D74">
      <w:pPr>
        <w:pStyle w:val="Ttulo2"/>
      </w:pPr>
      <w:bookmarkStart w:id="79" w:name="_Toc104540051"/>
      <w:r>
        <w:t>Papeles desempeñados en el proyecto</w:t>
      </w:r>
      <w:bookmarkEnd w:id="79"/>
    </w:p>
    <w:p w14:paraId="4236EAF0" w14:textId="590F860C" w:rsidR="006124A8" w:rsidRDefault="39E28D74" w:rsidP="39E28D74">
      <w:pPr>
        <w:rPr>
          <w:color w:val="FF0000"/>
        </w:rPr>
      </w:pPr>
      <w:r w:rsidRPr="000C7A74">
        <w:rPr>
          <w:color w:val="FF0000"/>
        </w:rPr>
        <w:t xml:space="preserve">Además del tutor del trabajo fin de grado (TFG), que será el </w:t>
      </w:r>
      <w:r w:rsidRPr="000C7A74">
        <w:rPr>
          <w:i/>
          <w:iCs/>
          <w:color w:val="FF0000"/>
        </w:rPr>
        <w:t>dueño de producto</w:t>
      </w:r>
      <w:r w:rsidRPr="000C7A74">
        <w:rPr>
          <w:color w:val="FF0000"/>
        </w:rPr>
        <w:t xml:space="preserve">, y del estudiante, en el que colapsarán los papeles de director del proyecto y analista-programador (en caso de que el proyecto esté orientado a desarrollo), se indicará si también participan </w:t>
      </w:r>
      <w:r w:rsidRPr="000C7A74">
        <w:rPr>
          <w:i/>
          <w:iCs/>
          <w:color w:val="FF0000"/>
        </w:rPr>
        <w:t>stakeholders</w:t>
      </w:r>
      <w:r w:rsidRPr="000C7A74">
        <w:rPr>
          <w:color w:val="FF0000"/>
        </w:rPr>
        <w:t xml:space="preserve"> y usuarios expertos y quiénes van a ser.</w:t>
      </w:r>
    </w:p>
    <w:p w14:paraId="43965DF0" w14:textId="1FB9D5C6" w:rsidR="00796CBC" w:rsidRPr="00796CBC" w:rsidRDefault="00796CBC" w:rsidP="39E28D74">
      <w:pPr>
        <w:rPr>
          <w:color w:val="000000" w:themeColor="text1"/>
        </w:rPr>
      </w:pPr>
      <w:r w:rsidRPr="00796CBC">
        <w:rPr>
          <w:color w:val="000000" w:themeColor="text1"/>
        </w:rPr>
        <w:t>Los dos tutores de este TFG, Sergio Saugar Garcia y Alex Rayón Jerez</w:t>
      </w:r>
      <w:r>
        <w:rPr>
          <w:color w:val="000000" w:themeColor="text1"/>
        </w:rPr>
        <w:t xml:space="preserve">, son los promotores y propietarios de este proyecto y el alumno, Carlos Soler Martín es el director del proyecto, siendo también el analista-programador </w:t>
      </w:r>
      <w:commentRangeStart w:id="80"/>
      <w:r>
        <w:rPr>
          <w:color w:val="000000" w:themeColor="text1"/>
        </w:rPr>
        <w:t xml:space="preserve">que ha diseñado y desarrollado la aplicación JOBS. </w:t>
      </w:r>
      <w:commentRangeEnd w:id="80"/>
      <w:r w:rsidR="00D277D0">
        <w:rPr>
          <w:rStyle w:val="Refdecomentario"/>
        </w:rPr>
        <w:commentReference w:id="80"/>
      </w:r>
    </w:p>
    <w:p w14:paraId="65A88F15" w14:textId="0EC79801" w:rsidR="006124A8" w:rsidRDefault="39E28D74" w:rsidP="39E28D74">
      <w:pPr>
        <w:pStyle w:val="Ttulo2"/>
      </w:pPr>
      <w:bookmarkStart w:id="81" w:name="_Toc104540052"/>
      <w:r>
        <w:t>Planificación</w:t>
      </w:r>
      <w:bookmarkEnd w:id="81"/>
    </w:p>
    <w:p w14:paraId="3457C984" w14:textId="09ECC69C" w:rsidR="006124A8" w:rsidRPr="000C7A74" w:rsidRDefault="39E28D74" w:rsidP="39E28D74">
      <w:pPr>
        <w:rPr>
          <w:color w:val="FF0000"/>
        </w:rPr>
      </w:pPr>
      <w:r w:rsidRPr="000C7A74">
        <w:rPr>
          <w:color w:val="FF0000"/>
        </w:rPr>
        <w:t xml:space="preserve">Se identificarán las tareas a realizar, su descripción, sus fechas estimadas de inicio y de fin, sus precedencias, los recursos que requieren, etc. Se podrán utilizar diagramas de Gantt, PERT / CPM, etc. Deberán incluirse también los diferentes </w:t>
      </w:r>
      <w:r w:rsidRPr="000C7A74">
        <w:rPr>
          <w:color w:val="FF0000"/>
        </w:rPr>
        <w:lastRenderedPageBreak/>
        <w:t xml:space="preserve">hitos a lo largo del proyecto. Para que el estudiante tenga la experiencia real de planificar y controlar su cumplimiento, es </w:t>
      </w:r>
      <w:r w:rsidRPr="000C7A74">
        <w:rPr>
          <w:b/>
          <w:bCs/>
          <w:color w:val="FF0000"/>
        </w:rPr>
        <w:t>importante</w:t>
      </w:r>
      <w:r w:rsidRPr="000C7A74">
        <w:rPr>
          <w:color w:val="FF0000"/>
        </w:rPr>
        <w:t xml:space="preserve"> que la planificación se realice con anterioridad a la finalización del proyecto.</w:t>
      </w:r>
    </w:p>
    <w:p w14:paraId="69FA1629" w14:textId="6DD62CCC" w:rsidR="006124A8" w:rsidRPr="000C7A74" w:rsidRDefault="39E28D74" w:rsidP="39E28D74">
      <w:pPr>
        <w:rPr>
          <w:color w:val="FF0000"/>
        </w:rPr>
      </w:pPr>
      <w:r w:rsidRPr="000C7A74">
        <w:rPr>
          <w:color w:val="FF0000"/>
        </w:rPr>
        <w:t xml:space="preserve">Se pueden encontrar explicaciones tanto sobre los diagramas que se indican en esta sección como los que se mencionan en los siguientes apartados en la </w:t>
      </w:r>
      <w:hyperlink r:id="rId30">
        <w:r w:rsidRPr="000C7A74">
          <w:rPr>
            <w:rStyle w:val="Hipervnculo"/>
            <w:color w:val="FF0000"/>
          </w:rPr>
          <w:t>documentación sobre técnicas de la metodología Métrica 3</w:t>
        </w:r>
      </w:hyperlink>
      <w:r w:rsidRPr="000C7A74">
        <w:rPr>
          <w:color w:val="FF0000"/>
        </w:rPr>
        <w:t>.</w:t>
      </w:r>
    </w:p>
    <w:p w14:paraId="455D0A83" w14:textId="7CB7A51D" w:rsidR="006124A8" w:rsidRDefault="39E28D74" w:rsidP="39E28D74">
      <w:pPr>
        <w:pStyle w:val="Ttulo2"/>
      </w:pPr>
      <w:bookmarkStart w:id="82" w:name="_Toc104540053"/>
      <w:r>
        <w:t>Presupuesto</w:t>
      </w:r>
      <w:bookmarkEnd w:id="82"/>
    </w:p>
    <w:p w14:paraId="5CCBF7DF" w14:textId="709F9629" w:rsidR="006124A8" w:rsidRDefault="39E28D74" w:rsidP="39E28D74">
      <w:pPr>
        <w:rPr>
          <w:color w:val="FF0000"/>
        </w:rPr>
      </w:pPr>
      <w:r w:rsidRPr="000C7A74">
        <w:rPr>
          <w:color w:val="FF0000"/>
        </w:rPr>
        <w:t xml:space="preserve">En caso de que el desarrollo del TFG en sí mismo implique costes, o tenga sentido un trabajo con proyección a futuro, se indicará qué personal (con sus perfiles, dedicación, etc.), licencias de software, infraestructuras, etc. serán </w:t>
      </w:r>
      <w:r w:rsidR="006F7069" w:rsidRPr="000C7A74">
        <w:rPr>
          <w:color w:val="FF0000"/>
        </w:rPr>
        <w:t>necesarios,</w:t>
      </w:r>
      <w:r w:rsidRPr="000C7A74">
        <w:rPr>
          <w:color w:val="FF0000"/>
        </w:rPr>
        <w:t xml:space="preserve"> así como sus precios y costes correspondientes.</w:t>
      </w:r>
    </w:p>
    <w:p w14:paraId="0CE8FE1C" w14:textId="49050A5F" w:rsidR="006F7069" w:rsidRPr="006F7069" w:rsidRDefault="007831FC" w:rsidP="39E28D74">
      <w:pPr>
        <w:rPr>
          <w:color w:val="000000" w:themeColor="text1"/>
        </w:rPr>
      </w:pPr>
      <w:r>
        <w:rPr>
          <w:color w:val="000000" w:themeColor="text1"/>
        </w:rPr>
        <w:t xml:space="preserve">El desarrollo del proyecto de este TFG no ha supuesto incurrir en ningún coste, ya que el software utilizado no ha implicado </w:t>
      </w:r>
      <w:r w:rsidR="00CE39E0">
        <w:rPr>
          <w:color w:val="000000" w:themeColor="text1"/>
        </w:rPr>
        <w:t xml:space="preserve">pagar ninguna licencia y todas las horas de desarrollo han sido asumidas por el alumno. </w:t>
      </w:r>
      <w:del w:id="83" w:author="Sergio Saugar García" w:date="2022-06-09T19:22:00Z">
        <w:r w:rsidR="00CE39E0" w:rsidDel="00D277D0">
          <w:rPr>
            <w:color w:val="000000" w:themeColor="text1"/>
          </w:rPr>
          <w:delText>Estando cursando</w:delText>
        </w:r>
      </w:del>
      <w:ins w:id="84" w:author="Sergio Saugar García" w:date="2022-06-09T19:22:00Z">
        <w:r w:rsidR="00D277D0">
          <w:rPr>
            <w:color w:val="000000" w:themeColor="text1"/>
          </w:rPr>
          <w:t>Como</w:t>
        </w:r>
      </w:ins>
      <w:r w:rsidR="00CE39E0">
        <w:rPr>
          <w:color w:val="000000" w:themeColor="text1"/>
        </w:rPr>
        <w:t xml:space="preserve"> el alumno </w:t>
      </w:r>
      <w:ins w:id="85" w:author="Sergio Saugar García" w:date="2022-06-09T19:22:00Z">
        <w:r w:rsidR="00D277D0">
          <w:rPr>
            <w:color w:val="000000" w:themeColor="text1"/>
          </w:rPr>
          <w:t xml:space="preserve">cursa </w:t>
        </w:r>
      </w:ins>
      <w:r w:rsidR="00CE39E0">
        <w:rPr>
          <w:color w:val="000000" w:themeColor="text1"/>
        </w:rPr>
        <w:t xml:space="preserve">el doble grado de ISI y ADE, su intención es continuar </w:t>
      </w:r>
      <w:del w:id="86" w:author="Sergio Saugar García" w:date="2022-06-09T19:22:00Z">
        <w:r w:rsidR="00CE39E0" w:rsidDel="00D277D0">
          <w:rPr>
            <w:color w:val="000000" w:themeColor="text1"/>
          </w:rPr>
          <w:delText xml:space="preserve">con </w:delText>
        </w:r>
      </w:del>
      <w:ins w:id="87" w:author="Sergio Saugar García" w:date="2022-06-09T19:22:00Z">
        <w:r w:rsidR="00D277D0">
          <w:rPr>
            <w:color w:val="000000" w:themeColor="text1"/>
          </w:rPr>
          <w:t xml:space="preserve">la elaboración de </w:t>
        </w:r>
      </w:ins>
      <w:r w:rsidR="00CE39E0">
        <w:rPr>
          <w:color w:val="000000" w:themeColor="text1"/>
        </w:rPr>
        <w:t xml:space="preserve">este proyecto </w:t>
      </w:r>
      <w:del w:id="88" w:author="Sergio Saugar García" w:date="2022-06-09T19:22:00Z">
        <w:r w:rsidR="00CE39E0" w:rsidDel="00D277D0">
          <w:rPr>
            <w:color w:val="000000" w:themeColor="text1"/>
          </w:rPr>
          <w:delText xml:space="preserve">en el TFG de </w:delText>
        </w:r>
      </w:del>
      <w:ins w:id="89" w:author="Sergio Saugar García" w:date="2022-06-09T19:22:00Z">
        <w:r w:rsidR="00D277D0">
          <w:rPr>
            <w:color w:val="000000" w:themeColor="text1"/>
          </w:rPr>
          <w:t xml:space="preserve">desde un punto de vista empresarial </w:t>
        </w:r>
      </w:ins>
      <w:del w:id="90" w:author="Sergio Saugar García" w:date="2022-06-09T19:22:00Z">
        <w:r w:rsidR="00CE39E0" w:rsidDel="00D277D0">
          <w:rPr>
            <w:color w:val="000000" w:themeColor="text1"/>
          </w:rPr>
          <w:delText>ADE del curso que vien</w:delText>
        </w:r>
      </w:del>
      <w:ins w:id="91" w:author="Sergio Saugar García" w:date="2022-06-09T19:22:00Z">
        <w:r w:rsidR="00D277D0">
          <w:rPr>
            <w:color w:val="000000" w:themeColor="text1"/>
          </w:rPr>
          <w:t xml:space="preserve">, </w:t>
        </w:r>
      </w:ins>
      <w:ins w:id="92" w:author="Sergio Saugar García" w:date="2022-06-09T19:23:00Z">
        <w:r w:rsidR="00D277D0">
          <w:rPr>
            <w:color w:val="000000" w:themeColor="text1"/>
          </w:rPr>
          <w:t xml:space="preserve">con objeto de </w:t>
        </w:r>
      </w:ins>
      <w:del w:id="93" w:author="Sergio Saugar García" w:date="2022-06-09T19:22:00Z">
        <w:r w:rsidR="00CE39E0" w:rsidDel="00D277D0">
          <w:rPr>
            <w:color w:val="000000" w:themeColor="text1"/>
          </w:rPr>
          <w:delText>e y</w:delText>
        </w:r>
      </w:del>
      <w:del w:id="94" w:author="Sergio Saugar García" w:date="2022-06-09T19:23:00Z">
        <w:r w:rsidR="00CE39E0" w:rsidDel="00D277D0">
          <w:rPr>
            <w:color w:val="000000" w:themeColor="text1"/>
          </w:rPr>
          <w:delText xml:space="preserve"> </w:delText>
        </w:r>
      </w:del>
      <w:r w:rsidR="00CE39E0">
        <w:rPr>
          <w:color w:val="000000" w:themeColor="text1"/>
        </w:rPr>
        <w:t xml:space="preserve">realizar una propuesta de emprendimiento empresarial </w:t>
      </w:r>
      <w:del w:id="95" w:author="Sergio Saugar García" w:date="2022-06-09T19:23:00Z">
        <w:r w:rsidR="00CE39E0" w:rsidDel="00D277D0">
          <w:rPr>
            <w:color w:val="000000" w:themeColor="text1"/>
          </w:rPr>
          <w:delText xml:space="preserve">con la intención que </w:delText>
        </w:r>
      </w:del>
      <w:ins w:id="96" w:author="Sergio Saugar García" w:date="2022-06-09T19:23:00Z">
        <w:r w:rsidR="00D277D0">
          <w:rPr>
            <w:color w:val="000000" w:themeColor="text1"/>
          </w:rPr>
          <w:t>donde el proyecto software pueda ser la semilla de una futura</w:t>
        </w:r>
      </w:ins>
      <w:del w:id="97" w:author="Sergio Saugar García" w:date="2022-06-09T19:23:00Z">
        <w:r w:rsidR="00CE39E0" w:rsidDel="00B5456B">
          <w:rPr>
            <w:color w:val="000000" w:themeColor="text1"/>
          </w:rPr>
          <w:delText xml:space="preserve">a futuro pueda ser la base de </w:delText>
        </w:r>
      </w:del>
      <w:ins w:id="98" w:author="Sergio Saugar García" w:date="2022-06-09T19:23:00Z">
        <w:r w:rsidR="00B5456B">
          <w:rPr>
            <w:color w:val="000000" w:themeColor="text1"/>
          </w:rPr>
          <w:t xml:space="preserve"> </w:t>
        </w:r>
      </w:ins>
      <w:del w:id="99" w:author="Sergio Saugar García" w:date="2022-06-09T19:23:00Z">
        <w:r w:rsidR="00CE39E0" w:rsidDel="00B5456B">
          <w:rPr>
            <w:color w:val="000000" w:themeColor="text1"/>
          </w:rPr>
          <w:delText xml:space="preserve">una </w:delText>
        </w:r>
      </w:del>
      <w:r w:rsidR="00CE39E0">
        <w:rPr>
          <w:color w:val="000000" w:themeColor="text1"/>
        </w:rPr>
        <w:t>empresa emergente</w:t>
      </w:r>
      <w:del w:id="100" w:author="Sergio Saugar García" w:date="2022-06-09T19:23:00Z">
        <w:r w:rsidR="00CE39E0" w:rsidDel="00D277D0">
          <w:rPr>
            <w:color w:val="000000" w:themeColor="text1"/>
          </w:rPr>
          <w:delText xml:space="preserve"> (“startup”)</w:delText>
        </w:r>
      </w:del>
      <w:r w:rsidR="00CE39E0">
        <w:rPr>
          <w:color w:val="000000" w:themeColor="text1"/>
        </w:rPr>
        <w:t xml:space="preserve">. </w:t>
      </w:r>
    </w:p>
    <w:p w14:paraId="2368F939" w14:textId="074B6A83" w:rsidR="006124A8" w:rsidRDefault="39E28D74" w:rsidP="39E28D74">
      <w:pPr>
        <w:pStyle w:val="Ttulo2"/>
      </w:pPr>
      <w:bookmarkStart w:id="101" w:name="_Toc104540054"/>
      <w:r>
        <w:t>Ejecución</w:t>
      </w:r>
      <w:bookmarkEnd w:id="101"/>
    </w:p>
    <w:p w14:paraId="69C9AAE8" w14:textId="40A38616" w:rsidR="006124A8" w:rsidRDefault="39E28D74" w:rsidP="39E28D74">
      <w:pPr>
        <w:rPr>
          <w:color w:val="FF0000"/>
        </w:rPr>
      </w:pPr>
      <w:r w:rsidRPr="000C7A74">
        <w:rPr>
          <w:color w:val="FF0000"/>
        </w:rPr>
        <w:t>Se mostrará cómo ha transcurrido realmente el proyecto. Se podrán utilizar los mismos diagramas que en apartado anterior (diagramas de Gantt, PERT / CPM, etc.).</w:t>
      </w:r>
    </w:p>
    <w:p w14:paraId="5C5BDA20" w14:textId="00E6E320" w:rsidR="006F7069" w:rsidRPr="006F7069" w:rsidRDefault="006F7069" w:rsidP="39E28D74">
      <w:pPr>
        <w:rPr>
          <w:color w:val="000000" w:themeColor="text1"/>
        </w:rPr>
      </w:pPr>
      <w:r w:rsidRPr="006F7069">
        <w:rPr>
          <w:color w:val="000000" w:themeColor="text1"/>
        </w:rPr>
        <w:t>Xxx</w:t>
      </w:r>
    </w:p>
    <w:p w14:paraId="2232D39B" w14:textId="7A71539B" w:rsidR="006124A8" w:rsidRDefault="006124A8" w:rsidP="39E28D74"/>
    <w:p w14:paraId="710C9EB4" w14:textId="19B168E3" w:rsidR="00EF1449" w:rsidRDefault="00EF1449" w:rsidP="00337FBF">
      <w:pPr>
        <w:sectPr w:rsidR="00EF1449" w:rsidSect="00EF1449">
          <w:type w:val="oddPage"/>
          <w:pgSz w:w="11900" w:h="16840" w:code="9"/>
          <w:pgMar w:top="1985" w:right="1701" w:bottom="1418" w:left="1701" w:header="851" w:footer="851" w:gutter="567"/>
          <w:cols w:space="708"/>
          <w:titlePg/>
          <w:docGrid w:linePitch="360"/>
        </w:sectPr>
      </w:pPr>
    </w:p>
    <w:p w14:paraId="20FEB112" w14:textId="11E5D3F0" w:rsidR="006124A8" w:rsidRPr="00EF1449" w:rsidRDefault="009B3341" w:rsidP="00EF1449">
      <w:pPr>
        <w:pStyle w:val="Ttulo1"/>
        <w:framePr w:wrap="notBeside"/>
      </w:pPr>
      <w:bookmarkStart w:id="102" w:name="_Toc492888187"/>
      <w:bookmarkStart w:id="103" w:name="_Toc492901275"/>
      <w:r>
        <w:lastRenderedPageBreak/>
        <w:br/>
      </w:r>
      <w:bookmarkStart w:id="104" w:name="_Toc104540055"/>
      <w:r w:rsidR="46F2DCDC">
        <w:t>Análisis</w:t>
      </w:r>
      <w:bookmarkEnd w:id="102"/>
      <w:bookmarkEnd w:id="103"/>
      <w:bookmarkEnd w:id="104"/>
      <w:ins w:id="105" w:author="Soler Martin, Carlos" w:date="2022-06-22T11:25:00Z">
        <w:r w:rsidR="00F722F9">
          <w:t xml:space="preserve"> y arquitectura</w:t>
        </w:r>
      </w:ins>
    </w:p>
    <w:p w14:paraId="10F7C7E4" w14:textId="543B617A" w:rsidR="39E28D74" w:rsidRDefault="00F722F9" w:rsidP="39E28D74">
      <w:pPr>
        <w:pStyle w:val="Ttulo2"/>
        <w:rPr>
          <w:ins w:id="106" w:author="Soler Martin, Carlos" w:date="2022-06-22T11:25:00Z"/>
        </w:rPr>
      </w:pPr>
      <w:bookmarkStart w:id="107" w:name="_Toc104540056"/>
      <w:ins w:id="108" w:author="Soler Martin, Carlos" w:date="2022-06-22T11:26:00Z">
        <w:r>
          <w:t>Análisis del dominio</w:t>
        </w:r>
      </w:ins>
      <w:del w:id="109" w:author="Soler Martin, Carlos" w:date="2022-06-22T11:26:00Z">
        <w:r w:rsidR="39E28D74" w:rsidDel="00F722F9">
          <w:delText>Especificación de requisitos</w:delText>
        </w:r>
      </w:del>
      <w:bookmarkEnd w:id="107"/>
    </w:p>
    <w:p w14:paraId="6DA80AA9" w14:textId="428AF40F" w:rsidR="00F722F9" w:rsidRPr="00F722F9" w:rsidRDefault="00F722F9" w:rsidP="00F722F9">
      <w:pPr>
        <w:pStyle w:val="Ttulo2"/>
        <w:rPr>
          <w:ins w:id="110" w:author="Soler Martin, Carlos" w:date="2022-06-22T11:26:00Z"/>
        </w:rPr>
      </w:pPr>
      <w:ins w:id="111" w:author="Soler Martin, Carlos" w:date="2022-06-22T11:26:00Z">
        <w:r>
          <w:t>Especificación de requisitos</w:t>
        </w:r>
      </w:ins>
    </w:p>
    <w:p w14:paraId="5FAEDCCA" w14:textId="77777777" w:rsidR="00F722F9" w:rsidRPr="00F722F9" w:rsidRDefault="00F722F9">
      <w:pPr>
        <w:pPrChange w:id="112" w:author="Soler Martin, Carlos" w:date="2022-06-22T11:25:00Z">
          <w:pPr>
            <w:pStyle w:val="Ttulo2"/>
          </w:pPr>
        </w:pPrChange>
      </w:pPr>
    </w:p>
    <w:p w14:paraId="3E7BEB2F" w14:textId="40308AF6" w:rsidR="51CB211E" w:rsidRPr="00520AAC" w:rsidRDefault="51CB211E">
      <w:pPr>
        <w:rPr>
          <w:color w:val="FF0000"/>
        </w:rPr>
      </w:pPr>
      <w:r w:rsidRPr="00520AAC">
        <w:rPr>
          <w:color w:val="FF0000"/>
        </w:rPr>
        <w:t>En un escenario habitual, se deberán especificar, al menos, los siguientes tipos de requisitos</w:t>
      </w:r>
      <w:r w:rsidR="121BD4D9" w:rsidRPr="00520AAC">
        <w:rPr>
          <w:color w:val="FF0000"/>
        </w:rPr>
        <w:t>:</w:t>
      </w:r>
    </w:p>
    <w:p w14:paraId="20D7B408" w14:textId="0B8260CA" w:rsidR="39E28D74" w:rsidRPr="00520AAC" w:rsidRDefault="39E28D74" w:rsidP="39E28D74">
      <w:pPr>
        <w:pStyle w:val="Prrafodelista"/>
        <w:numPr>
          <w:ilvl w:val="0"/>
          <w:numId w:val="17"/>
        </w:numPr>
        <w:jc w:val="left"/>
        <w:rPr>
          <w:color w:val="FF0000"/>
        </w:rPr>
      </w:pPr>
      <w:r w:rsidRPr="00520AAC">
        <w:rPr>
          <w:i/>
          <w:iCs/>
          <w:color w:val="FF0000"/>
        </w:rPr>
        <w:t xml:space="preserve">Funcionalidades del sistema, </w:t>
      </w:r>
      <w:r w:rsidRPr="00520AAC">
        <w:rPr>
          <w:color w:val="FF0000"/>
        </w:rPr>
        <w:t>que podrán detallarse, por ejemplo, mediante diagramas de casos de uso con su especificación. Alternativamente se pueden mostrar historias de usuario.</w:t>
      </w:r>
    </w:p>
    <w:p w14:paraId="2F7F476C" w14:textId="218DE535" w:rsidR="39E28D74" w:rsidRPr="00520AAC" w:rsidRDefault="39E28D74" w:rsidP="39E28D74">
      <w:pPr>
        <w:pStyle w:val="Prrafodelista"/>
        <w:numPr>
          <w:ilvl w:val="0"/>
          <w:numId w:val="17"/>
        </w:numPr>
        <w:rPr>
          <w:rFonts w:eastAsiaTheme="minorEastAsia"/>
          <w:color w:val="FF0000"/>
          <w:szCs w:val="24"/>
        </w:rPr>
      </w:pPr>
      <w:r w:rsidRPr="00520AAC">
        <w:rPr>
          <w:i/>
          <w:iCs/>
          <w:color w:val="FF0000"/>
        </w:rPr>
        <w:t xml:space="preserve">Interfaz de usuario </w:t>
      </w:r>
      <w:r w:rsidRPr="00520AAC">
        <w:rPr>
          <w:color w:val="FF0000"/>
        </w:rPr>
        <w:t xml:space="preserve">(si procede). Puede incluirse, por ejemplo, el nivel de cumplimiento de la norma de accesibilidad </w:t>
      </w:r>
      <w:hyperlink r:id="rId31">
        <w:r w:rsidRPr="00520AAC">
          <w:rPr>
            <w:rStyle w:val="Hipervnculo"/>
            <w:color w:val="FF0000"/>
          </w:rPr>
          <w:t>WCAG</w:t>
        </w:r>
      </w:hyperlink>
      <w:r w:rsidRPr="00520AAC">
        <w:rPr>
          <w:color w:val="FF0000"/>
        </w:rPr>
        <w:t xml:space="preserve">. </w:t>
      </w:r>
    </w:p>
    <w:p w14:paraId="41A41E66" w14:textId="04359131" w:rsidR="121BD4D9" w:rsidRPr="00520AAC" w:rsidRDefault="121BD4D9" w:rsidP="39E28D74">
      <w:pPr>
        <w:pStyle w:val="Prrafodelista"/>
        <w:numPr>
          <w:ilvl w:val="0"/>
          <w:numId w:val="17"/>
        </w:numPr>
        <w:rPr>
          <w:rFonts w:eastAsiaTheme="minorEastAsia"/>
          <w:color w:val="FF0000"/>
          <w:szCs w:val="24"/>
        </w:rPr>
      </w:pPr>
      <w:r w:rsidRPr="00520AAC">
        <w:rPr>
          <w:i/>
          <w:iCs/>
          <w:color w:val="FF0000"/>
        </w:rPr>
        <w:t>Rendimiento</w:t>
      </w:r>
      <w:r w:rsidRPr="00520AAC">
        <w:rPr>
          <w:color w:val="FF0000"/>
        </w:rPr>
        <w:t xml:space="preserve">, incluyendo </w:t>
      </w:r>
      <w:r w:rsidR="39E28D74" w:rsidRPr="00520AAC">
        <w:rPr>
          <w:color w:val="FF0000"/>
        </w:rPr>
        <w:t>tiempos de respuesta.</w:t>
      </w:r>
    </w:p>
    <w:p w14:paraId="2C4D65A6" w14:textId="750DDDF1" w:rsidR="39E28D74" w:rsidRPr="00520AAC" w:rsidRDefault="39E28D74" w:rsidP="39E28D74">
      <w:pPr>
        <w:pStyle w:val="Prrafodelista"/>
        <w:numPr>
          <w:ilvl w:val="0"/>
          <w:numId w:val="17"/>
        </w:numPr>
        <w:rPr>
          <w:color w:val="FF0000"/>
          <w:szCs w:val="24"/>
        </w:rPr>
      </w:pPr>
      <w:r w:rsidRPr="00520AAC">
        <w:rPr>
          <w:i/>
          <w:iCs/>
          <w:color w:val="FF0000"/>
        </w:rPr>
        <w:t>Capacidad</w:t>
      </w:r>
      <w:r w:rsidRPr="00520AAC">
        <w:rPr>
          <w:color w:val="FF0000"/>
        </w:rPr>
        <w:t>, incluyendo el número máximo de peticiones que se pueden procesar por unidad de tiempo.</w:t>
      </w:r>
    </w:p>
    <w:p w14:paraId="543119A0" w14:textId="2F5D5884" w:rsidR="121BD4D9" w:rsidRPr="00520AAC" w:rsidRDefault="121BD4D9" w:rsidP="39E28D74">
      <w:pPr>
        <w:pStyle w:val="Prrafodelista"/>
        <w:numPr>
          <w:ilvl w:val="0"/>
          <w:numId w:val="17"/>
        </w:numPr>
        <w:rPr>
          <w:color w:val="FF0000"/>
        </w:rPr>
      </w:pPr>
      <w:r w:rsidRPr="00520AAC">
        <w:rPr>
          <w:i/>
          <w:iCs/>
          <w:color w:val="FF0000"/>
        </w:rPr>
        <w:t>Seguridad</w:t>
      </w:r>
      <w:r w:rsidRPr="00520AAC">
        <w:rPr>
          <w:color w:val="FF0000"/>
        </w:rPr>
        <w:t>.</w:t>
      </w:r>
      <w:r w:rsidR="339B3095" w:rsidRPr="00520AAC">
        <w:rPr>
          <w:color w:val="FF0000"/>
        </w:rPr>
        <w:t xml:space="preserve"> Se indicará el nivel de seguridad que ha de satisfacer el sistema, por ejemplo, según el Esquema Nacional de Seguridad (RD 3/2010) o según alguna norma de la familia ISO 27000. Este nivel de seguridad se establecerá a partir de un análisis de riesgos (véase la sección de análisis de seguridad).</w:t>
      </w:r>
    </w:p>
    <w:p w14:paraId="0B627CF8" w14:textId="406A955F" w:rsidR="39E28D74" w:rsidRPr="00520AAC" w:rsidRDefault="39E28D74" w:rsidP="39E28D74">
      <w:pPr>
        <w:pStyle w:val="Prrafodelista"/>
        <w:numPr>
          <w:ilvl w:val="0"/>
          <w:numId w:val="17"/>
        </w:numPr>
        <w:rPr>
          <w:color w:val="FF0000"/>
        </w:rPr>
      </w:pPr>
      <w:r w:rsidRPr="00520AAC">
        <w:rPr>
          <w:i/>
          <w:iCs/>
          <w:color w:val="FF0000"/>
        </w:rPr>
        <w:t>Interoperabilidad con otros sistemas</w:t>
      </w:r>
      <w:r w:rsidRPr="00520AAC">
        <w:rPr>
          <w:color w:val="FF0000"/>
        </w:rPr>
        <w:t xml:space="preserve"> (si procede).</w:t>
      </w:r>
    </w:p>
    <w:p w14:paraId="66F68C1C" w14:textId="2DDB715F" w:rsidR="39E28D74" w:rsidRPr="00520AAC" w:rsidRDefault="39E28D74" w:rsidP="39E28D74">
      <w:pPr>
        <w:pStyle w:val="Prrafodelista"/>
        <w:numPr>
          <w:ilvl w:val="0"/>
          <w:numId w:val="17"/>
        </w:numPr>
        <w:rPr>
          <w:rFonts w:eastAsiaTheme="minorEastAsia"/>
          <w:color w:val="FF0000"/>
          <w:szCs w:val="24"/>
        </w:rPr>
      </w:pPr>
      <w:r w:rsidRPr="00520AAC">
        <w:rPr>
          <w:i/>
          <w:iCs/>
          <w:color w:val="FF0000"/>
        </w:rPr>
        <w:t>Protección de datos</w:t>
      </w:r>
      <w:r w:rsidRPr="00520AAC">
        <w:rPr>
          <w:color w:val="FF0000"/>
        </w:rPr>
        <w:t xml:space="preserve"> (si procede), en concreto, el cumplimiento del Reglamento General de Protección de Datos ([UE] 2016/679) y de la Ley </w:t>
      </w:r>
      <w:r w:rsidRPr="00520AAC">
        <w:rPr>
          <w:color w:val="FF0000"/>
        </w:rPr>
        <w:lastRenderedPageBreak/>
        <w:t>Orgánica 3/2018 de Protección de Datos Personales y Garantía de los Derechos Digitales (véase la sección de análisis desde la perspectiva del RGPD).</w:t>
      </w:r>
    </w:p>
    <w:p w14:paraId="4FE2B757" w14:textId="5DAAC44B" w:rsidR="39E28D74" w:rsidRPr="00520AAC" w:rsidRDefault="39E28D74" w:rsidP="39E28D74">
      <w:pPr>
        <w:pStyle w:val="Prrafodelista"/>
        <w:numPr>
          <w:ilvl w:val="0"/>
          <w:numId w:val="17"/>
        </w:numPr>
        <w:rPr>
          <w:color w:val="FF0000"/>
        </w:rPr>
      </w:pPr>
      <w:r w:rsidRPr="00520AAC">
        <w:rPr>
          <w:i/>
          <w:iCs/>
          <w:color w:val="FF0000"/>
        </w:rPr>
        <w:t>Requisitos sobre entorno tecnológico y de comunicaciones</w:t>
      </w:r>
      <w:r w:rsidRPr="00520AAC">
        <w:rPr>
          <w:color w:val="FF0000"/>
        </w:rPr>
        <w:t>, es decir, requisitos sobre gestores de bases de datos, sistema o los sistemas operativos, hardware, protocolos de red, etc.</w:t>
      </w:r>
    </w:p>
    <w:p w14:paraId="648D27A5" w14:textId="77777777" w:rsidR="00520AAC" w:rsidRDefault="00520AAC" w:rsidP="00520AAC">
      <w:commentRangeStart w:id="113"/>
      <w:r>
        <w:t>Al comienzo del desarrollo del proyecto se definieron una serie de requisitos que para facilitar el desarrollo de la aplicación:</w:t>
      </w:r>
      <w:commentRangeEnd w:id="113"/>
      <w:r w:rsidR="00B5456B">
        <w:rPr>
          <w:rStyle w:val="Refdecomentario"/>
        </w:rPr>
        <w:commentReference w:id="113"/>
      </w:r>
    </w:p>
    <w:p w14:paraId="1636D663" w14:textId="77777777" w:rsidR="00520AAC" w:rsidRDefault="00520AAC" w:rsidP="00520AAC">
      <w:commentRangeStart w:id="114"/>
      <w:r>
        <w:t>Requisitos funcionales</w:t>
      </w:r>
      <w:commentRangeEnd w:id="114"/>
      <w:r w:rsidR="00B5456B">
        <w:rPr>
          <w:rStyle w:val="Refdecomentario"/>
        </w:rPr>
        <w:commentReference w:id="114"/>
      </w:r>
    </w:p>
    <w:p w14:paraId="50CB4797" w14:textId="7B297088" w:rsidR="00520AAC" w:rsidRDefault="00520AAC" w:rsidP="00520AAC">
      <w:pPr>
        <w:pStyle w:val="Prrafodelista"/>
        <w:numPr>
          <w:ilvl w:val="0"/>
          <w:numId w:val="29"/>
        </w:numPr>
        <w:ind w:left="567" w:hanging="283"/>
      </w:pPr>
      <w:r>
        <w:t>Los alumnos deberán de ser capaces de registrarse, hacer login en la aplicación y cerrar sesión.</w:t>
      </w:r>
    </w:p>
    <w:p w14:paraId="21864B77" w14:textId="3335197E" w:rsidR="00520AAC" w:rsidRDefault="00520AAC" w:rsidP="00520AAC">
      <w:pPr>
        <w:pStyle w:val="Prrafodelista"/>
        <w:numPr>
          <w:ilvl w:val="0"/>
          <w:numId w:val="29"/>
        </w:numPr>
        <w:ind w:left="567" w:hanging="283"/>
      </w:pPr>
      <w:r>
        <w:t>Los alumnos deberán añadir su “CV” (skill, capacidades), que posteriormente podrá ser modificado por dicho alumno si lo desea</w:t>
      </w:r>
    </w:p>
    <w:p w14:paraId="3809E561" w14:textId="0F5B98E5" w:rsidR="00520AAC" w:rsidRDefault="00520AAC" w:rsidP="00520AAC">
      <w:pPr>
        <w:pStyle w:val="Prrafodelista"/>
        <w:numPr>
          <w:ilvl w:val="0"/>
          <w:numId w:val="29"/>
        </w:numPr>
        <w:ind w:left="567" w:hanging="283"/>
      </w:pPr>
      <w:r>
        <w:t>Los alumnos podrán consultar su CV</w:t>
      </w:r>
    </w:p>
    <w:p w14:paraId="6EB18936" w14:textId="279D3A8B" w:rsidR="00520AAC" w:rsidRDefault="00520AAC" w:rsidP="00520AAC">
      <w:pPr>
        <w:pStyle w:val="Prrafodelista"/>
        <w:numPr>
          <w:ilvl w:val="0"/>
          <w:numId w:val="29"/>
        </w:numPr>
        <w:ind w:left="567" w:hanging="283"/>
      </w:pPr>
      <w:r>
        <w:t xml:space="preserve">Los alumnos podrán ver las </w:t>
      </w:r>
      <w:r w:rsidR="003E5850">
        <w:t xml:space="preserve">ofertas de </w:t>
      </w:r>
      <w:r>
        <w:t>empresas registradas en la aplicación</w:t>
      </w:r>
    </w:p>
    <w:p w14:paraId="2BE9C7B1" w14:textId="1F095250" w:rsidR="00520AAC" w:rsidRDefault="00520AAC" w:rsidP="00520AAC">
      <w:pPr>
        <w:pStyle w:val="Prrafodelista"/>
        <w:numPr>
          <w:ilvl w:val="0"/>
          <w:numId w:val="29"/>
        </w:numPr>
        <w:ind w:left="567" w:hanging="283"/>
      </w:pPr>
      <w:r>
        <w:t>Los alumnos deberán de ser capaces de ver las ofertas recomendadas en función del CV introducido</w:t>
      </w:r>
    </w:p>
    <w:p w14:paraId="429E9A82" w14:textId="2A29CEA6" w:rsidR="00520AAC" w:rsidRDefault="00520AAC" w:rsidP="00520AAC">
      <w:pPr>
        <w:pStyle w:val="Prrafodelista"/>
        <w:numPr>
          <w:ilvl w:val="0"/>
          <w:numId w:val="29"/>
        </w:numPr>
        <w:ind w:left="567" w:hanging="283"/>
      </w:pPr>
      <w:r>
        <w:t>Las empresas deberán de ser capaces de registrarse y hacer login en la aplicación</w:t>
      </w:r>
    </w:p>
    <w:p w14:paraId="599A3276" w14:textId="62911172" w:rsidR="00520AAC" w:rsidRDefault="00520AAC" w:rsidP="00520AAC">
      <w:pPr>
        <w:pStyle w:val="Prrafodelista"/>
        <w:numPr>
          <w:ilvl w:val="0"/>
          <w:numId w:val="29"/>
        </w:numPr>
        <w:ind w:left="567" w:hanging="283"/>
      </w:pPr>
      <w:r>
        <w:t>Las empresas serán capaces de crear nuevas ofertas</w:t>
      </w:r>
    </w:p>
    <w:p w14:paraId="0B8EAC6A" w14:textId="1C3567EB" w:rsidR="00520AAC" w:rsidRDefault="00520AAC" w:rsidP="00520AAC">
      <w:pPr>
        <w:pStyle w:val="Prrafodelista"/>
        <w:numPr>
          <w:ilvl w:val="0"/>
          <w:numId w:val="29"/>
        </w:numPr>
        <w:ind w:left="567" w:hanging="283"/>
      </w:pPr>
      <w:r>
        <w:t>Las empresas tendrán acceso a los CV de los alumnos</w:t>
      </w:r>
      <w:r w:rsidR="003E5850">
        <w:t>.</w:t>
      </w:r>
    </w:p>
    <w:p w14:paraId="47E06150" w14:textId="79E13037" w:rsidR="003E5850" w:rsidRDefault="003E5850" w:rsidP="00520AAC">
      <w:pPr>
        <w:pStyle w:val="Prrafodelista"/>
        <w:numPr>
          <w:ilvl w:val="0"/>
          <w:numId w:val="29"/>
        </w:numPr>
        <w:ind w:left="567" w:hanging="283"/>
        <w:rPr>
          <w:b/>
          <w:bCs/>
          <w:color w:val="FF0000"/>
        </w:rPr>
      </w:pPr>
      <w:commentRangeStart w:id="115"/>
      <w:r w:rsidRPr="003E5850">
        <w:rPr>
          <w:b/>
          <w:bCs/>
          <w:color w:val="FF0000"/>
        </w:rPr>
        <w:t>Chat</w:t>
      </w:r>
      <w:commentRangeEnd w:id="115"/>
      <w:r w:rsidR="00B5456B">
        <w:rPr>
          <w:rStyle w:val="Refdecomentario"/>
        </w:rPr>
        <w:commentReference w:id="115"/>
      </w:r>
    </w:p>
    <w:p w14:paraId="4F03A4E4" w14:textId="7EE50ACA" w:rsidR="00CE5888" w:rsidRDefault="00CE5888" w:rsidP="00CE5888">
      <w:pPr>
        <w:jc w:val="center"/>
        <w:rPr>
          <w:b/>
          <w:bCs/>
          <w:color w:val="FF0000"/>
        </w:rPr>
      </w:pPr>
      <w:r>
        <w:rPr>
          <w:b/>
          <w:bCs/>
          <w:noProof/>
          <w:color w:val="FF0000"/>
        </w:rPr>
        <w:lastRenderedPageBreak/>
        <w:drawing>
          <wp:inline distT="0" distB="0" distL="0" distR="0" wp14:anchorId="76D356E7" wp14:editId="3EA20231">
            <wp:extent cx="3255582" cy="3511550"/>
            <wp:effectExtent l="0" t="0" r="254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79345" cy="3537182"/>
                    </a:xfrm>
                    <a:prstGeom prst="rect">
                      <a:avLst/>
                    </a:prstGeom>
                    <a:noFill/>
                  </pic:spPr>
                </pic:pic>
              </a:graphicData>
            </a:graphic>
          </wp:inline>
        </w:drawing>
      </w:r>
    </w:p>
    <w:p w14:paraId="33DBDCB9" w14:textId="2058623A" w:rsidR="00CE5888" w:rsidRPr="00CE5888" w:rsidRDefault="00CE5888" w:rsidP="00CE5888">
      <w:pPr>
        <w:jc w:val="center"/>
        <w:rPr>
          <w:b/>
          <w:bCs/>
          <w:i/>
          <w:iCs/>
          <w:color w:val="FF0000"/>
        </w:rPr>
      </w:pPr>
      <w:r w:rsidRPr="00CE5888">
        <w:rPr>
          <w:i/>
          <w:iCs/>
        </w:rPr>
        <w:t xml:space="preserve">Ilustración 2: </w:t>
      </w:r>
      <w:commentRangeStart w:id="116"/>
      <w:r w:rsidRPr="00CE5888">
        <w:rPr>
          <w:i/>
          <w:iCs/>
        </w:rPr>
        <w:t>Diagrama de casos de uso</w:t>
      </w:r>
      <w:commentRangeEnd w:id="116"/>
      <w:r w:rsidR="00EB50FA">
        <w:rPr>
          <w:rStyle w:val="Refdecomentario"/>
        </w:rPr>
        <w:commentReference w:id="116"/>
      </w:r>
    </w:p>
    <w:p w14:paraId="7B792649" w14:textId="77777777" w:rsidR="00520AAC" w:rsidRPr="00CE5888" w:rsidRDefault="00520AAC" w:rsidP="00520AAC">
      <w:pPr>
        <w:rPr>
          <w:lang w:val="pt-BR"/>
        </w:rPr>
      </w:pPr>
      <w:commentRangeStart w:id="117"/>
      <w:r w:rsidRPr="00CE5888">
        <w:rPr>
          <w:lang w:val="pt-BR"/>
        </w:rPr>
        <w:t>Requisitos de interfaces externas</w:t>
      </w:r>
      <w:commentRangeEnd w:id="117"/>
      <w:r w:rsidR="00EB50FA">
        <w:rPr>
          <w:rStyle w:val="Refdecomentario"/>
        </w:rPr>
        <w:commentReference w:id="117"/>
      </w:r>
    </w:p>
    <w:p w14:paraId="71BEBF2B" w14:textId="4F286953" w:rsidR="00520AAC" w:rsidRDefault="00520AAC" w:rsidP="00520AAC">
      <w:pPr>
        <w:pStyle w:val="Prrafodelista"/>
        <w:numPr>
          <w:ilvl w:val="0"/>
          <w:numId w:val="30"/>
        </w:numPr>
        <w:ind w:left="567" w:hanging="283"/>
      </w:pPr>
      <w:r>
        <w:t>Para la gestión del proyecto se utilizará un sistema de control de versiones</w:t>
      </w:r>
    </w:p>
    <w:p w14:paraId="3DB8D02E" w14:textId="77777777" w:rsidR="00520AAC" w:rsidRDefault="00520AAC" w:rsidP="00520AAC">
      <w:r>
        <w:t>Requisitos de rendimiento</w:t>
      </w:r>
    </w:p>
    <w:p w14:paraId="76173C6A" w14:textId="77777777" w:rsidR="00520AAC" w:rsidRDefault="00520AAC" w:rsidP="00520AAC">
      <w:r>
        <w:t>Requisitos tecnológicos</w:t>
      </w:r>
    </w:p>
    <w:p w14:paraId="5F74B240" w14:textId="2698E8FF" w:rsidR="39E28D74" w:rsidRDefault="00520AAC" w:rsidP="00520AAC">
      <w:pPr>
        <w:pStyle w:val="Prrafodelista"/>
        <w:numPr>
          <w:ilvl w:val="0"/>
          <w:numId w:val="30"/>
        </w:numPr>
        <w:ind w:left="567" w:hanging="283"/>
      </w:pPr>
      <w:commentRangeStart w:id="118"/>
      <w:r>
        <w:t>Se utilizará la base de datos PostGreSQL para la gestión de todos los datos de la aplicación</w:t>
      </w:r>
      <w:commentRangeEnd w:id="118"/>
      <w:r w:rsidR="00EB50FA">
        <w:rPr>
          <w:rStyle w:val="Refdecomentario"/>
        </w:rPr>
        <w:commentReference w:id="118"/>
      </w:r>
    </w:p>
    <w:p w14:paraId="65240806" w14:textId="08C29A1C" w:rsidR="3473E9D9" w:rsidRDefault="3473E9D9" w:rsidP="39E28D74">
      <w:pPr>
        <w:pStyle w:val="Ttulo2"/>
      </w:pPr>
      <w:bookmarkStart w:id="119" w:name="_Toc104540057"/>
      <w:r>
        <w:t>Análisis de los casos de uso y de las clases de análisis</w:t>
      </w:r>
      <w:bookmarkEnd w:id="119"/>
    </w:p>
    <w:p w14:paraId="2923B7DE" w14:textId="69170A90" w:rsidR="39E28D74" w:rsidRPr="006F7069" w:rsidRDefault="39E28D74" w:rsidP="39E28D74">
      <w:pPr>
        <w:rPr>
          <w:color w:val="FF0000"/>
        </w:rPr>
      </w:pPr>
      <w:r w:rsidRPr="006F7069">
        <w:rPr>
          <w:color w:val="FF0000"/>
        </w:rPr>
        <w:t xml:space="preserve">A partir de los casos de uso, se obtendrá el modelo de clases de </w:t>
      </w:r>
      <w:r w:rsidR="006F7069" w:rsidRPr="006F7069">
        <w:rPr>
          <w:color w:val="FF0000"/>
        </w:rPr>
        <w:t>análisis,</w:t>
      </w:r>
      <w:r w:rsidRPr="006F7069">
        <w:rPr>
          <w:color w:val="FF0000"/>
        </w:rPr>
        <w:t xml:space="preserve"> así como la realización de los casos de uso (diagramas de interacción entre objetos). En el diagrama de clases, para cada una de ellas, se identificarán sus atributos, responsabilidades (funcionalidades), asociaciones, agregaciones y </w:t>
      </w:r>
      <w:r w:rsidRPr="006F7069">
        <w:rPr>
          <w:color w:val="FF0000"/>
        </w:rPr>
        <w:lastRenderedPageBreak/>
        <w:t>generalizaciones. El comportamiento de las clases podrá mostrarse mediante diagramas de transición de estados.</w:t>
      </w:r>
    </w:p>
    <w:p w14:paraId="66011EC4" w14:textId="05611818" w:rsidR="39E28D74" w:rsidRDefault="39E28D74" w:rsidP="39E28D74">
      <w:pPr>
        <w:rPr>
          <w:color w:val="FF0000"/>
        </w:rPr>
      </w:pPr>
      <w:r w:rsidRPr="006F7069">
        <w:rPr>
          <w:color w:val="FF0000"/>
        </w:rPr>
        <w:t>Los diagramas elaborados no estarán condicionados por la tecnología utilizada, sino que estarán centrados en el problema en sí a resolver.</w:t>
      </w:r>
    </w:p>
    <w:p w14:paraId="78E5F73B" w14:textId="137314C8" w:rsidR="006F7069" w:rsidRPr="006F7069" w:rsidRDefault="006F7069" w:rsidP="39E28D74">
      <w:pPr>
        <w:rPr>
          <w:color w:val="000000" w:themeColor="text1"/>
        </w:rPr>
      </w:pPr>
      <w:commentRangeStart w:id="120"/>
      <w:r w:rsidRPr="006F7069">
        <w:rPr>
          <w:color w:val="000000" w:themeColor="text1"/>
        </w:rPr>
        <w:t>Xxx</w:t>
      </w:r>
      <w:commentRangeEnd w:id="120"/>
      <w:r w:rsidR="00EB50FA">
        <w:rPr>
          <w:rStyle w:val="Refdecomentario"/>
        </w:rPr>
        <w:commentReference w:id="120"/>
      </w:r>
    </w:p>
    <w:p w14:paraId="2BC61ED6" w14:textId="07A6AEE4" w:rsidR="3473E9D9" w:rsidRDefault="3473E9D9" w:rsidP="39E28D74">
      <w:pPr>
        <w:pStyle w:val="Ttulo2"/>
      </w:pPr>
      <w:bookmarkStart w:id="121" w:name="_Toc104540058"/>
      <w:r>
        <w:t>Análisis de seguridad</w:t>
      </w:r>
      <w:bookmarkEnd w:id="121"/>
    </w:p>
    <w:p w14:paraId="6F5AEA75" w14:textId="26D189ED" w:rsidR="339B3095" w:rsidRDefault="339B3095" w:rsidP="39E28D74">
      <w:pPr>
        <w:rPr>
          <w:color w:val="FF0000"/>
        </w:rPr>
      </w:pPr>
      <w:r w:rsidRPr="006F7069">
        <w:rPr>
          <w:color w:val="FF0000"/>
        </w:rPr>
        <w:t>Se llevará a cabo un análisis de riesgos de acuerdo con las dimensiones de autenticidad, confidencialidad, integridad, disponibilidad y trazabilidad.</w:t>
      </w:r>
    </w:p>
    <w:p w14:paraId="4FA51885" w14:textId="6F09883F" w:rsidR="006F7069" w:rsidRPr="003D1078" w:rsidRDefault="006F7069" w:rsidP="39E28D74">
      <w:pPr>
        <w:rPr>
          <w:color w:val="000000" w:themeColor="text1"/>
        </w:rPr>
      </w:pPr>
      <w:r w:rsidRPr="003D1078">
        <w:rPr>
          <w:color w:val="000000" w:themeColor="text1"/>
        </w:rPr>
        <w:t>Xxx</w:t>
      </w:r>
    </w:p>
    <w:p w14:paraId="3C87C2BE" w14:textId="067EDB3E" w:rsidR="3473E9D9" w:rsidRDefault="3473E9D9" w:rsidP="39E28D74">
      <w:pPr>
        <w:pStyle w:val="Ttulo2"/>
      </w:pPr>
      <w:bookmarkStart w:id="122" w:name="_Toc104540059"/>
      <w:r>
        <w:t>Análisis desde la perspectiva del RGPD (si procede)</w:t>
      </w:r>
      <w:bookmarkEnd w:id="122"/>
    </w:p>
    <w:p w14:paraId="336B357B" w14:textId="3E48FFD2" w:rsidR="39E28D74" w:rsidRPr="003D1078" w:rsidRDefault="339B3095" w:rsidP="39E28D74">
      <w:pPr>
        <w:rPr>
          <w:color w:val="FF0000"/>
        </w:rPr>
      </w:pPr>
      <w:r w:rsidRPr="003D1078">
        <w:rPr>
          <w:color w:val="FF0000"/>
        </w:rPr>
        <w:t xml:space="preserve">En caso de que sea necesario, se llevará a cabo una </w:t>
      </w:r>
      <w:r w:rsidR="39E28D74" w:rsidRPr="003D1078">
        <w:rPr>
          <w:color w:val="FF0000"/>
        </w:rPr>
        <w:t>gestión del riesgo y evaluación de impacto en tratamientos de datos personales</w:t>
      </w:r>
      <w:r w:rsidRPr="003D1078">
        <w:rPr>
          <w:color w:val="FF0000"/>
        </w:rPr>
        <w:t>.</w:t>
      </w:r>
    </w:p>
    <w:p w14:paraId="118AF7FB" w14:textId="544EA12C" w:rsidR="003D1078" w:rsidRDefault="003D1078" w:rsidP="39E28D74">
      <w:r>
        <w:t>Xxx</w:t>
      </w:r>
    </w:p>
    <w:p w14:paraId="43791958" w14:textId="16286132" w:rsidR="00F722F9" w:rsidRDefault="00F722F9" w:rsidP="00F722F9">
      <w:pPr>
        <w:pStyle w:val="Ttulo2"/>
        <w:rPr>
          <w:ins w:id="123" w:author="Soler Martin, Carlos" w:date="2022-06-22T11:28:00Z"/>
        </w:rPr>
      </w:pPr>
      <w:ins w:id="124" w:author="Soler Martin, Carlos" w:date="2022-06-22T11:27:00Z">
        <w:r>
          <w:t>Arquitectura del sistema</w:t>
        </w:r>
      </w:ins>
    </w:p>
    <w:p w14:paraId="2B489A63" w14:textId="5F3AFE51" w:rsidR="00F722F9" w:rsidRPr="003D1078" w:rsidRDefault="00F722F9" w:rsidP="00F722F9">
      <w:pPr>
        <w:rPr>
          <w:ins w:id="125" w:author="Soler Martin, Carlos" w:date="2022-06-22T11:28:00Z"/>
          <w:color w:val="FF0000"/>
        </w:rPr>
      </w:pPr>
      <w:ins w:id="126" w:author="Soler Martin, Carlos" w:date="2022-06-22T11:28:00Z">
        <w:r>
          <w:rPr>
            <w:color w:val="FF0000"/>
          </w:rPr>
          <w:t>Diagrama de la arquitectura del sistema</w:t>
        </w:r>
      </w:ins>
    </w:p>
    <w:p w14:paraId="2625796E" w14:textId="77777777" w:rsidR="00F722F9" w:rsidRPr="00F722F9" w:rsidRDefault="00F722F9">
      <w:pPr>
        <w:rPr>
          <w:ins w:id="127" w:author="Soler Martin, Carlos" w:date="2022-06-22T11:27:00Z"/>
        </w:rPr>
        <w:pPrChange w:id="128" w:author="Soler Martin, Carlos" w:date="2022-06-22T11:28:00Z">
          <w:pPr>
            <w:pStyle w:val="Ttulo2"/>
          </w:pPr>
        </w:pPrChange>
      </w:pPr>
    </w:p>
    <w:p w14:paraId="374ACC45" w14:textId="77777777" w:rsidR="00F722F9" w:rsidRPr="00F722F9" w:rsidRDefault="00F722F9">
      <w:pPr>
        <w:rPr>
          <w:ins w:id="129" w:author="Soler Martin, Carlos" w:date="2022-06-22T11:27:00Z"/>
        </w:rPr>
        <w:pPrChange w:id="130" w:author="Soler Martin, Carlos" w:date="2022-06-22T11:27:00Z">
          <w:pPr>
            <w:pStyle w:val="Ttulo2"/>
          </w:pPr>
        </w:pPrChange>
      </w:pPr>
    </w:p>
    <w:p w14:paraId="561E7E14" w14:textId="59656458" w:rsidR="39E28D74" w:rsidRDefault="39E28D74" w:rsidP="39E28D74"/>
    <w:p w14:paraId="4FBA0282" w14:textId="56FF838F" w:rsidR="39E28D74" w:rsidRDefault="39E28D74" w:rsidP="39E28D74"/>
    <w:p w14:paraId="3BE5AB8B" w14:textId="35873FF0" w:rsidR="39E28D74" w:rsidRDefault="39E28D74" w:rsidP="39E28D74"/>
    <w:p w14:paraId="389DCE35" w14:textId="56FF838F" w:rsidR="39E28D74" w:rsidRDefault="39E28D74" w:rsidP="39E28D74">
      <w:pPr>
        <w:sectPr w:rsidR="39E28D74" w:rsidSect="00EF1449">
          <w:type w:val="oddPage"/>
          <w:pgSz w:w="11900" w:h="16840" w:code="9"/>
          <w:pgMar w:top="1985" w:right="1701" w:bottom="1418" w:left="1701" w:header="851" w:footer="851" w:gutter="567"/>
          <w:cols w:space="708"/>
          <w:titlePg/>
          <w:docGrid w:linePitch="360"/>
        </w:sectPr>
      </w:pPr>
    </w:p>
    <w:p w14:paraId="12BC3DE6" w14:textId="07ECC237" w:rsidR="00330B30" w:rsidRPr="00747FD4" w:rsidDel="00EA4A5C" w:rsidRDefault="009B3341" w:rsidP="00EF1449">
      <w:pPr>
        <w:pStyle w:val="Ttulo1"/>
        <w:framePr w:wrap="notBeside"/>
        <w:rPr>
          <w:del w:id="131" w:author="Soler Martin, Carlos" w:date="2022-06-22T11:28:00Z"/>
        </w:rPr>
      </w:pPr>
      <w:r>
        <w:lastRenderedPageBreak/>
        <w:br/>
      </w:r>
      <w:bookmarkStart w:id="132" w:name="_Toc104540060"/>
      <w:r w:rsidR="5DC65E9C">
        <w:t>Diseño</w:t>
      </w:r>
      <w:del w:id="133" w:author="Soler Martin, Carlos" w:date="2022-06-22T11:28:00Z">
        <w:r w:rsidR="5DC65E9C" w:rsidDel="00EA4A5C">
          <w:delText xml:space="preserve"> e i</w:delText>
        </w:r>
        <w:r w:rsidR="34347435" w:rsidDel="00EA4A5C">
          <w:delText>mplementación</w:delText>
        </w:r>
        <w:bookmarkEnd w:id="132"/>
      </w:del>
    </w:p>
    <w:p w14:paraId="7E2ACE13" w14:textId="4F74E493" w:rsidR="00870194" w:rsidRPr="00EA4A5C" w:rsidDel="00870194" w:rsidRDefault="3473E9D9">
      <w:pPr>
        <w:pStyle w:val="Ttulo1"/>
        <w:framePr w:wrap="notBeside"/>
        <w:rPr>
          <w:del w:id="134" w:author="Soler Martin, Carlos" w:date="2022-06-18T11:47:00Z"/>
          <w:moveTo w:id="135" w:author="Soler Martin, Carlos" w:date="2022-06-18T11:47:00Z"/>
          <w:color w:val="FF0000"/>
          <w:rPrChange w:id="136" w:author="Soler Martin, Carlos" w:date="2022-06-22T11:28:00Z">
            <w:rPr>
              <w:del w:id="137" w:author="Soler Martin, Carlos" w:date="2022-06-18T11:47:00Z"/>
              <w:moveTo w:id="138" w:author="Soler Martin, Carlos" w:date="2022-06-18T11:47:00Z"/>
            </w:rPr>
          </w:rPrChange>
        </w:rPr>
        <w:pPrChange w:id="139" w:author="Soler Martin, Carlos" w:date="2022-06-22T11:28:00Z">
          <w:pPr/>
        </w:pPrChange>
      </w:pPr>
      <w:bookmarkStart w:id="140" w:name="_Toc104540061"/>
      <w:del w:id="141" w:author="Soler Martin, Carlos" w:date="2022-06-22T11:28:00Z">
        <w:r w:rsidDel="00EA4A5C">
          <w:delText>Arquitectura del sistema</w:delText>
        </w:r>
      </w:del>
      <w:bookmarkEnd w:id="140"/>
      <w:moveToRangeStart w:id="142" w:author="Soler Martin, Carlos" w:date="2022-06-18T11:47:00Z" w:name="move106445264"/>
      <w:moveTo w:id="143" w:author="Soler Martin, Carlos" w:date="2022-06-18T11:47:00Z">
        <w:del w:id="144" w:author="Soler Martin, Carlos" w:date="2022-06-22T11:28:00Z">
          <w:r w:rsidR="00870194" w:rsidRPr="00EA4A5C" w:rsidDel="00EA4A5C">
            <w:rPr>
              <w:color w:val="FF0000"/>
              <w:rPrChange w:id="145" w:author="Soler Martin, Carlos" w:date="2022-06-22T11:28:00Z">
                <w:rPr/>
              </w:rPrChange>
            </w:rPr>
            <w:delText>Se elaborará un diagrama donde se indiquen las interfaces del sistema, los diferentes servicios que proporciona, los componentes en que se apoyan tales servicios, capa de acceso a datos, etc.</w:delText>
          </w:r>
        </w:del>
      </w:moveTo>
    </w:p>
    <w:moveToRangeEnd w:id="142"/>
    <w:p w14:paraId="5FBE5537" w14:textId="77777777" w:rsidR="00870194" w:rsidRPr="00870194" w:rsidRDefault="00870194">
      <w:pPr>
        <w:pStyle w:val="Ttulo1"/>
        <w:framePr w:wrap="notBeside"/>
        <w:rPr>
          <w:ins w:id="146" w:author="Soler Martin, Carlos" w:date="2022-06-18T11:46:00Z"/>
        </w:rPr>
        <w:pPrChange w:id="147" w:author="Soler Martin, Carlos" w:date="2022-06-22T11:28:00Z">
          <w:pPr>
            <w:pStyle w:val="Ttulo2"/>
          </w:pPr>
        </w:pPrChange>
      </w:pPr>
    </w:p>
    <w:p w14:paraId="61507689" w14:textId="5513C4F4" w:rsidR="00870194" w:rsidRDefault="00870194" w:rsidP="00870194">
      <w:pPr>
        <w:pStyle w:val="Ttulo2"/>
        <w:rPr>
          <w:ins w:id="148" w:author="Soler Martin, Carlos" w:date="2022-06-18T11:49:00Z"/>
        </w:rPr>
      </w:pPr>
      <w:ins w:id="149" w:author="Soler Martin, Carlos" w:date="2022-06-18T11:49:00Z">
        <w:r>
          <w:t>Dise</w:t>
        </w:r>
      </w:ins>
      <w:ins w:id="150" w:author="Soler Martin, Carlos" w:date="2022-06-22T11:28:00Z">
        <w:r w:rsidR="00EA4A5C">
          <w:t xml:space="preserve">ño </w:t>
        </w:r>
      </w:ins>
      <w:ins w:id="151" w:author="Soler Martin, Carlos" w:date="2022-06-22T11:29:00Z">
        <w:r w:rsidR="00EA4A5C">
          <w:t>Backend</w:t>
        </w:r>
      </w:ins>
    </w:p>
    <w:p w14:paraId="1EF6999A" w14:textId="1D2710F1" w:rsidR="00870194" w:rsidRDefault="00870194" w:rsidP="00870194">
      <w:pPr>
        <w:pStyle w:val="Ttulo3"/>
        <w:rPr>
          <w:ins w:id="152" w:author="Soler Martin, Carlos" w:date="2022-06-18T12:24:00Z"/>
        </w:rPr>
      </w:pPr>
      <w:ins w:id="153" w:author="Soler Martin, Carlos" w:date="2022-06-18T11:49:00Z">
        <w:r>
          <w:t>Diseño del Servicio Web RESTful</w:t>
        </w:r>
      </w:ins>
    </w:p>
    <w:p w14:paraId="7EC1AA3D" w14:textId="276A722A" w:rsidR="00576E2D" w:rsidRPr="00576E2D" w:rsidRDefault="00576E2D">
      <w:pPr>
        <w:rPr>
          <w:ins w:id="154" w:author="Soler Martin, Carlos" w:date="2022-06-18T11:49:00Z"/>
        </w:rPr>
        <w:pPrChange w:id="155" w:author="Soler Martin, Carlos" w:date="2022-06-18T12:24:00Z">
          <w:pPr>
            <w:pStyle w:val="Ttulo3"/>
          </w:pPr>
        </w:pPrChange>
      </w:pPr>
      <w:ins w:id="156" w:author="Soler Martin, Carlos" w:date="2022-06-18T12:24:00Z">
        <w:r>
          <w:t>xxx</w:t>
        </w:r>
      </w:ins>
    </w:p>
    <w:p w14:paraId="49D32185" w14:textId="5DD00C92" w:rsidR="00576E2D" w:rsidRDefault="00870194" w:rsidP="00576E2D">
      <w:pPr>
        <w:pStyle w:val="Ttulo4"/>
        <w:rPr>
          <w:ins w:id="157" w:author="Soler Martin, Carlos" w:date="2022-06-18T12:25:00Z"/>
        </w:rPr>
      </w:pPr>
      <w:ins w:id="158" w:author="Soler Martin, Carlos" w:date="2022-06-18T11:49:00Z">
        <w:r>
          <w:t>D</w:t>
        </w:r>
      </w:ins>
      <w:ins w:id="159" w:author="Soler Martin, Carlos" w:date="2022-06-18T11:50:00Z">
        <w:r>
          <w:t>efinición de un recurso</w:t>
        </w:r>
      </w:ins>
    </w:p>
    <w:p w14:paraId="117F1ED3" w14:textId="23EDFC87" w:rsidR="00576E2D" w:rsidRDefault="00576E2D" w:rsidP="00576E2D">
      <w:pPr>
        <w:rPr>
          <w:ins w:id="160" w:author="Soler Martin, Carlos" w:date="2022-06-18T12:26:00Z"/>
        </w:rPr>
      </w:pPr>
      <w:ins w:id="161" w:author="Soler Martin, Carlos" w:date="2022-06-18T12:26:00Z">
        <w:r>
          <w:t>Tras el análisis de dominio realizado se han obtenido los siguientes recursos:</w:t>
        </w:r>
      </w:ins>
    </w:p>
    <w:p w14:paraId="7BFD7AD1" w14:textId="07AAEC9C" w:rsidR="00576E2D" w:rsidRDefault="00F0718C" w:rsidP="00576E2D">
      <w:pPr>
        <w:pStyle w:val="Prrafodelista"/>
        <w:numPr>
          <w:ilvl w:val="0"/>
          <w:numId w:val="36"/>
        </w:numPr>
        <w:rPr>
          <w:ins w:id="162" w:author="Soler Martin, Carlos" w:date="2022-06-22T18:20:00Z"/>
        </w:rPr>
      </w:pPr>
      <w:ins w:id="163" w:author="Soler Martin, Carlos" w:date="2022-06-18T17:51:00Z">
        <w:r>
          <w:t>Alum</w:t>
        </w:r>
      </w:ins>
      <w:ins w:id="164" w:author="Soler Martin, Carlos" w:date="2022-06-18T17:52:00Z">
        <w:r>
          <w:t>no</w:t>
        </w:r>
      </w:ins>
      <w:ins w:id="165" w:author="Soler Martin, Carlos" w:date="2022-06-18T12:28:00Z">
        <w:r w:rsidR="00576E2D">
          <w:t>:</w:t>
        </w:r>
      </w:ins>
      <w:ins w:id="166" w:author="Soler Martin, Carlos" w:date="2022-06-22T18:24:00Z">
        <w:r w:rsidR="00D34CAB">
          <w:t xml:space="preserve"> </w:t>
        </w:r>
      </w:ins>
      <w:ins w:id="167" w:author="Soler Martin, Carlos" w:date="2022-06-22T18:15:00Z">
        <w:r w:rsidR="0082180C">
          <w:t xml:space="preserve">El recurso Alumno representa </w:t>
        </w:r>
      </w:ins>
      <w:ins w:id="168" w:author="Soler Martin, Carlos" w:date="2022-06-22T18:16:00Z">
        <w:r w:rsidR="0082180C">
          <w:t xml:space="preserve">a aquellos usuarios, </w:t>
        </w:r>
      </w:ins>
      <w:ins w:id="169" w:author="Soler Martin, Carlos" w:date="2022-06-22T18:24:00Z">
        <w:r w:rsidR="00D34CAB">
          <w:t>que,</w:t>
        </w:r>
      </w:ins>
      <w:ins w:id="170" w:author="Soler Martin, Carlos" w:date="2022-06-22T18:16:00Z">
        <w:r w:rsidR="0082180C">
          <w:t xml:space="preserve"> desempeñando el rol de Alumno, se conectan a la aplicación. </w:t>
        </w:r>
      </w:ins>
      <w:ins w:id="171" w:author="Soler Martin, Carlos" w:date="2022-06-22T18:24:00Z">
        <w:r w:rsidR="00D34CAB">
          <w:t>Además,</w:t>
        </w:r>
      </w:ins>
      <w:ins w:id="172" w:author="Soler Martin, Carlos" w:date="2022-06-22T18:20:00Z">
        <w:r w:rsidR="0082180C">
          <w:t xml:space="preserve"> un alumno está asociado a un CV </w:t>
        </w:r>
      </w:ins>
      <w:ins w:id="173" w:author="Soler Martin, Carlos" w:date="2022-06-22T18:31:00Z">
        <w:r w:rsidR="00BC18BA">
          <w:t>,</w:t>
        </w:r>
      </w:ins>
      <w:ins w:id="174" w:author="Soler Martin, Carlos" w:date="2022-06-22T18:20:00Z">
        <w:r w:rsidR="0082180C">
          <w:t xml:space="preserve"> se le pueden asignar una única oferta</w:t>
        </w:r>
      </w:ins>
      <w:ins w:id="175" w:author="Soler Martin, Carlos" w:date="2022-06-22T18:31:00Z">
        <w:r w:rsidR="00BC18BA">
          <w:t xml:space="preserve"> y puede ver las ofertas recomendadas</w:t>
        </w:r>
      </w:ins>
      <w:ins w:id="176" w:author="Soler Martin, Carlos" w:date="2022-06-22T18:20:00Z">
        <w:r w:rsidR="0082180C">
          <w:t>. Los atributos del alumno son:</w:t>
        </w:r>
      </w:ins>
    </w:p>
    <w:p w14:paraId="447B9937" w14:textId="2F71FAF7" w:rsidR="0082180C" w:rsidRDefault="0082180C" w:rsidP="0082180C">
      <w:pPr>
        <w:pStyle w:val="Prrafodelista"/>
        <w:numPr>
          <w:ilvl w:val="1"/>
          <w:numId w:val="36"/>
        </w:numPr>
        <w:rPr>
          <w:ins w:id="177" w:author="Soler Martin, Carlos" w:date="2022-06-22T18:20:00Z"/>
        </w:rPr>
        <w:pPrChange w:id="178" w:author="Soler Martin, Carlos" w:date="2022-06-22T18:20:00Z">
          <w:pPr>
            <w:pStyle w:val="Prrafodelista"/>
            <w:numPr>
              <w:numId w:val="36"/>
            </w:numPr>
            <w:ind w:hanging="360"/>
          </w:pPr>
        </w:pPrChange>
      </w:pPr>
      <w:ins w:id="179" w:author="Soler Martin, Carlos" w:date="2022-06-22T18:20:00Z">
        <w:r>
          <w:t xml:space="preserve">Nombre: </w:t>
        </w:r>
      </w:ins>
      <w:ins w:id="180" w:author="Soler Martin, Carlos" w:date="2022-06-22T18:22:00Z">
        <w:r w:rsidR="0061097D">
          <w:t>Nombre</w:t>
        </w:r>
      </w:ins>
      <w:ins w:id="181" w:author="Soler Martin, Carlos" w:date="2022-06-22T18:20:00Z">
        <w:r>
          <w:t xml:space="preserve"> completo, incluyendo el segundo nombre en caso de que existiera.</w:t>
        </w:r>
      </w:ins>
    </w:p>
    <w:p w14:paraId="0628504E" w14:textId="437A66EF" w:rsidR="0082180C" w:rsidRDefault="0082180C" w:rsidP="0082180C">
      <w:pPr>
        <w:pStyle w:val="Prrafodelista"/>
        <w:numPr>
          <w:ilvl w:val="1"/>
          <w:numId w:val="36"/>
        </w:numPr>
        <w:rPr>
          <w:ins w:id="182" w:author="Soler Martin, Carlos" w:date="2022-06-22T18:21:00Z"/>
        </w:rPr>
        <w:pPrChange w:id="183" w:author="Soler Martin, Carlos" w:date="2022-06-22T18:21:00Z">
          <w:pPr>
            <w:pStyle w:val="Prrafodelista"/>
            <w:numPr>
              <w:numId w:val="36"/>
            </w:numPr>
            <w:ind w:hanging="360"/>
          </w:pPr>
        </w:pPrChange>
      </w:pPr>
      <w:ins w:id="184" w:author="Soler Martin, Carlos" w:date="2022-06-22T18:21:00Z">
        <w:r>
          <w:t>Apellido:</w:t>
        </w:r>
        <w:r w:rsidRPr="00133535">
          <w:t xml:space="preserve"> </w:t>
        </w:r>
      </w:ins>
      <w:ins w:id="185" w:author="Soler Martin, Carlos" w:date="2022-06-22T18:22:00Z">
        <w:r w:rsidR="0061097D">
          <w:t xml:space="preserve">Primer </w:t>
        </w:r>
      </w:ins>
      <w:ins w:id="186" w:author="Soler Martin, Carlos" w:date="2022-06-22T18:21:00Z">
        <w:r>
          <w:t>apellido.</w:t>
        </w:r>
      </w:ins>
    </w:p>
    <w:p w14:paraId="539D821F" w14:textId="54F02724" w:rsidR="0082180C" w:rsidRDefault="0082180C" w:rsidP="0082180C">
      <w:pPr>
        <w:pStyle w:val="Prrafodelista"/>
        <w:numPr>
          <w:ilvl w:val="1"/>
          <w:numId w:val="36"/>
        </w:numPr>
        <w:rPr>
          <w:ins w:id="187" w:author="Soler Martin, Carlos" w:date="2022-06-22T18:21:00Z"/>
        </w:rPr>
        <w:pPrChange w:id="188" w:author="Soler Martin, Carlos" w:date="2022-06-22T18:21:00Z">
          <w:pPr>
            <w:pStyle w:val="Prrafodelista"/>
            <w:numPr>
              <w:numId w:val="36"/>
            </w:numPr>
            <w:ind w:hanging="360"/>
          </w:pPr>
        </w:pPrChange>
      </w:pPr>
      <w:ins w:id="189" w:author="Soler Martin, Carlos" w:date="2022-06-22T18:21:00Z">
        <w:r>
          <w:t>Correo electrónico:</w:t>
        </w:r>
        <w:r w:rsidRPr="00133535">
          <w:t xml:space="preserve"> </w:t>
        </w:r>
        <w:r>
          <w:t xml:space="preserve"> </w:t>
        </w:r>
      </w:ins>
      <w:ins w:id="190" w:author="Soler Martin, Carlos" w:date="2022-06-22T18:22:00Z">
        <w:r w:rsidR="0061097D">
          <w:t>Correo</w:t>
        </w:r>
      </w:ins>
      <w:ins w:id="191" w:author="Soler Martin, Carlos" w:date="2022-06-22T18:21:00Z">
        <w:r>
          <w:t xml:space="preserve"> electrónico </w:t>
        </w:r>
      </w:ins>
      <w:ins w:id="192" w:author="Soler Martin, Carlos" w:date="2022-06-22T18:23:00Z">
        <w:r w:rsidR="00D34CAB">
          <w:t>del alumno.</w:t>
        </w:r>
      </w:ins>
    </w:p>
    <w:p w14:paraId="5C95CB88" w14:textId="2544E388" w:rsidR="0082180C" w:rsidRDefault="0082180C" w:rsidP="0082180C">
      <w:pPr>
        <w:pStyle w:val="Prrafodelista"/>
        <w:numPr>
          <w:ilvl w:val="1"/>
          <w:numId w:val="36"/>
        </w:numPr>
        <w:rPr>
          <w:ins w:id="193" w:author="Soler Martin, Carlos" w:date="2022-06-22T18:21:00Z"/>
        </w:rPr>
        <w:pPrChange w:id="194" w:author="Soler Martin, Carlos" w:date="2022-06-22T18:21:00Z">
          <w:pPr>
            <w:pStyle w:val="Prrafodelista"/>
            <w:numPr>
              <w:numId w:val="36"/>
            </w:numPr>
            <w:ind w:hanging="360"/>
          </w:pPr>
        </w:pPrChange>
      </w:pPr>
      <w:ins w:id="195" w:author="Soler Martin, Carlos" w:date="2022-06-22T18:21:00Z">
        <w:r>
          <w:t xml:space="preserve">Número de teléfono: </w:t>
        </w:r>
      </w:ins>
      <w:ins w:id="196" w:author="Soler Martin, Carlos" w:date="2022-06-22T18:22:00Z">
        <w:r w:rsidR="00D34CAB">
          <w:t>Número</w:t>
        </w:r>
      </w:ins>
      <w:ins w:id="197" w:author="Soler Martin, Carlos" w:date="2022-06-22T18:21:00Z">
        <w:r>
          <w:t xml:space="preserve"> de teléfono</w:t>
        </w:r>
      </w:ins>
      <w:ins w:id="198" w:author="Soler Martin, Carlos" w:date="2022-06-22T18:22:00Z">
        <w:r w:rsidR="00D34CAB">
          <w:t xml:space="preserve"> </w:t>
        </w:r>
      </w:ins>
      <w:ins w:id="199" w:author="Soler Martin, Carlos" w:date="2022-06-22T18:27:00Z">
        <w:r w:rsidR="00581502">
          <w:t xml:space="preserve">de contacto </w:t>
        </w:r>
      </w:ins>
      <w:ins w:id="200" w:author="Soler Martin, Carlos" w:date="2022-06-22T18:22:00Z">
        <w:r w:rsidR="00D34CAB">
          <w:t>del alumn</w:t>
        </w:r>
      </w:ins>
      <w:ins w:id="201" w:author="Soler Martin, Carlos" w:date="2022-06-22T18:23:00Z">
        <w:r w:rsidR="00D34CAB">
          <w:t>o</w:t>
        </w:r>
      </w:ins>
    </w:p>
    <w:p w14:paraId="79AE0C4D" w14:textId="06AADC99" w:rsidR="0082180C" w:rsidRDefault="0082180C" w:rsidP="0082180C">
      <w:pPr>
        <w:pStyle w:val="Prrafodelista"/>
        <w:numPr>
          <w:ilvl w:val="1"/>
          <w:numId w:val="36"/>
        </w:numPr>
        <w:rPr>
          <w:ins w:id="202" w:author="Soler Martin, Carlos" w:date="2022-06-22T18:21:00Z"/>
        </w:rPr>
        <w:pPrChange w:id="203" w:author="Soler Martin, Carlos" w:date="2022-06-22T18:21:00Z">
          <w:pPr>
            <w:pStyle w:val="Prrafodelista"/>
            <w:numPr>
              <w:numId w:val="36"/>
            </w:numPr>
            <w:ind w:hanging="360"/>
          </w:pPr>
        </w:pPrChange>
      </w:pPr>
      <w:ins w:id="204" w:author="Soler Martin, Carlos" w:date="2022-06-22T18:21:00Z">
        <w:r>
          <w:t xml:space="preserve">Nombre de usuario: </w:t>
        </w:r>
      </w:ins>
      <w:ins w:id="205" w:author="Soler Martin, Carlos" w:date="2022-06-22T18:23:00Z">
        <w:r w:rsidR="00D34CAB">
          <w:t>Nombre</w:t>
        </w:r>
      </w:ins>
      <w:ins w:id="206" w:author="Soler Martin, Carlos" w:date="2022-06-22T18:21:00Z">
        <w:r>
          <w:t xml:space="preserve"> de usuario </w:t>
        </w:r>
      </w:ins>
      <w:ins w:id="207" w:author="Soler Martin, Carlos" w:date="2022-06-22T18:23:00Z">
        <w:r w:rsidR="00D34CAB">
          <w:t>para identificar al alumno</w:t>
        </w:r>
      </w:ins>
      <w:ins w:id="208" w:author="Soler Martin, Carlos" w:date="2022-06-22T18:21:00Z">
        <w:r>
          <w:t xml:space="preserve">. </w:t>
        </w:r>
      </w:ins>
    </w:p>
    <w:p w14:paraId="3687C8FA" w14:textId="4BB2A8A0" w:rsidR="00D34CAB" w:rsidRDefault="0082180C" w:rsidP="00D34CAB">
      <w:pPr>
        <w:pStyle w:val="Prrafodelista"/>
        <w:numPr>
          <w:ilvl w:val="1"/>
          <w:numId w:val="36"/>
        </w:numPr>
        <w:rPr>
          <w:ins w:id="209" w:author="Soler Martin, Carlos" w:date="2022-06-18T12:26:00Z"/>
        </w:rPr>
        <w:pPrChange w:id="210" w:author="Soler Martin, Carlos" w:date="2022-06-22T18:24:00Z">
          <w:pPr>
            <w:pStyle w:val="Prrafodelista"/>
            <w:numPr>
              <w:numId w:val="36"/>
            </w:numPr>
            <w:ind w:hanging="360"/>
          </w:pPr>
        </w:pPrChange>
      </w:pPr>
      <w:ins w:id="211" w:author="Soler Martin, Carlos" w:date="2022-06-22T18:21:00Z">
        <w:r>
          <w:t xml:space="preserve">Contraseña: </w:t>
        </w:r>
      </w:ins>
      <w:ins w:id="212" w:author="Soler Martin, Carlos" w:date="2022-06-22T18:23:00Z">
        <w:r w:rsidR="00D34CAB">
          <w:t>Contraseña para verificar al alumno</w:t>
        </w:r>
      </w:ins>
      <w:ins w:id="213" w:author="Soler Martin, Carlos" w:date="2022-06-22T18:24:00Z">
        <w:r w:rsidR="00D34CAB">
          <w:t>.</w:t>
        </w:r>
      </w:ins>
    </w:p>
    <w:p w14:paraId="10F1232E" w14:textId="1E8EC4AE" w:rsidR="00581502" w:rsidRDefault="006846A8" w:rsidP="00581502">
      <w:pPr>
        <w:pStyle w:val="Prrafodelista"/>
        <w:numPr>
          <w:ilvl w:val="0"/>
          <w:numId w:val="36"/>
        </w:numPr>
        <w:rPr>
          <w:ins w:id="214" w:author="Soler Martin, Carlos" w:date="2022-06-18T12:26:00Z"/>
        </w:rPr>
      </w:pPr>
      <w:ins w:id="215" w:author="Soler Martin, Carlos" w:date="2022-06-22T18:15:00Z">
        <w:r>
          <w:t>Alumnos</w:t>
        </w:r>
      </w:ins>
      <w:ins w:id="216" w:author="Soler Martin, Carlos" w:date="2022-06-18T12:28:00Z">
        <w:r w:rsidR="00576E2D">
          <w:t>:</w:t>
        </w:r>
      </w:ins>
      <w:ins w:id="217" w:author="Soler Martin, Carlos" w:date="2022-06-18T13:23:00Z">
        <w:r w:rsidR="00634834">
          <w:t xml:space="preserve"> </w:t>
        </w:r>
      </w:ins>
      <w:ins w:id="218" w:author="Soler Martin, Carlos" w:date="2022-06-22T18:28:00Z">
        <w:r w:rsidR="00581502">
          <w:t>Permite listar tod</w:t>
        </w:r>
        <w:r w:rsidR="00581502">
          <w:t>o</w:t>
        </w:r>
        <w:r w:rsidR="00581502">
          <w:t>s l</w:t>
        </w:r>
        <w:r w:rsidR="00581502">
          <w:t>o</w:t>
        </w:r>
        <w:r w:rsidR="00581502">
          <w:t xml:space="preserve">s </w:t>
        </w:r>
        <w:r w:rsidR="00581502">
          <w:t>alumnos</w:t>
        </w:r>
        <w:r w:rsidR="00581502">
          <w:t xml:space="preserve"> registrad</w:t>
        </w:r>
        <w:r w:rsidR="00581502">
          <w:t>o</w:t>
        </w:r>
        <w:r w:rsidR="00581502">
          <w:t xml:space="preserve">s en la aplicación y también permite registrar </w:t>
        </w:r>
      </w:ins>
      <w:ins w:id="219" w:author="Soler Martin, Carlos" w:date="2022-06-22T18:29:00Z">
        <w:r w:rsidR="00581502">
          <w:t>nuevos</w:t>
        </w:r>
      </w:ins>
      <w:ins w:id="220" w:author="Soler Martin, Carlos" w:date="2022-06-22T18:28:00Z">
        <w:r w:rsidR="00581502">
          <w:t xml:space="preserve"> </w:t>
        </w:r>
      </w:ins>
      <w:ins w:id="221" w:author="Soler Martin, Carlos" w:date="2022-06-22T18:29:00Z">
        <w:r w:rsidR="00581502">
          <w:t>alumnos</w:t>
        </w:r>
      </w:ins>
      <w:ins w:id="222" w:author="Soler Martin, Carlos" w:date="2022-06-22T18:28:00Z">
        <w:r w:rsidR="00581502">
          <w:t>.</w:t>
        </w:r>
      </w:ins>
    </w:p>
    <w:p w14:paraId="1FE6677D" w14:textId="5B1D05FA" w:rsidR="00581502" w:rsidRDefault="00576E2D" w:rsidP="00581502">
      <w:pPr>
        <w:pStyle w:val="Prrafodelista"/>
        <w:numPr>
          <w:ilvl w:val="0"/>
          <w:numId w:val="36"/>
        </w:numPr>
        <w:rPr>
          <w:ins w:id="223" w:author="Soler Martin, Carlos" w:date="2022-06-22T18:28:00Z"/>
        </w:rPr>
      </w:pPr>
      <w:ins w:id="224" w:author="Soler Martin, Carlos" w:date="2022-06-18T12:26:00Z">
        <w:r>
          <w:t>Empresa</w:t>
        </w:r>
      </w:ins>
      <w:ins w:id="225" w:author="Soler Martin, Carlos" w:date="2022-06-18T12:28:00Z">
        <w:r>
          <w:t>:</w:t>
        </w:r>
      </w:ins>
      <w:ins w:id="226" w:author="Soler Martin, Carlos" w:date="2022-06-18T13:25:00Z">
        <w:r w:rsidR="00634834" w:rsidRPr="00634834">
          <w:t xml:space="preserve"> </w:t>
        </w:r>
      </w:ins>
      <w:ins w:id="227" w:author="Soler Martin, Carlos" w:date="2022-06-22T18:28:00Z">
        <w:r w:rsidR="00581502">
          <w:t xml:space="preserve">El recurso Empresa representa a aquellas </w:t>
        </w:r>
      </w:ins>
      <w:ins w:id="228" w:author="Soler Martin, Carlos" w:date="2022-06-22T18:29:00Z">
        <w:r w:rsidR="00581502">
          <w:t>empresas</w:t>
        </w:r>
      </w:ins>
      <w:ins w:id="229" w:author="Soler Martin, Carlos" w:date="2022-06-22T18:28:00Z">
        <w:r w:rsidR="00581502">
          <w:t>, que, desempeñando el rol de Empresa, se conectan a la aplicación. Además, una empresa puede crear ofertas de trabajo. Los atributos de la empresa son:</w:t>
        </w:r>
      </w:ins>
    </w:p>
    <w:p w14:paraId="651CF502" w14:textId="77777777" w:rsidR="00581502" w:rsidRDefault="00581502" w:rsidP="00581502">
      <w:pPr>
        <w:pStyle w:val="Prrafodelista"/>
        <w:numPr>
          <w:ilvl w:val="1"/>
          <w:numId w:val="36"/>
        </w:numPr>
        <w:rPr>
          <w:ins w:id="230" w:author="Soler Martin, Carlos" w:date="2022-06-22T18:28:00Z"/>
        </w:rPr>
      </w:pPr>
      <w:ins w:id="231" w:author="Soler Martin, Carlos" w:date="2022-06-22T18:28:00Z">
        <w:r>
          <w:t>Nombre de la empresa: Nombre completo de la empresa.</w:t>
        </w:r>
      </w:ins>
    </w:p>
    <w:p w14:paraId="22F03C53" w14:textId="77777777" w:rsidR="00581502" w:rsidRDefault="00581502" w:rsidP="00581502">
      <w:pPr>
        <w:pStyle w:val="Prrafodelista"/>
        <w:numPr>
          <w:ilvl w:val="1"/>
          <w:numId w:val="36"/>
        </w:numPr>
        <w:rPr>
          <w:ins w:id="232" w:author="Soler Martin, Carlos" w:date="2022-06-22T18:28:00Z"/>
        </w:rPr>
      </w:pPr>
      <w:ins w:id="233" w:author="Soler Martin, Carlos" w:date="2022-06-22T18:28:00Z">
        <w:r>
          <w:lastRenderedPageBreak/>
          <w:t>Correo electrónico:</w:t>
        </w:r>
        <w:r w:rsidRPr="00133535">
          <w:t xml:space="preserve"> </w:t>
        </w:r>
        <w:r>
          <w:t xml:space="preserve"> Correo electrónico de la empresa.</w:t>
        </w:r>
      </w:ins>
    </w:p>
    <w:p w14:paraId="7546F385" w14:textId="77777777" w:rsidR="00581502" w:rsidRDefault="00581502" w:rsidP="00581502">
      <w:pPr>
        <w:pStyle w:val="Prrafodelista"/>
        <w:numPr>
          <w:ilvl w:val="1"/>
          <w:numId w:val="36"/>
        </w:numPr>
        <w:rPr>
          <w:ins w:id="234" w:author="Soler Martin, Carlos" w:date="2022-06-22T18:28:00Z"/>
        </w:rPr>
      </w:pPr>
      <w:ins w:id="235" w:author="Soler Martin, Carlos" w:date="2022-06-22T18:28:00Z">
        <w:r>
          <w:t>Número de teléfono: Número de teléfono de contacto de la empresa.</w:t>
        </w:r>
      </w:ins>
    </w:p>
    <w:p w14:paraId="3DF93E70" w14:textId="77777777" w:rsidR="00581502" w:rsidRDefault="00581502" w:rsidP="00581502">
      <w:pPr>
        <w:pStyle w:val="Prrafodelista"/>
        <w:numPr>
          <w:ilvl w:val="1"/>
          <w:numId w:val="36"/>
        </w:numPr>
        <w:rPr>
          <w:ins w:id="236" w:author="Soler Martin, Carlos" w:date="2022-06-22T18:28:00Z"/>
        </w:rPr>
      </w:pPr>
      <w:ins w:id="237" w:author="Soler Martin, Carlos" w:date="2022-06-22T18:28:00Z">
        <w:r>
          <w:t>Nombre de usuario: Nombre de usuario para identificar a la empresa.</w:t>
        </w:r>
      </w:ins>
    </w:p>
    <w:p w14:paraId="40181B3A" w14:textId="408794F9" w:rsidR="00576E2D" w:rsidRDefault="00581502" w:rsidP="00FF484D">
      <w:pPr>
        <w:pStyle w:val="Prrafodelista"/>
        <w:numPr>
          <w:ilvl w:val="1"/>
          <w:numId w:val="36"/>
        </w:numPr>
        <w:rPr>
          <w:ins w:id="238" w:author="Soler Martin, Carlos" w:date="2022-06-18T12:26:00Z"/>
        </w:rPr>
        <w:pPrChange w:id="239" w:author="Soler Martin, Carlos" w:date="2022-06-22T18:29:00Z">
          <w:pPr>
            <w:pStyle w:val="Prrafodelista"/>
            <w:numPr>
              <w:numId w:val="36"/>
            </w:numPr>
            <w:ind w:hanging="360"/>
          </w:pPr>
        </w:pPrChange>
      </w:pPr>
      <w:ins w:id="240" w:author="Soler Martin, Carlos" w:date="2022-06-22T18:28:00Z">
        <w:r>
          <w:t>Contraseña: Contraseña para verificar a la empresa.</w:t>
        </w:r>
      </w:ins>
    </w:p>
    <w:p w14:paraId="40F02CEE" w14:textId="071EFA9E" w:rsidR="00576E2D" w:rsidRDefault="00576E2D" w:rsidP="00576E2D">
      <w:pPr>
        <w:pStyle w:val="Prrafodelista"/>
        <w:numPr>
          <w:ilvl w:val="0"/>
          <w:numId w:val="36"/>
        </w:numPr>
        <w:rPr>
          <w:ins w:id="241" w:author="Soler Martin, Carlos" w:date="2022-06-22T18:29:00Z"/>
        </w:rPr>
      </w:pPr>
      <w:ins w:id="242" w:author="Soler Martin, Carlos" w:date="2022-06-18T12:26:00Z">
        <w:r>
          <w:t>Empresas</w:t>
        </w:r>
      </w:ins>
      <w:ins w:id="243" w:author="Soler Martin, Carlos" w:date="2022-06-18T12:28:00Z">
        <w:r w:rsidR="0050777F">
          <w:t>:</w:t>
        </w:r>
      </w:ins>
      <w:ins w:id="244" w:author="Soler Martin, Carlos" w:date="2022-06-18T13:25:00Z">
        <w:r w:rsidR="00634834" w:rsidRPr="00634834">
          <w:t xml:space="preserve"> </w:t>
        </w:r>
        <w:r w:rsidR="00634834">
          <w:t>Permite listar todas las empresas registradas en la aplicación y también permite registrar una nueva empresa.</w:t>
        </w:r>
      </w:ins>
    </w:p>
    <w:p w14:paraId="4A813DF7" w14:textId="73E81D66" w:rsidR="00FF484D" w:rsidRDefault="00FF484D" w:rsidP="00FF484D">
      <w:pPr>
        <w:pStyle w:val="Prrafodelista"/>
        <w:numPr>
          <w:ilvl w:val="0"/>
          <w:numId w:val="36"/>
        </w:numPr>
        <w:rPr>
          <w:ins w:id="245" w:author="Soler Martin, Carlos" w:date="2022-06-22T18:33:00Z"/>
        </w:rPr>
      </w:pPr>
      <w:ins w:id="246" w:author="Soler Martin, Carlos" w:date="2022-06-22T18:29:00Z">
        <w:r>
          <w:t>Administrador:</w:t>
        </w:r>
      </w:ins>
      <w:ins w:id="247" w:author="Soler Martin, Carlos" w:date="2022-06-22T18:35:00Z">
        <w:r w:rsidR="00362DF6">
          <w:t xml:space="preserve"> </w:t>
        </w:r>
      </w:ins>
      <w:ins w:id="248" w:author="Soler Martin, Carlos" w:date="2022-06-22T18:30:00Z">
        <w:r>
          <w:t xml:space="preserve">El recurso </w:t>
        </w:r>
        <w:r>
          <w:t>Administrador</w:t>
        </w:r>
        <w:r>
          <w:t xml:space="preserve"> representa a aquell</w:t>
        </w:r>
        <w:r w:rsidR="00BC18BA">
          <w:t>o</w:t>
        </w:r>
        <w:r>
          <w:t xml:space="preserve">s </w:t>
        </w:r>
        <w:r w:rsidR="00BC18BA">
          <w:t>administradores</w:t>
        </w:r>
        <w:r>
          <w:t xml:space="preserve">, que, desempeñando el rol de </w:t>
        </w:r>
        <w:r w:rsidR="00BC18BA">
          <w:t>Administrador</w:t>
        </w:r>
        <w:r>
          <w:t xml:space="preserve">, se conectan a la aplicación. Además, un </w:t>
        </w:r>
        <w:r w:rsidR="00BC18BA">
          <w:t>administrador</w:t>
        </w:r>
        <w:r>
          <w:t xml:space="preserve"> puede </w:t>
        </w:r>
      </w:ins>
      <w:ins w:id="249" w:author="Soler Martin, Carlos" w:date="2022-06-22T18:32:00Z">
        <w:r w:rsidR="00BC18BA">
          <w:t>asignar</w:t>
        </w:r>
      </w:ins>
      <w:ins w:id="250" w:author="Soler Martin, Carlos" w:date="2022-06-22T18:30:00Z">
        <w:r>
          <w:t xml:space="preserve"> ofertas de trabajo</w:t>
        </w:r>
      </w:ins>
      <w:ins w:id="251" w:author="Soler Martin, Carlos" w:date="2022-06-22T18:32:00Z">
        <w:r w:rsidR="00BC18BA">
          <w:t xml:space="preserve"> a alumnos y </w:t>
        </w:r>
      </w:ins>
      <w:ins w:id="252" w:author="Soler Martin, Carlos" w:date="2022-06-22T18:33:00Z">
        <w:r w:rsidR="00BC18BA">
          <w:t>realizar el cálculo de similitud de ofertas</w:t>
        </w:r>
      </w:ins>
      <w:ins w:id="253" w:author="Soler Martin, Carlos" w:date="2022-06-22T18:30:00Z">
        <w:r>
          <w:t>. Los atributos d</w:t>
        </w:r>
      </w:ins>
      <w:ins w:id="254" w:author="Soler Martin, Carlos" w:date="2022-06-22T18:33:00Z">
        <w:r w:rsidR="00BC18BA">
          <w:t>el</w:t>
        </w:r>
      </w:ins>
      <w:ins w:id="255" w:author="Soler Martin, Carlos" w:date="2022-06-22T18:30:00Z">
        <w:r>
          <w:t xml:space="preserve"> </w:t>
        </w:r>
      </w:ins>
      <w:ins w:id="256" w:author="Soler Martin, Carlos" w:date="2022-06-22T18:33:00Z">
        <w:r w:rsidR="00BC18BA">
          <w:t>administrador</w:t>
        </w:r>
      </w:ins>
      <w:ins w:id="257" w:author="Soler Martin, Carlos" w:date="2022-06-22T18:30:00Z">
        <w:r>
          <w:t xml:space="preserve"> son:</w:t>
        </w:r>
      </w:ins>
    </w:p>
    <w:p w14:paraId="29810153" w14:textId="058C8433" w:rsidR="00BC18BA" w:rsidRDefault="00BC18BA" w:rsidP="00BC18BA">
      <w:pPr>
        <w:pStyle w:val="Prrafodelista"/>
        <w:numPr>
          <w:ilvl w:val="1"/>
          <w:numId w:val="36"/>
        </w:numPr>
        <w:rPr>
          <w:ins w:id="258" w:author="Soler Martin, Carlos" w:date="2022-06-22T18:33:00Z"/>
        </w:rPr>
      </w:pPr>
      <w:ins w:id="259" w:author="Soler Martin, Carlos" w:date="2022-06-22T18:33:00Z">
        <w:r>
          <w:t>Nombre de usuario: Nombre de usuario para identificar a</w:t>
        </w:r>
        <w:r>
          <w:t>l</w:t>
        </w:r>
        <w:r>
          <w:t xml:space="preserve"> </w:t>
        </w:r>
        <w:r>
          <w:t>administrador</w:t>
        </w:r>
        <w:r>
          <w:t>.</w:t>
        </w:r>
      </w:ins>
    </w:p>
    <w:p w14:paraId="6E42973D" w14:textId="1C321076" w:rsidR="00BC18BA" w:rsidRDefault="00BC18BA" w:rsidP="006D5E71">
      <w:pPr>
        <w:pStyle w:val="Prrafodelista"/>
        <w:numPr>
          <w:ilvl w:val="1"/>
          <w:numId w:val="36"/>
        </w:numPr>
        <w:rPr>
          <w:ins w:id="260" w:author="Soler Martin, Carlos" w:date="2022-06-22T18:29:00Z"/>
        </w:rPr>
        <w:pPrChange w:id="261" w:author="Soler Martin, Carlos" w:date="2022-06-22T18:35:00Z">
          <w:pPr>
            <w:pStyle w:val="Prrafodelista"/>
            <w:numPr>
              <w:numId w:val="36"/>
            </w:numPr>
            <w:ind w:hanging="360"/>
          </w:pPr>
        </w:pPrChange>
      </w:pPr>
      <w:ins w:id="262" w:author="Soler Martin, Carlos" w:date="2022-06-22T18:33:00Z">
        <w:r>
          <w:t>Contraseña: Contraseña para verificar a</w:t>
        </w:r>
        <w:r>
          <w:t>l administrador</w:t>
        </w:r>
        <w:r>
          <w:t>.</w:t>
        </w:r>
      </w:ins>
    </w:p>
    <w:p w14:paraId="14722536" w14:textId="758A5AA7" w:rsidR="00FF484D" w:rsidRDefault="00FF484D" w:rsidP="00362DF6">
      <w:pPr>
        <w:pStyle w:val="Prrafodelista"/>
        <w:numPr>
          <w:ilvl w:val="0"/>
          <w:numId w:val="36"/>
        </w:numPr>
        <w:rPr>
          <w:ins w:id="263" w:author="Soler Martin, Carlos" w:date="2022-06-18T12:26:00Z"/>
        </w:rPr>
      </w:pPr>
      <w:ins w:id="264" w:author="Soler Martin, Carlos" w:date="2022-06-22T18:29:00Z">
        <w:r>
          <w:t xml:space="preserve">Administradores: </w:t>
        </w:r>
        <w:r>
          <w:t>Permite listar tod</w:t>
        </w:r>
        <w:r>
          <w:t>o</w:t>
        </w:r>
        <w:r>
          <w:t>s l</w:t>
        </w:r>
        <w:r>
          <w:t>o</w:t>
        </w:r>
        <w:r>
          <w:t xml:space="preserve">s </w:t>
        </w:r>
        <w:r>
          <w:t>administradores</w:t>
        </w:r>
        <w:r>
          <w:t xml:space="preserve"> </w:t>
        </w:r>
        <w:r>
          <w:t>registrados</w:t>
        </w:r>
        <w:r>
          <w:t xml:space="preserve"> en la aplicación y también permite registrar un nuev</w:t>
        </w:r>
        <w:r>
          <w:t>o</w:t>
        </w:r>
        <w:r>
          <w:t xml:space="preserve"> </w:t>
        </w:r>
      </w:ins>
      <w:ins w:id="265" w:author="Soler Martin, Carlos" w:date="2022-06-22T18:30:00Z">
        <w:r>
          <w:t>administrador</w:t>
        </w:r>
      </w:ins>
      <w:ins w:id="266" w:author="Soler Martin, Carlos" w:date="2022-06-22T18:29:00Z">
        <w:r>
          <w:t>.</w:t>
        </w:r>
      </w:ins>
    </w:p>
    <w:p w14:paraId="02762C18" w14:textId="3A6EBDB0" w:rsidR="00576E2D" w:rsidRDefault="00576E2D" w:rsidP="00362DF6">
      <w:pPr>
        <w:pStyle w:val="Prrafodelista"/>
        <w:numPr>
          <w:ilvl w:val="0"/>
          <w:numId w:val="36"/>
        </w:numPr>
        <w:rPr>
          <w:ins w:id="267" w:author="Soler Martin, Carlos" w:date="2022-06-22T18:38:00Z"/>
        </w:rPr>
      </w:pPr>
      <w:ins w:id="268" w:author="Soler Martin, Carlos" w:date="2022-06-18T12:27:00Z">
        <w:r>
          <w:t>Oferta</w:t>
        </w:r>
      </w:ins>
      <w:ins w:id="269" w:author="Soler Martin, Carlos" w:date="2022-06-18T12:28:00Z">
        <w:r w:rsidR="0050777F">
          <w:t>:</w:t>
        </w:r>
      </w:ins>
      <w:ins w:id="270" w:author="Soler Martin, Carlos" w:date="2022-06-18T13:27:00Z">
        <w:r w:rsidR="002B5DC1">
          <w:t xml:space="preserve"> </w:t>
        </w:r>
      </w:ins>
      <w:ins w:id="271" w:author="Soler Martin, Carlos" w:date="2022-06-22T18:35:00Z">
        <w:r w:rsidR="00362DF6">
          <w:t xml:space="preserve">El recurso </w:t>
        </w:r>
      </w:ins>
      <w:ins w:id="272" w:author="Soler Martin, Carlos" w:date="2022-06-22T18:37:00Z">
        <w:r w:rsidR="00362DF6">
          <w:t>Oferta</w:t>
        </w:r>
      </w:ins>
      <w:ins w:id="273" w:author="Soler Martin, Carlos" w:date="2022-06-22T18:35:00Z">
        <w:r w:rsidR="00362DF6">
          <w:t xml:space="preserve"> representa a aquel</w:t>
        </w:r>
      </w:ins>
      <w:ins w:id="274" w:author="Soler Martin, Carlos" w:date="2022-06-22T18:37:00Z">
        <w:r w:rsidR="00362DF6">
          <w:t>la</w:t>
        </w:r>
      </w:ins>
      <w:ins w:id="275" w:author="Soler Martin, Carlos" w:date="2022-06-22T18:35:00Z">
        <w:r w:rsidR="00362DF6">
          <w:t xml:space="preserve">s </w:t>
        </w:r>
      </w:ins>
      <w:ins w:id="276" w:author="Soler Martin, Carlos" w:date="2022-06-22T18:37:00Z">
        <w:r w:rsidR="00362DF6">
          <w:t>ofertas</w:t>
        </w:r>
      </w:ins>
      <w:ins w:id="277" w:author="Soler Martin, Carlos" w:date="2022-06-22T18:35:00Z">
        <w:r w:rsidR="00362DF6">
          <w:t>,</w:t>
        </w:r>
      </w:ins>
      <w:ins w:id="278" w:author="Soler Martin, Carlos" w:date="2022-06-22T18:37:00Z">
        <w:r w:rsidR="00362DF6">
          <w:t xml:space="preserve"> </w:t>
        </w:r>
      </w:ins>
      <w:ins w:id="279" w:author="Soler Martin, Carlos" w:date="2022-06-22T18:35:00Z">
        <w:r w:rsidR="00362DF6">
          <w:t>que,</w:t>
        </w:r>
      </w:ins>
      <w:ins w:id="280" w:author="Soler Martin, Carlos" w:date="2022-06-22T18:37:00Z">
        <w:r w:rsidR="00362DF6">
          <w:t xml:space="preserve"> las crean las empresas y se </w:t>
        </w:r>
      </w:ins>
      <w:ins w:id="281" w:author="Soler Martin, Carlos" w:date="2022-06-22T18:38:00Z">
        <w:r w:rsidR="00362DF6">
          <w:t>les</w:t>
        </w:r>
      </w:ins>
      <w:ins w:id="282" w:author="Soler Martin, Carlos" w:date="2022-06-22T18:37:00Z">
        <w:r w:rsidR="00362DF6">
          <w:t xml:space="preserve"> asignan a los alumnos</w:t>
        </w:r>
      </w:ins>
      <w:ins w:id="283" w:author="Soler Martin, Carlos" w:date="2022-06-22T18:35:00Z">
        <w:r w:rsidR="00362DF6">
          <w:t>. Los atributos de</w:t>
        </w:r>
      </w:ins>
      <w:ins w:id="284" w:author="Soler Martin, Carlos" w:date="2022-06-22T18:37:00Z">
        <w:r w:rsidR="00362DF6">
          <w:t xml:space="preserve"> la</w:t>
        </w:r>
      </w:ins>
      <w:ins w:id="285" w:author="Soler Martin, Carlos" w:date="2022-06-22T18:35:00Z">
        <w:r w:rsidR="00362DF6">
          <w:t xml:space="preserve"> </w:t>
        </w:r>
      </w:ins>
      <w:ins w:id="286" w:author="Soler Martin, Carlos" w:date="2022-06-22T18:37:00Z">
        <w:r w:rsidR="00362DF6">
          <w:t>o</w:t>
        </w:r>
      </w:ins>
      <w:ins w:id="287" w:author="Soler Martin, Carlos" w:date="2022-06-22T18:38:00Z">
        <w:r w:rsidR="00362DF6">
          <w:t>ferta</w:t>
        </w:r>
      </w:ins>
      <w:ins w:id="288" w:author="Soler Martin, Carlos" w:date="2022-06-22T18:35:00Z">
        <w:r w:rsidR="00362DF6">
          <w:t xml:space="preserve"> son:</w:t>
        </w:r>
      </w:ins>
    </w:p>
    <w:p w14:paraId="40B31C70" w14:textId="77777777" w:rsidR="00362DF6" w:rsidRDefault="00362DF6" w:rsidP="00362DF6">
      <w:pPr>
        <w:pStyle w:val="Prrafodelista"/>
        <w:numPr>
          <w:ilvl w:val="1"/>
          <w:numId w:val="36"/>
        </w:numPr>
        <w:rPr>
          <w:ins w:id="289" w:author="Soler Martin, Carlos" w:date="2022-06-22T18:38:00Z"/>
        </w:rPr>
        <w:pPrChange w:id="290" w:author="Soler Martin, Carlos" w:date="2022-06-22T18:38:00Z">
          <w:pPr>
            <w:pStyle w:val="Prrafodelista"/>
            <w:numPr>
              <w:numId w:val="36"/>
            </w:numPr>
            <w:ind w:hanging="360"/>
          </w:pPr>
        </w:pPrChange>
      </w:pPr>
      <w:ins w:id="291" w:author="Soler Martin, Carlos" w:date="2022-06-22T18:38:00Z">
        <w:r>
          <w:t>Nombre de la empresa: Nombre de la empresa que realiza la oferta.</w:t>
        </w:r>
      </w:ins>
    </w:p>
    <w:p w14:paraId="3256D9B1" w14:textId="2BF66217" w:rsidR="00362DF6" w:rsidRDefault="00362DF6" w:rsidP="00362DF6">
      <w:pPr>
        <w:pStyle w:val="Prrafodelista"/>
        <w:numPr>
          <w:ilvl w:val="1"/>
          <w:numId w:val="36"/>
        </w:numPr>
        <w:rPr>
          <w:ins w:id="292" w:author="Soler Martin, Carlos" w:date="2022-06-22T18:40:00Z"/>
        </w:rPr>
      </w:pPr>
      <w:ins w:id="293" w:author="Soler Martin, Carlos" w:date="2022-06-22T18:38:00Z">
        <w:r>
          <w:t>Título de la oferta: Titulo y descripción de la oferta, ej: Analista Jr. data science.</w:t>
        </w:r>
      </w:ins>
    </w:p>
    <w:p w14:paraId="261DD869" w14:textId="6F8457AE" w:rsidR="00362DF6" w:rsidRDefault="00362DF6" w:rsidP="00362DF6">
      <w:pPr>
        <w:pStyle w:val="Prrafodelista"/>
        <w:numPr>
          <w:ilvl w:val="1"/>
          <w:numId w:val="36"/>
        </w:numPr>
        <w:rPr>
          <w:ins w:id="294" w:author="Soler Martin, Carlos" w:date="2022-06-22T18:38:00Z"/>
        </w:rPr>
        <w:pPrChange w:id="295" w:author="Soler Martin, Carlos" w:date="2022-06-22T18:40:00Z">
          <w:pPr>
            <w:pStyle w:val="Prrafodelista"/>
            <w:numPr>
              <w:numId w:val="36"/>
            </w:numPr>
            <w:ind w:hanging="360"/>
          </w:pPr>
        </w:pPrChange>
      </w:pPr>
      <w:ins w:id="296" w:author="Soler Martin, Carlos" w:date="2022-06-22T18:40:00Z">
        <w:r>
          <w:t>Alumno: alumno asociado a esa oferta de trabajo</w:t>
        </w:r>
      </w:ins>
      <w:ins w:id="297" w:author="Soler Martin, Carlos" w:date="2022-06-22T18:41:00Z">
        <w:r>
          <w:t xml:space="preserve"> (en el caso de que la oferta esté asignada a un alumno)</w:t>
        </w:r>
      </w:ins>
      <w:ins w:id="298" w:author="Soler Martin, Carlos" w:date="2022-06-22T18:40:00Z">
        <w:r>
          <w:t>.</w:t>
        </w:r>
      </w:ins>
    </w:p>
    <w:p w14:paraId="48EA2F72" w14:textId="77777777" w:rsidR="00362DF6" w:rsidRDefault="00362DF6" w:rsidP="00362DF6">
      <w:pPr>
        <w:pStyle w:val="Prrafodelista"/>
        <w:numPr>
          <w:ilvl w:val="1"/>
          <w:numId w:val="36"/>
        </w:numPr>
        <w:rPr>
          <w:ins w:id="299" w:author="Soler Martin, Carlos" w:date="2022-06-22T18:38:00Z"/>
        </w:rPr>
        <w:pPrChange w:id="300" w:author="Soler Martin, Carlos" w:date="2022-06-22T18:38:00Z">
          <w:pPr>
            <w:pStyle w:val="Prrafodelista"/>
            <w:numPr>
              <w:numId w:val="36"/>
            </w:numPr>
            <w:ind w:hanging="360"/>
          </w:pPr>
        </w:pPrChange>
      </w:pPr>
      <w:ins w:id="301" w:author="Soler Martin, Carlos" w:date="2022-06-22T18:38:00Z">
        <w:r>
          <w:t>Ciudad: Ciudad donde se realizará el trabajo.</w:t>
        </w:r>
      </w:ins>
    </w:p>
    <w:p w14:paraId="5B2B0194" w14:textId="77777777" w:rsidR="00362DF6" w:rsidRDefault="00362DF6" w:rsidP="00362DF6">
      <w:pPr>
        <w:pStyle w:val="Prrafodelista"/>
        <w:numPr>
          <w:ilvl w:val="1"/>
          <w:numId w:val="36"/>
        </w:numPr>
        <w:rPr>
          <w:ins w:id="302" w:author="Soler Martin, Carlos" w:date="2022-06-22T18:38:00Z"/>
        </w:rPr>
        <w:pPrChange w:id="303" w:author="Soler Martin, Carlos" w:date="2022-06-22T18:38:00Z">
          <w:pPr>
            <w:pStyle w:val="Prrafodelista"/>
            <w:numPr>
              <w:numId w:val="36"/>
            </w:numPr>
            <w:ind w:hanging="360"/>
          </w:pPr>
        </w:pPrChange>
      </w:pPr>
      <w:ins w:id="304" w:author="Soler Martin, Carlos" w:date="2022-06-22T18:38:00Z">
        <w:r>
          <w:t>Grado: Grado requerido para</w:t>
        </w:r>
        <w:r w:rsidRPr="00DC183D">
          <w:t xml:space="preserve"> </w:t>
        </w:r>
        <w:r>
          <w:t>optar por la oferta de trabajo. Los grados disponibles son: Ingeniería Informática, Ingeniería Industrial, Ingeniería de Telecomunicaciones, Data scientist, Matemáticas, Física, ADE, Derecho, Marketing y Sociología.</w:t>
        </w:r>
      </w:ins>
    </w:p>
    <w:p w14:paraId="1BE86A74" w14:textId="77777777" w:rsidR="00362DF6" w:rsidRDefault="00362DF6" w:rsidP="00362DF6">
      <w:pPr>
        <w:pStyle w:val="Prrafodelista"/>
        <w:numPr>
          <w:ilvl w:val="1"/>
          <w:numId w:val="36"/>
        </w:numPr>
        <w:rPr>
          <w:ins w:id="305" w:author="Soler Martin, Carlos" w:date="2022-06-22T18:38:00Z"/>
        </w:rPr>
        <w:pPrChange w:id="306" w:author="Soler Martin, Carlos" w:date="2022-06-22T18:38:00Z">
          <w:pPr>
            <w:pStyle w:val="Prrafodelista"/>
            <w:numPr>
              <w:numId w:val="36"/>
            </w:numPr>
            <w:ind w:hanging="360"/>
          </w:pPr>
        </w:pPrChange>
      </w:pPr>
      <w:ins w:id="307" w:author="Soler Martin, Carlos" w:date="2022-06-22T18:38:00Z">
        <w:r>
          <w:lastRenderedPageBreak/>
          <w:t>Nota media: Nota media mínima para optar por la oferta de trabajo.</w:t>
        </w:r>
      </w:ins>
    </w:p>
    <w:p w14:paraId="3E4895E5" w14:textId="77777777" w:rsidR="00362DF6" w:rsidRDefault="00362DF6" w:rsidP="00362DF6">
      <w:pPr>
        <w:pStyle w:val="Prrafodelista"/>
        <w:numPr>
          <w:ilvl w:val="1"/>
          <w:numId w:val="36"/>
        </w:numPr>
        <w:rPr>
          <w:ins w:id="308" w:author="Soler Martin, Carlos" w:date="2022-06-22T18:38:00Z"/>
        </w:rPr>
        <w:pPrChange w:id="309" w:author="Soler Martin, Carlos" w:date="2022-06-22T18:38:00Z">
          <w:pPr>
            <w:pStyle w:val="Prrafodelista"/>
            <w:numPr>
              <w:numId w:val="36"/>
            </w:numPr>
            <w:ind w:hanging="360"/>
          </w:pPr>
        </w:pPrChange>
      </w:pPr>
      <w:ins w:id="310" w:author="Soler Martin, Carlos" w:date="2022-06-22T18:38:00Z">
        <w:r>
          <w:t>Nivel de inglés: Nivel de inglés necesario para poder optar a la oferta de trabajo. Los niveles son los siguientes: No aplica, Nivel Básico, Nivel medio y Nivel avanzado.</w:t>
        </w:r>
      </w:ins>
    </w:p>
    <w:p w14:paraId="01AB3D0D" w14:textId="77777777" w:rsidR="00362DF6" w:rsidRDefault="00362DF6" w:rsidP="00362DF6">
      <w:pPr>
        <w:pStyle w:val="Prrafodelista"/>
        <w:numPr>
          <w:ilvl w:val="1"/>
          <w:numId w:val="36"/>
        </w:numPr>
        <w:rPr>
          <w:ins w:id="311" w:author="Soler Martin, Carlos" w:date="2022-06-22T18:38:00Z"/>
        </w:rPr>
        <w:pPrChange w:id="312" w:author="Soler Martin, Carlos" w:date="2022-06-22T18:38:00Z">
          <w:pPr>
            <w:pStyle w:val="Prrafodelista"/>
            <w:numPr>
              <w:numId w:val="36"/>
            </w:numPr>
            <w:ind w:hanging="360"/>
          </w:pPr>
        </w:pPrChange>
      </w:pPr>
      <w:ins w:id="313" w:author="Soler Martin, Carlos" w:date="2022-06-22T18:38:00Z">
        <w:r>
          <w:t>Nivel de alemán:</w:t>
        </w:r>
        <w:r w:rsidRPr="00990DBC">
          <w:t xml:space="preserve"> </w:t>
        </w:r>
        <w:r>
          <w:t>Nivel de alemán necesario para poder optar a la oferta de trabajo. Los niveles son los siguientes: No aplica, Nivel Básico, Nivel medio y Nivel avanzado.</w:t>
        </w:r>
      </w:ins>
    </w:p>
    <w:p w14:paraId="2151BA72" w14:textId="77777777" w:rsidR="00362DF6" w:rsidRDefault="00362DF6" w:rsidP="00362DF6">
      <w:pPr>
        <w:pStyle w:val="Prrafodelista"/>
        <w:numPr>
          <w:ilvl w:val="1"/>
          <w:numId w:val="36"/>
        </w:numPr>
        <w:rPr>
          <w:ins w:id="314" w:author="Soler Martin, Carlos" w:date="2022-06-22T18:38:00Z"/>
        </w:rPr>
        <w:pPrChange w:id="315" w:author="Soler Martin, Carlos" w:date="2022-06-22T18:38:00Z">
          <w:pPr>
            <w:pStyle w:val="Prrafodelista"/>
            <w:numPr>
              <w:numId w:val="36"/>
            </w:numPr>
            <w:ind w:hanging="360"/>
          </w:pPr>
        </w:pPrChange>
      </w:pPr>
      <w:ins w:id="316" w:author="Soler Martin, Carlos" w:date="2022-06-22T18:38:00Z">
        <w:r>
          <w:t>Nivel de francés:</w:t>
        </w:r>
        <w:r w:rsidRPr="00990DBC">
          <w:t xml:space="preserve"> </w:t>
        </w:r>
        <w:r>
          <w:t>Nivel de francés necesario para poder optar a la oferta de trabajo. Los niveles son los siguientes: No aplica, Nivel Básico, Nivel medio y Nivel avanzado.</w:t>
        </w:r>
      </w:ins>
    </w:p>
    <w:p w14:paraId="576A6D06" w14:textId="77777777" w:rsidR="00362DF6" w:rsidRDefault="00362DF6" w:rsidP="00362DF6">
      <w:pPr>
        <w:pStyle w:val="Prrafodelista"/>
        <w:numPr>
          <w:ilvl w:val="1"/>
          <w:numId w:val="36"/>
        </w:numPr>
        <w:rPr>
          <w:ins w:id="317" w:author="Soler Martin, Carlos" w:date="2022-06-22T18:38:00Z"/>
        </w:rPr>
        <w:pPrChange w:id="318" w:author="Soler Martin, Carlos" w:date="2022-06-22T18:38:00Z">
          <w:pPr>
            <w:pStyle w:val="Prrafodelista"/>
            <w:numPr>
              <w:numId w:val="36"/>
            </w:numPr>
            <w:ind w:hanging="360"/>
          </w:pPr>
        </w:pPrChange>
      </w:pPr>
      <w:ins w:id="319" w:author="Soler Martin, Carlos" w:date="2022-06-22T18:38:00Z">
        <w:r>
          <w:t>Nivel de trabajo en equipo: Nivel de trabajo en equipo necesario para poder optar a la oferta de trabajo. Los niveles son los siguientes: No aplica, Nivel Básico, Nivel medio y Nivel avanzado.</w:t>
        </w:r>
      </w:ins>
    </w:p>
    <w:p w14:paraId="28E56635" w14:textId="77777777" w:rsidR="00362DF6" w:rsidRDefault="00362DF6" w:rsidP="00362DF6">
      <w:pPr>
        <w:pStyle w:val="Prrafodelista"/>
        <w:numPr>
          <w:ilvl w:val="1"/>
          <w:numId w:val="36"/>
        </w:numPr>
        <w:rPr>
          <w:ins w:id="320" w:author="Soler Martin, Carlos" w:date="2022-06-22T18:38:00Z"/>
        </w:rPr>
        <w:pPrChange w:id="321" w:author="Soler Martin, Carlos" w:date="2022-06-22T18:38:00Z">
          <w:pPr>
            <w:pStyle w:val="Prrafodelista"/>
            <w:numPr>
              <w:numId w:val="36"/>
            </w:numPr>
            <w:ind w:hanging="360"/>
          </w:pPr>
        </w:pPrChange>
      </w:pPr>
      <w:ins w:id="322" w:author="Soler Martin, Carlos" w:date="2022-06-22T18:38:00Z">
        <w:r>
          <w:t>Nivel de comunicación: Nivel de comunicación necesario para poder optar a la oferta de trabajo. Los niveles son los siguientes: No aplica, Nivel Básico, Nivel medio y Nivel avanzado.</w:t>
        </w:r>
      </w:ins>
    </w:p>
    <w:p w14:paraId="038ECFBB" w14:textId="77777777" w:rsidR="00362DF6" w:rsidRDefault="00362DF6" w:rsidP="00362DF6">
      <w:pPr>
        <w:pStyle w:val="Prrafodelista"/>
        <w:numPr>
          <w:ilvl w:val="1"/>
          <w:numId w:val="36"/>
        </w:numPr>
        <w:rPr>
          <w:ins w:id="323" w:author="Soler Martin, Carlos" w:date="2022-06-22T18:38:00Z"/>
        </w:rPr>
        <w:pPrChange w:id="324" w:author="Soler Martin, Carlos" w:date="2022-06-22T18:38:00Z">
          <w:pPr>
            <w:pStyle w:val="Prrafodelista"/>
            <w:numPr>
              <w:numId w:val="36"/>
            </w:numPr>
            <w:ind w:hanging="360"/>
          </w:pPr>
        </w:pPrChange>
      </w:pPr>
      <w:ins w:id="325" w:author="Soler Martin, Carlos" w:date="2022-06-22T18:38:00Z">
        <w:r>
          <w:t>Nivel de matemáticas: Nivel de matemáticas necesario para poder optar a la oferta de trabajo. Los niveles son los siguientes: No aplica, Nivel Básico, Nivel medio y Nivel avanzado.</w:t>
        </w:r>
      </w:ins>
    </w:p>
    <w:p w14:paraId="18C3EF8F" w14:textId="77777777" w:rsidR="00362DF6" w:rsidRDefault="00362DF6" w:rsidP="00362DF6">
      <w:pPr>
        <w:pStyle w:val="Prrafodelista"/>
        <w:numPr>
          <w:ilvl w:val="1"/>
          <w:numId w:val="36"/>
        </w:numPr>
        <w:rPr>
          <w:ins w:id="326" w:author="Soler Martin, Carlos" w:date="2022-06-22T18:38:00Z"/>
        </w:rPr>
        <w:pPrChange w:id="327" w:author="Soler Martin, Carlos" w:date="2022-06-22T18:38:00Z">
          <w:pPr>
            <w:pStyle w:val="Prrafodelista"/>
            <w:numPr>
              <w:numId w:val="36"/>
            </w:numPr>
            <w:ind w:hanging="360"/>
          </w:pPr>
        </w:pPrChange>
      </w:pPr>
      <w:ins w:id="328" w:author="Soler Martin, Carlos" w:date="2022-06-22T18:38:00Z">
        <w:r>
          <w:t>Nivel de estadística:</w:t>
        </w:r>
        <w:r w:rsidRPr="00990DBC">
          <w:t xml:space="preserve"> </w:t>
        </w:r>
        <w:r>
          <w:t>Nivel de estadística necesario para poder optar a la oferta de trabajo. Los niveles son los siguientes: No aplica, Nivel Básico, Nivel medio y Nivel avanzado.</w:t>
        </w:r>
      </w:ins>
    </w:p>
    <w:p w14:paraId="2FCA0463" w14:textId="77777777" w:rsidR="00362DF6" w:rsidRDefault="00362DF6" w:rsidP="00362DF6">
      <w:pPr>
        <w:pStyle w:val="Prrafodelista"/>
        <w:numPr>
          <w:ilvl w:val="1"/>
          <w:numId w:val="36"/>
        </w:numPr>
        <w:rPr>
          <w:ins w:id="329" w:author="Soler Martin, Carlos" w:date="2022-06-22T18:38:00Z"/>
        </w:rPr>
        <w:pPrChange w:id="330" w:author="Soler Martin, Carlos" w:date="2022-06-22T18:38:00Z">
          <w:pPr>
            <w:pStyle w:val="Prrafodelista"/>
            <w:numPr>
              <w:numId w:val="36"/>
            </w:numPr>
            <w:ind w:hanging="360"/>
          </w:pPr>
        </w:pPrChange>
      </w:pPr>
      <w:ins w:id="331" w:author="Soler Martin, Carlos" w:date="2022-06-22T18:38:00Z">
        <w:r>
          <w:t>Nivel de gestión de proyectos: Nivel de gestión de proyectos necesario para poder optar a la oferta de trabajo. Los niveles son los siguientes: No aplica, Nivel Básico, Nivel medio y Nivel avanzado.</w:t>
        </w:r>
      </w:ins>
    </w:p>
    <w:p w14:paraId="74170FB8" w14:textId="77777777" w:rsidR="00362DF6" w:rsidRDefault="00362DF6" w:rsidP="00362DF6">
      <w:pPr>
        <w:pStyle w:val="Prrafodelista"/>
        <w:numPr>
          <w:ilvl w:val="1"/>
          <w:numId w:val="36"/>
        </w:numPr>
        <w:rPr>
          <w:ins w:id="332" w:author="Soler Martin, Carlos" w:date="2022-06-22T18:38:00Z"/>
        </w:rPr>
        <w:pPrChange w:id="333" w:author="Soler Martin, Carlos" w:date="2022-06-22T18:38:00Z">
          <w:pPr>
            <w:pStyle w:val="Prrafodelista"/>
            <w:numPr>
              <w:numId w:val="36"/>
            </w:numPr>
            <w:ind w:hanging="360"/>
          </w:pPr>
        </w:pPrChange>
      </w:pPr>
      <w:ins w:id="334" w:author="Soler Martin, Carlos" w:date="2022-06-22T18:38:00Z">
        <w:r>
          <w:t>Nivel de sostenibilidad: Nivel de sostenibilidad necesario para poder optar a la oferta de trabajo. Los niveles son los siguientes: No aplica, Nivel Básico, Nivel medio y Nivel avanzado.</w:t>
        </w:r>
      </w:ins>
    </w:p>
    <w:p w14:paraId="33C30A2B" w14:textId="77777777" w:rsidR="00362DF6" w:rsidRDefault="00362DF6" w:rsidP="00362DF6">
      <w:pPr>
        <w:pStyle w:val="Prrafodelista"/>
        <w:numPr>
          <w:ilvl w:val="1"/>
          <w:numId w:val="36"/>
        </w:numPr>
        <w:rPr>
          <w:ins w:id="335" w:author="Soler Martin, Carlos" w:date="2022-06-22T18:38:00Z"/>
        </w:rPr>
        <w:pPrChange w:id="336" w:author="Soler Martin, Carlos" w:date="2022-06-22T18:38:00Z">
          <w:pPr>
            <w:pStyle w:val="Prrafodelista"/>
            <w:numPr>
              <w:numId w:val="36"/>
            </w:numPr>
            <w:ind w:hanging="360"/>
          </w:pPr>
        </w:pPrChange>
      </w:pPr>
      <w:ins w:id="337" w:author="Soler Martin, Carlos" w:date="2022-06-22T18:38:00Z">
        <w:r>
          <w:lastRenderedPageBreak/>
          <w:t>Nivel de Big Data: Nivel de Big Data necesario para poder optar a la oferta de trabajo. Los niveles son los siguientes: No aplica, Nivel Básico, Nivel medio y Nivel avanzado.</w:t>
        </w:r>
      </w:ins>
    </w:p>
    <w:p w14:paraId="5C69E511" w14:textId="4F669284" w:rsidR="00362DF6" w:rsidRDefault="00362DF6" w:rsidP="00362DF6">
      <w:pPr>
        <w:pStyle w:val="Prrafodelista"/>
        <w:numPr>
          <w:ilvl w:val="1"/>
          <w:numId w:val="36"/>
        </w:numPr>
        <w:rPr>
          <w:ins w:id="338" w:author="Soler Martin, Carlos" w:date="2022-06-22T18:41:00Z"/>
        </w:rPr>
      </w:pPr>
      <w:ins w:id="339" w:author="Soler Martin, Carlos" w:date="2022-06-22T18:38:00Z">
        <w:r>
          <w:t>Nivel de programación: Nivel de programación necesario para poder optar a la oferta de trabajo. Los niveles son los siguientes: No aplica, Nivel Básico, Nivel medio y Nivel avanzado.</w:t>
        </w:r>
      </w:ins>
    </w:p>
    <w:p w14:paraId="456FCE8C" w14:textId="41546025" w:rsidR="00362DF6" w:rsidRDefault="009019D7" w:rsidP="009019D7">
      <w:pPr>
        <w:pStyle w:val="Prrafodelista"/>
        <w:numPr>
          <w:ilvl w:val="1"/>
          <w:numId w:val="36"/>
        </w:numPr>
        <w:rPr>
          <w:ins w:id="340" w:author="Soler Martin, Carlos" w:date="2022-06-18T12:27:00Z"/>
        </w:rPr>
        <w:pPrChange w:id="341" w:author="Soler Martin, Carlos" w:date="2022-06-22T18:42:00Z">
          <w:pPr>
            <w:pStyle w:val="Prrafodelista"/>
            <w:numPr>
              <w:numId w:val="36"/>
            </w:numPr>
            <w:ind w:hanging="360"/>
          </w:pPr>
        </w:pPrChange>
      </w:pPr>
      <w:ins w:id="342" w:author="Soler Martin, Carlos" w:date="2022-06-22T18:41:00Z">
        <w:r>
          <w:t>Asignada: Indica si</w:t>
        </w:r>
      </w:ins>
      <w:ins w:id="343" w:author="Soler Martin, Carlos" w:date="2022-06-22T18:42:00Z">
        <w:r>
          <w:t xml:space="preserve"> la oferta está asignada o no.</w:t>
        </w:r>
      </w:ins>
    </w:p>
    <w:p w14:paraId="23DEDC9D" w14:textId="3A73A356" w:rsidR="00576E2D" w:rsidRDefault="00576E2D" w:rsidP="009C6DA3">
      <w:pPr>
        <w:pStyle w:val="Prrafodelista"/>
        <w:numPr>
          <w:ilvl w:val="0"/>
          <w:numId w:val="36"/>
        </w:numPr>
        <w:rPr>
          <w:ins w:id="344" w:author="Soler Martin, Carlos" w:date="2022-06-18T12:27:00Z"/>
        </w:rPr>
      </w:pPr>
      <w:ins w:id="345" w:author="Soler Martin, Carlos" w:date="2022-06-18T12:27:00Z">
        <w:r>
          <w:t>Ofertas</w:t>
        </w:r>
      </w:ins>
      <w:ins w:id="346" w:author="Soler Martin, Carlos" w:date="2022-06-18T12:28:00Z">
        <w:r w:rsidR="0050777F">
          <w:t>:</w:t>
        </w:r>
      </w:ins>
      <w:ins w:id="347" w:author="Soler Martin, Carlos" w:date="2022-06-18T13:28:00Z">
        <w:r w:rsidR="009C6DA3" w:rsidRPr="009C6DA3">
          <w:t xml:space="preserve"> </w:t>
        </w:r>
        <w:r w:rsidR="009C6DA3">
          <w:t>Permite listar todas las ofertas y tambi</w:t>
        </w:r>
      </w:ins>
      <w:ins w:id="348" w:author="Soler Martin, Carlos" w:date="2022-06-18T13:29:00Z">
        <w:r w:rsidR="009C6DA3">
          <w:t>én permite registrar una nueva oferta</w:t>
        </w:r>
      </w:ins>
      <w:ins w:id="349" w:author="Soler Martin, Carlos" w:date="2022-06-22T18:36:00Z">
        <w:r w:rsidR="00362DF6">
          <w:t>.</w:t>
        </w:r>
      </w:ins>
    </w:p>
    <w:p w14:paraId="5BC430AA" w14:textId="7564AB2A" w:rsidR="009019D7" w:rsidRDefault="00362DF6" w:rsidP="009019D7">
      <w:pPr>
        <w:pStyle w:val="Prrafodelista"/>
        <w:numPr>
          <w:ilvl w:val="0"/>
          <w:numId w:val="36"/>
        </w:numPr>
        <w:rPr>
          <w:ins w:id="350" w:author="Soler Martin, Carlos" w:date="2022-06-22T18:45:00Z"/>
        </w:rPr>
      </w:pPr>
      <w:ins w:id="351" w:author="Soler Martin, Carlos" w:date="2022-06-22T18:36:00Z">
        <w:r>
          <w:t>CV</w:t>
        </w:r>
      </w:ins>
      <w:ins w:id="352" w:author="Soler Martin, Carlos" w:date="2022-06-18T12:28:00Z">
        <w:r w:rsidR="0050777F">
          <w:t>:</w:t>
        </w:r>
      </w:ins>
      <w:ins w:id="353" w:author="Soler Martin, Carlos" w:date="2022-06-18T13:31:00Z">
        <w:r w:rsidR="007D6C1F">
          <w:t xml:space="preserve"> </w:t>
        </w:r>
      </w:ins>
      <w:ins w:id="354" w:author="Soler Martin, Carlos" w:date="2022-06-22T18:42:00Z">
        <w:r w:rsidR="009019D7">
          <w:t xml:space="preserve">El recurso </w:t>
        </w:r>
      </w:ins>
      <w:ins w:id="355" w:author="Soler Martin, Carlos" w:date="2022-06-22T18:43:00Z">
        <w:r w:rsidR="009019D7">
          <w:t>CV</w:t>
        </w:r>
      </w:ins>
      <w:ins w:id="356" w:author="Soler Martin, Carlos" w:date="2022-06-22T18:42:00Z">
        <w:r w:rsidR="009019D7">
          <w:t xml:space="preserve"> representa</w:t>
        </w:r>
      </w:ins>
      <w:ins w:id="357" w:author="Soler Martin, Carlos" w:date="2022-06-22T18:43:00Z">
        <w:r w:rsidR="009019D7">
          <w:t xml:space="preserve"> los </w:t>
        </w:r>
      </w:ins>
      <w:ins w:id="358" w:author="Soler Martin, Carlos" w:date="2022-06-22T18:44:00Z">
        <w:r w:rsidR="009019D7">
          <w:t>C</w:t>
        </w:r>
      </w:ins>
      <w:ins w:id="359" w:author="Soler Martin, Carlos" w:date="2022-06-22T18:43:00Z">
        <w:r w:rsidR="009019D7" w:rsidRPr="009019D7">
          <w:t>urriculum</w:t>
        </w:r>
      </w:ins>
      <w:ins w:id="360" w:author="Soler Martin, Carlos" w:date="2022-06-22T18:44:00Z">
        <w:r w:rsidR="009019D7">
          <w:t xml:space="preserve"> V</w:t>
        </w:r>
      </w:ins>
      <w:ins w:id="361" w:author="Soler Martin, Carlos" w:date="2022-06-22T18:43:00Z">
        <w:r w:rsidR="009019D7">
          <w:t xml:space="preserve">itae </w:t>
        </w:r>
      </w:ins>
      <w:ins w:id="362" w:author="Soler Martin, Carlos" w:date="2022-06-22T18:44:00Z">
        <w:r w:rsidR="009019D7">
          <w:t>creados por cada alumno, dicho CV se crea por el propio alumno y también puede ser modificado.</w:t>
        </w:r>
      </w:ins>
      <w:ins w:id="363" w:author="Soler Martin, Carlos" w:date="2022-06-22T18:45:00Z">
        <w:r w:rsidR="009019D7">
          <w:t xml:space="preserve"> </w:t>
        </w:r>
        <w:r w:rsidR="009019D7">
          <w:t>Los atributos de</w:t>
        </w:r>
        <w:r w:rsidR="009019D7">
          <w:t>l</w:t>
        </w:r>
        <w:r w:rsidR="009019D7">
          <w:t xml:space="preserve"> </w:t>
        </w:r>
        <w:r w:rsidR="009019D7">
          <w:t>CV</w:t>
        </w:r>
        <w:r w:rsidR="009019D7">
          <w:t xml:space="preserve"> son:</w:t>
        </w:r>
      </w:ins>
    </w:p>
    <w:p w14:paraId="06D61884" w14:textId="73A25F96" w:rsidR="009019D7" w:rsidRDefault="009019D7" w:rsidP="009019D7">
      <w:pPr>
        <w:pStyle w:val="Prrafodelista"/>
        <w:numPr>
          <w:ilvl w:val="1"/>
          <w:numId w:val="36"/>
        </w:numPr>
        <w:rPr>
          <w:ins w:id="364" w:author="Soler Martin, Carlos" w:date="2022-06-22T18:45:00Z"/>
        </w:rPr>
        <w:pPrChange w:id="365" w:author="Soler Martin, Carlos" w:date="2022-06-22T18:45:00Z">
          <w:pPr>
            <w:pStyle w:val="Prrafodelista"/>
            <w:numPr>
              <w:numId w:val="36"/>
            </w:numPr>
            <w:ind w:hanging="360"/>
          </w:pPr>
        </w:pPrChange>
      </w:pPr>
      <w:ins w:id="366" w:author="Soler Martin, Carlos" w:date="2022-06-22T18:45:00Z">
        <w:r>
          <w:t>Alumno: Alumno asociado a</w:t>
        </w:r>
        <w:r>
          <w:t>l CV</w:t>
        </w:r>
        <w:r>
          <w:t>.</w:t>
        </w:r>
      </w:ins>
    </w:p>
    <w:p w14:paraId="5E773FB7" w14:textId="77777777" w:rsidR="009019D7" w:rsidRDefault="009019D7" w:rsidP="009019D7">
      <w:pPr>
        <w:pStyle w:val="Prrafodelista"/>
        <w:numPr>
          <w:ilvl w:val="1"/>
          <w:numId w:val="36"/>
        </w:numPr>
        <w:rPr>
          <w:ins w:id="367" w:author="Soler Martin, Carlos" w:date="2022-06-22T18:45:00Z"/>
        </w:rPr>
        <w:pPrChange w:id="368" w:author="Soler Martin, Carlos" w:date="2022-06-22T18:45:00Z">
          <w:pPr>
            <w:pStyle w:val="Prrafodelista"/>
            <w:numPr>
              <w:numId w:val="36"/>
            </w:numPr>
            <w:ind w:hanging="360"/>
          </w:pPr>
        </w:pPrChange>
      </w:pPr>
      <w:ins w:id="369" w:author="Soler Martin, Carlos" w:date="2022-06-22T18:45:00Z">
        <w:r>
          <w:t>Grado: Grado cursado/estudiado por el alumno. Los grados disponibles son: Ingeniería Informática, Ingeniería Industrial, Ingeniería de Telecomunicaciones, Data scientist, Matemáticas, Física, ADE, Derecho, Marketing y Sociología.</w:t>
        </w:r>
      </w:ins>
    </w:p>
    <w:p w14:paraId="1FD43F6D" w14:textId="77777777" w:rsidR="009019D7" w:rsidRDefault="009019D7" w:rsidP="009019D7">
      <w:pPr>
        <w:pStyle w:val="Prrafodelista"/>
        <w:numPr>
          <w:ilvl w:val="1"/>
          <w:numId w:val="36"/>
        </w:numPr>
        <w:rPr>
          <w:ins w:id="370" w:author="Soler Martin, Carlos" w:date="2022-06-22T18:45:00Z"/>
        </w:rPr>
        <w:pPrChange w:id="371" w:author="Soler Martin, Carlos" w:date="2022-06-22T18:45:00Z">
          <w:pPr>
            <w:pStyle w:val="Prrafodelista"/>
            <w:numPr>
              <w:numId w:val="36"/>
            </w:numPr>
            <w:ind w:hanging="360"/>
          </w:pPr>
        </w:pPrChange>
      </w:pPr>
      <w:ins w:id="372" w:author="Soler Martin, Carlos" w:date="2022-06-22T18:45:00Z">
        <w:r>
          <w:t>Nota media: Nota media obtenida por el alumno en sus estudios.</w:t>
        </w:r>
      </w:ins>
    </w:p>
    <w:p w14:paraId="2C91FA50" w14:textId="77777777" w:rsidR="009019D7" w:rsidRDefault="009019D7" w:rsidP="009019D7">
      <w:pPr>
        <w:pStyle w:val="Prrafodelista"/>
        <w:numPr>
          <w:ilvl w:val="1"/>
          <w:numId w:val="36"/>
        </w:numPr>
        <w:rPr>
          <w:ins w:id="373" w:author="Soler Martin, Carlos" w:date="2022-06-22T18:45:00Z"/>
        </w:rPr>
        <w:pPrChange w:id="374" w:author="Soler Martin, Carlos" w:date="2022-06-22T18:45:00Z">
          <w:pPr>
            <w:pStyle w:val="Prrafodelista"/>
            <w:numPr>
              <w:numId w:val="36"/>
            </w:numPr>
            <w:ind w:hanging="360"/>
          </w:pPr>
        </w:pPrChange>
      </w:pPr>
      <w:ins w:id="375" w:author="Soler Martin, Carlos" w:date="2022-06-22T18:45:00Z">
        <w:r>
          <w:t>Nivel de inglés: Nivel de inglés que tiene el alumno. Los niveles son los siguientes: No aplica, Nivel Básico, Nivel medio y Nivel avanzado.</w:t>
        </w:r>
      </w:ins>
    </w:p>
    <w:p w14:paraId="773C8E00" w14:textId="77777777" w:rsidR="009019D7" w:rsidRDefault="009019D7" w:rsidP="009019D7">
      <w:pPr>
        <w:pStyle w:val="Prrafodelista"/>
        <w:numPr>
          <w:ilvl w:val="1"/>
          <w:numId w:val="36"/>
        </w:numPr>
        <w:rPr>
          <w:ins w:id="376" w:author="Soler Martin, Carlos" w:date="2022-06-22T18:45:00Z"/>
        </w:rPr>
        <w:pPrChange w:id="377" w:author="Soler Martin, Carlos" w:date="2022-06-22T18:45:00Z">
          <w:pPr>
            <w:pStyle w:val="Prrafodelista"/>
            <w:numPr>
              <w:numId w:val="36"/>
            </w:numPr>
            <w:ind w:hanging="360"/>
          </w:pPr>
        </w:pPrChange>
      </w:pPr>
      <w:ins w:id="378" w:author="Soler Martin, Carlos" w:date="2022-06-22T18:45:00Z">
        <w:r>
          <w:t>Nivel de alemán:</w:t>
        </w:r>
        <w:r w:rsidRPr="00990DBC">
          <w:t xml:space="preserve"> </w:t>
        </w:r>
        <w:r>
          <w:t>Nivel de alemán que tiene el alumno. Los niveles son los siguientes: No aplica, Nivel Básico, Nivel medio y Nivel avanzado.</w:t>
        </w:r>
      </w:ins>
    </w:p>
    <w:p w14:paraId="69208604" w14:textId="77777777" w:rsidR="009019D7" w:rsidRDefault="009019D7" w:rsidP="009019D7">
      <w:pPr>
        <w:pStyle w:val="Prrafodelista"/>
        <w:numPr>
          <w:ilvl w:val="1"/>
          <w:numId w:val="36"/>
        </w:numPr>
        <w:rPr>
          <w:ins w:id="379" w:author="Soler Martin, Carlos" w:date="2022-06-22T18:45:00Z"/>
        </w:rPr>
        <w:pPrChange w:id="380" w:author="Soler Martin, Carlos" w:date="2022-06-22T18:45:00Z">
          <w:pPr>
            <w:pStyle w:val="Prrafodelista"/>
            <w:numPr>
              <w:numId w:val="36"/>
            </w:numPr>
            <w:ind w:hanging="360"/>
          </w:pPr>
        </w:pPrChange>
      </w:pPr>
      <w:ins w:id="381" w:author="Soler Martin, Carlos" w:date="2022-06-22T18:45:00Z">
        <w:r>
          <w:t>Nivel de francés:</w:t>
        </w:r>
        <w:r w:rsidRPr="00990DBC">
          <w:t xml:space="preserve"> </w:t>
        </w:r>
        <w:r>
          <w:t>Nivel de francés que tiene el alumno. Los niveles son los siguientes: No aplica, Nivel Básico, Nivel medio y Nivel avanzado.</w:t>
        </w:r>
      </w:ins>
    </w:p>
    <w:p w14:paraId="1FC23693" w14:textId="77777777" w:rsidR="009019D7" w:rsidRDefault="009019D7" w:rsidP="009019D7">
      <w:pPr>
        <w:pStyle w:val="Prrafodelista"/>
        <w:numPr>
          <w:ilvl w:val="1"/>
          <w:numId w:val="36"/>
        </w:numPr>
        <w:rPr>
          <w:ins w:id="382" w:author="Soler Martin, Carlos" w:date="2022-06-22T18:45:00Z"/>
        </w:rPr>
        <w:pPrChange w:id="383" w:author="Soler Martin, Carlos" w:date="2022-06-22T18:45:00Z">
          <w:pPr>
            <w:pStyle w:val="Prrafodelista"/>
            <w:numPr>
              <w:numId w:val="36"/>
            </w:numPr>
            <w:ind w:hanging="360"/>
          </w:pPr>
        </w:pPrChange>
      </w:pPr>
      <w:ins w:id="384" w:author="Soler Martin, Carlos" w:date="2022-06-22T18:45:00Z">
        <w:r>
          <w:t>Nivel de capacidad analítica:</w:t>
        </w:r>
        <w:r w:rsidRPr="00A41E3C">
          <w:t xml:space="preserve"> </w:t>
        </w:r>
        <w:r>
          <w:t>Nivel de capacidad analitica que tiene el alumno. Los niveles son los siguientes: No aplica, Nivel Básico, Nivel medio y Nivel avanzado.</w:t>
        </w:r>
      </w:ins>
    </w:p>
    <w:p w14:paraId="78B46730" w14:textId="77777777" w:rsidR="009019D7" w:rsidRDefault="009019D7" w:rsidP="009019D7">
      <w:pPr>
        <w:pStyle w:val="Prrafodelista"/>
        <w:numPr>
          <w:ilvl w:val="1"/>
          <w:numId w:val="36"/>
        </w:numPr>
        <w:rPr>
          <w:ins w:id="385" w:author="Soler Martin, Carlos" w:date="2022-06-22T18:45:00Z"/>
        </w:rPr>
        <w:pPrChange w:id="386" w:author="Soler Martin, Carlos" w:date="2022-06-22T18:45:00Z">
          <w:pPr>
            <w:pStyle w:val="Prrafodelista"/>
            <w:numPr>
              <w:numId w:val="36"/>
            </w:numPr>
            <w:ind w:hanging="360"/>
          </w:pPr>
        </w:pPrChange>
      </w:pPr>
      <w:ins w:id="387" w:author="Soler Martin, Carlos" w:date="2022-06-22T18:45:00Z">
        <w:r>
          <w:lastRenderedPageBreak/>
          <w:t xml:space="preserve">Nivel de trabajo en equipo: </w:t>
        </w:r>
        <w:r w:rsidRPr="00990DBC">
          <w:t xml:space="preserve"> </w:t>
        </w:r>
        <w:r>
          <w:t>Nivel de trabajo en equipo que tiene el alumno. Los niveles son los siguientes: No aplica, Nivel Básico, Nivel medio y Nivel avanzado.</w:t>
        </w:r>
      </w:ins>
    </w:p>
    <w:p w14:paraId="3BE788B6" w14:textId="77777777" w:rsidR="009019D7" w:rsidRDefault="009019D7" w:rsidP="009019D7">
      <w:pPr>
        <w:pStyle w:val="Prrafodelista"/>
        <w:numPr>
          <w:ilvl w:val="1"/>
          <w:numId w:val="36"/>
        </w:numPr>
        <w:rPr>
          <w:ins w:id="388" w:author="Soler Martin, Carlos" w:date="2022-06-22T18:45:00Z"/>
        </w:rPr>
        <w:pPrChange w:id="389" w:author="Soler Martin, Carlos" w:date="2022-06-22T18:45:00Z">
          <w:pPr>
            <w:pStyle w:val="Prrafodelista"/>
            <w:numPr>
              <w:numId w:val="36"/>
            </w:numPr>
            <w:ind w:hanging="360"/>
          </w:pPr>
        </w:pPrChange>
      </w:pPr>
      <w:ins w:id="390" w:author="Soler Martin, Carlos" w:date="2022-06-22T18:45:00Z">
        <w:r>
          <w:t>Nivel de comunicación:</w:t>
        </w:r>
        <w:r w:rsidRPr="00990DBC">
          <w:t xml:space="preserve"> </w:t>
        </w:r>
        <w:r>
          <w:t>Nivel de comunicación que tiene el alumno. Los niveles son los siguientes: No aplica, Nivel Básico, Nivel medio y Nivel avanzado.</w:t>
        </w:r>
      </w:ins>
    </w:p>
    <w:p w14:paraId="3C7473BA" w14:textId="77777777" w:rsidR="009019D7" w:rsidRDefault="009019D7" w:rsidP="009019D7">
      <w:pPr>
        <w:pStyle w:val="Prrafodelista"/>
        <w:numPr>
          <w:ilvl w:val="1"/>
          <w:numId w:val="36"/>
        </w:numPr>
        <w:rPr>
          <w:ins w:id="391" w:author="Soler Martin, Carlos" w:date="2022-06-22T18:45:00Z"/>
        </w:rPr>
        <w:pPrChange w:id="392" w:author="Soler Martin, Carlos" w:date="2022-06-22T18:45:00Z">
          <w:pPr>
            <w:pStyle w:val="Prrafodelista"/>
            <w:numPr>
              <w:numId w:val="36"/>
            </w:numPr>
            <w:ind w:hanging="360"/>
          </w:pPr>
        </w:pPrChange>
      </w:pPr>
      <w:ins w:id="393" w:author="Soler Martin, Carlos" w:date="2022-06-22T18:45:00Z">
        <w:r>
          <w:t>Nivel de pensamiento crítico: Nivel de pensamiento critico que tiene el alumno. Los niveles son los siguientes: No aplica, Nivel Básico, Nivel medio y Nivel avanzado.</w:t>
        </w:r>
      </w:ins>
    </w:p>
    <w:p w14:paraId="5A887698" w14:textId="77777777" w:rsidR="009019D7" w:rsidRDefault="009019D7" w:rsidP="009019D7">
      <w:pPr>
        <w:pStyle w:val="Prrafodelista"/>
        <w:numPr>
          <w:ilvl w:val="1"/>
          <w:numId w:val="36"/>
        </w:numPr>
        <w:rPr>
          <w:ins w:id="394" w:author="Soler Martin, Carlos" w:date="2022-06-22T18:45:00Z"/>
        </w:rPr>
        <w:pPrChange w:id="395" w:author="Soler Martin, Carlos" w:date="2022-06-22T18:45:00Z">
          <w:pPr>
            <w:pStyle w:val="Prrafodelista"/>
            <w:numPr>
              <w:numId w:val="36"/>
            </w:numPr>
            <w:ind w:hanging="360"/>
          </w:pPr>
        </w:pPrChange>
      </w:pPr>
      <w:ins w:id="396" w:author="Soler Martin, Carlos" w:date="2022-06-22T18:45:00Z">
        <w:r>
          <w:t>Nivel de innovación: Nivel de innovación que tiene el alumno. Los niveles son los siguientes: No aplica, Nivel Básico, Nivel medio y Nivel avanzado.</w:t>
        </w:r>
      </w:ins>
    </w:p>
    <w:p w14:paraId="403A7EC2" w14:textId="77777777" w:rsidR="009019D7" w:rsidRDefault="009019D7" w:rsidP="009019D7">
      <w:pPr>
        <w:pStyle w:val="Prrafodelista"/>
        <w:numPr>
          <w:ilvl w:val="1"/>
          <w:numId w:val="36"/>
        </w:numPr>
        <w:rPr>
          <w:ins w:id="397" w:author="Soler Martin, Carlos" w:date="2022-06-22T18:45:00Z"/>
        </w:rPr>
        <w:pPrChange w:id="398" w:author="Soler Martin, Carlos" w:date="2022-06-22T18:45:00Z">
          <w:pPr>
            <w:pStyle w:val="Prrafodelista"/>
            <w:numPr>
              <w:numId w:val="36"/>
            </w:numPr>
            <w:ind w:hanging="360"/>
          </w:pPr>
        </w:pPrChange>
      </w:pPr>
      <w:ins w:id="399" w:author="Soler Martin, Carlos" w:date="2022-06-22T18:45:00Z">
        <w:r>
          <w:t>Nivel de liderazgo: Nivel de liderazgo que tiene el alumno. Los niveles son los siguientes: No aplica, Nivel Básico, Nivel medio y Nivel avanzado.</w:t>
        </w:r>
      </w:ins>
    </w:p>
    <w:p w14:paraId="1F1DB4A4" w14:textId="77777777" w:rsidR="009019D7" w:rsidRDefault="009019D7" w:rsidP="009019D7">
      <w:pPr>
        <w:pStyle w:val="Prrafodelista"/>
        <w:numPr>
          <w:ilvl w:val="1"/>
          <w:numId w:val="36"/>
        </w:numPr>
        <w:rPr>
          <w:ins w:id="400" w:author="Soler Martin, Carlos" w:date="2022-06-22T18:45:00Z"/>
        </w:rPr>
        <w:pPrChange w:id="401" w:author="Soler Martin, Carlos" w:date="2022-06-22T18:45:00Z">
          <w:pPr>
            <w:pStyle w:val="Prrafodelista"/>
            <w:numPr>
              <w:numId w:val="36"/>
            </w:numPr>
            <w:ind w:hanging="360"/>
          </w:pPr>
        </w:pPrChange>
      </w:pPr>
      <w:ins w:id="402" w:author="Soler Martin, Carlos" w:date="2022-06-22T18:45:00Z">
        <w:r>
          <w:t>Nivel de toma de decisiones: Nivel de toma de decisiones que tiene el alumno. Los niveles son los siguientes: No aplica, Nivel Básico, Nivel medio y Nivel avanzado.</w:t>
        </w:r>
      </w:ins>
    </w:p>
    <w:p w14:paraId="51A7BB16" w14:textId="77777777" w:rsidR="009019D7" w:rsidRDefault="009019D7" w:rsidP="009019D7">
      <w:pPr>
        <w:pStyle w:val="Prrafodelista"/>
        <w:numPr>
          <w:ilvl w:val="1"/>
          <w:numId w:val="36"/>
        </w:numPr>
        <w:rPr>
          <w:ins w:id="403" w:author="Soler Martin, Carlos" w:date="2022-06-22T18:45:00Z"/>
        </w:rPr>
        <w:pPrChange w:id="404" w:author="Soler Martin, Carlos" w:date="2022-06-22T18:45:00Z">
          <w:pPr>
            <w:pStyle w:val="Prrafodelista"/>
            <w:numPr>
              <w:numId w:val="36"/>
            </w:numPr>
            <w:ind w:hanging="360"/>
          </w:pPr>
        </w:pPrChange>
      </w:pPr>
      <w:ins w:id="405" w:author="Soler Martin, Carlos" w:date="2022-06-22T18:45:00Z">
        <w:r>
          <w:t>Nivel de resolución de problemas: Nivel de resolución de problemas que tiene el alumno. Los niveles son los siguientes: No aplica, Nivel Básico, Nivel medio y Nivel avanzado.</w:t>
        </w:r>
      </w:ins>
    </w:p>
    <w:p w14:paraId="2AC12E15" w14:textId="77777777" w:rsidR="009019D7" w:rsidRDefault="009019D7" w:rsidP="009019D7">
      <w:pPr>
        <w:pStyle w:val="Prrafodelista"/>
        <w:numPr>
          <w:ilvl w:val="1"/>
          <w:numId w:val="36"/>
        </w:numPr>
        <w:rPr>
          <w:ins w:id="406" w:author="Soler Martin, Carlos" w:date="2022-06-22T18:45:00Z"/>
        </w:rPr>
        <w:pPrChange w:id="407" w:author="Soler Martin, Carlos" w:date="2022-06-22T18:45:00Z">
          <w:pPr>
            <w:pStyle w:val="Prrafodelista"/>
            <w:numPr>
              <w:numId w:val="36"/>
            </w:numPr>
            <w:ind w:hanging="360"/>
          </w:pPr>
        </w:pPrChange>
      </w:pPr>
      <w:ins w:id="408" w:author="Soler Martin, Carlos" w:date="2022-06-22T18:45:00Z">
        <w:r>
          <w:t>Nivel de marketing: Nivel de marketing que tiene el alumno. Los niveles son los siguientes: No aplica, Nivel Básico, Nivel medio y Nivel avanzado.</w:t>
        </w:r>
      </w:ins>
    </w:p>
    <w:p w14:paraId="5011B578" w14:textId="77777777" w:rsidR="009019D7" w:rsidRDefault="009019D7" w:rsidP="009019D7">
      <w:pPr>
        <w:pStyle w:val="Prrafodelista"/>
        <w:numPr>
          <w:ilvl w:val="1"/>
          <w:numId w:val="36"/>
        </w:numPr>
        <w:rPr>
          <w:ins w:id="409" w:author="Soler Martin, Carlos" w:date="2022-06-22T18:45:00Z"/>
        </w:rPr>
        <w:pPrChange w:id="410" w:author="Soler Martin, Carlos" w:date="2022-06-22T18:45:00Z">
          <w:pPr>
            <w:pStyle w:val="Prrafodelista"/>
            <w:numPr>
              <w:numId w:val="36"/>
            </w:numPr>
            <w:ind w:hanging="360"/>
          </w:pPr>
        </w:pPrChange>
      </w:pPr>
      <w:ins w:id="411" w:author="Soler Martin, Carlos" w:date="2022-06-22T18:45:00Z">
        <w:r>
          <w:t>Nivel de e-commerce: Nivel de e-commerce que tiene el alumno. Los niveles son los siguientes: No aplica, Nivel Básico, Nivel medio y Nivel avanzado.</w:t>
        </w:r>
      </w:ins>
    </w:p>
    <w:p w14:paraId="526B8E44" w14:textId="77777777" w:rsidR="009019D7" w:rsidRDefault="009019D7" w:rsidP="009019D7">
      <w:pPr>
        <w:pStyle w:val="Prrafodelista"/>
        <w:numPr>
          <w:ilvl w:val="1"/>
          <w:numId w:val="36"/>
        </w:numPr>
        <w:rPr>
          <w:ins w:id="412" w:author="Soler Martin, Carlos" w:date="2022-06-22T18:45:00Z"/>
        </w:rPr>
        <w:pPrChange w:id="413" w:author="Soler Martin, Carlos" w:date="2022-06-22T18:45:00Z">
          <w:pPr>
            <w:pStyle w:val="Prrafodelista"/>
            <w:numPr>
              <w:numId w:val="36"/>
            </w:numPr>
            <w:ind w:hanging="360"/>
          </w:pPr>
        </w:pPrChange>
      </w:pPr>
      <w:ins w:id="414" w:author="Soler Martin, Carlos" w:date="2022-06-22T18:45:00Z">
        <w:r>
          <w:t>Nivel de diseño gráfico: Nivel de diseño gráfico que tiene el alumno. Los niveles son los siguientes: No aplica, Nivel Básico, Nivel medio y Nivel avanzado.</w:t>
        </w:r>
      </w:ins>
    </w:p>
    <w:p w14:paraId="033DA019" w14:textId="77777777" w:rsidR="009019D7" w:rsidRDefault="009019D7" w:rsidP="009019D7">
      <w:pPr>
        <w:pStyle w:val="Prrafodelista"/>
        <w:numPr>
          <w:ilvl w:val="1"/>
          <w:numId w:val="36"/>
        </w:numPr>
        <w:rPr>
          <w:ins w:id="415" w:author="Soler Martin, Carlos" w:date="2022-06-22T18:45:00Z"/>
        </w:rPr>
        <w:pPrChange w:id="416" w:author="Soler Martin, Carlos" w:date="2022-06-22T18:45:00Z">
          <w:pPr>
            <w:pStyle w:val="Prrafodelista"/>
            <w:numPr>
              <w:numId w:val="36"/>
            </w:numPr>
            <w:ind w:hanging="360"/>
          </w:pPr>
        </w:pPrChange>
      </w:pPr>
      <w:ins w:id="417" w:author="Soler Martin, Carlos" w:date="2022-06-22T18:45:00Z">
        <w:r>
          <w:lastRenderedPageBreak/>
          <w:t>Nivel de matemáticas: Nivel de matematicas que tiene el alumno. Los niveles son los siguientes: No aplica, Nivel Básico, Nivel medio y Nivel avanzado.</w:t>
        </w:r>
      </w:ins>
    </w:p>
    <w:p w14:paraId="6E3386F1" w14:textId="77777777" w:rsidR="009019D7" w:rsidRDefault="009019D7" w:rsidP="009019D7">
      <w:pPr>
        <w:pStyle w:val="Prrafodelista"/>
        <w:numPr>
          <w:ilvl w:val="1"/>
          <w:numId w:val="36"/>
        </w:numPr>
        <w:rPr>
          <w:ins w:id="418" w:author="Soler Martin, Carlos" w:date="2022-06-22T18:45:00Z"/>
        </w:rPr>
        <w:pPrChange w:id="419" w:author="Soler Martin, Carlos" w:date="2022-06-22T18:45:00Z">
          <w:pPr>
            <w:pStyle w:val="Prrafodelista"/>
            <w:numPr>
              <w:numId w:val="36"/>
            </w:numPr>
            <w:ind w:hanging="360"/>
          </w:pPr>
        </w:pPrChange>
      </w:pPr>
      <w:ins w:id="420" w:author="Soler Martin, Carlos" w:date="2022-06-22T18:45:00Z">
        <w:r>
          <w:t>Nivel de estadística:</w:t>
        </w:r>
        <w:r w:rsidRPr="00990DBC">
          <w:t xml:space="preserve"> </w:t>
        </w:r>
        <w:r>
          <w:t>Nivel de estadistica que tiene el alumno. Los niveles son los siguientes: No aplica, Nivel Básico, Nivel medio y Nivel avanzado.</w:t>
        </w:r>
      </w:ins>
    </w:p>
    <w:p w14:paraId="49CCBDAB" w14:textId="77777777" w:rsidR="009019D7" w:rsidRDefault="009019D7" w:rsidP="009019D7">
      <w:pPr>
        <w:pStyle w:val="Prrafodelista"/>
        <w:numPr>
          <w:ilvl w:val="1"/>
          <w:numId w:val="36"/>
        </w:numPr>
        <w:rPr>
          <w:ins w:id="421" w:author="Soler Martin, Carlos" w:date="2022-06-22T18:45:00Z"/>
        </w:rPr>
        <w:pPrChange w:id="422" w:author="Soler Martin, Carlos" w:date="2022-06-22T18:45:00Z">
          <w:pPr>
            <w:pStyle w:val="Prrafodelista"/>
            <w:numPr>
              <w:numId w:val="36"/>
            </w:numPr>
            <w:ind w:hanging="360"/>
          </w:pPr>
        </w:pPrChange>
      </w:pPr>
      <w:ins w:id="423" w:author="Soler Martin, Carlos" w:date="2022-06-22T18:45:00Z">
        <w:r>
          <w:t>Nivel de gestión de proyectos: Nivel de gestión de proyectos que tiene el alumno. Los niveles son los siguientes: No aplica, Nivel Básico, Nivel medio y Nivel avanzado.Nivel de redes sociales:</w:t>
        </w:r>
      </w:ins>
    </w:p>
    <w:p w14:paraId="4E952C1A" w14:textId="77777777" w:rsidR="009019D7" w:rsidRDefault="009019D7" w:rsidP="009019D7">
      <w:pPr>
        <w:pStyle w:val="Prrafodelista"/>
        <w:numPr>
          <w:ilvl w:val="1"/>
          <w:numId w:val="36"/>
        </w:numPr>
        <w:rPr>
          <w:ins w:id="424" w:author="Soler Martin, Carlos" w:date="2022-06-22T18:45:00Z"/>
        </w:rPr>
        <w:pPrChange w:id="425" w:author="Soler Martin, Carlos" w:date="2022-06-22T18:45:00Z">
          <w:pPr>
            <w:pStyle w:val="Prrafodelista"/>
            <w:numPr>
              <w:numId w:val="36"/>
            </w:numPr>
            <w:ind w:hanging="360"/>
          </w:pPr>
        </w:pPrChange>
      </w:pPr>
      <w:ins w:id="426" w:author="Soler Martin, Carlos" w:date="2022-06-22T18:45:00Z">
        <w:r>
          <w:t>Nivel de sostenibilidad: Nivel de sostenibilidad que tiene el alumno. Los niveles son los siguientes: No aplica, Nivel Básico, Nivel medio y Nivel avanzado.Nivel de inteligencia Artificial:</w:t>
        </w:r>
      </w:ins>
    </w:p>
    <w:p w14:paraId="4BC9B943" w14:textId="77777777" w:rsidR="009019D7" w:rsidRDefault="009019D7" w:rsidP="009019D7">
      <w:pPr>
        <w:pStyle w:val="Prrafodelista"/>
        <w:numPr>
          <w:ilvl w:val="1"/>
          <w:numId w:val="36"/>
        </w:numPr>
        <w:rPr>
          <w:ins w:id="427" w:author="Soler Martin, Carlos" w:date="2022-06-22T18:45:00Z"/>
        </w:rPr>
        <w:pPrChange w:id="428" w:author="Soler Martin, Carlos" w:date="2022-06-22T18:45:00Z">
          <w:pPr>
            <w:pStyle w:val="Prrafodelista"/>
            <w:numPr>
              <w:numId w:val="36"/>
            </w:numPr>
            <w:ind w:hanging="360"/>
          </w:pPr>
        </w:pPrChange>
      </w:pPr>
      <w:ins w:id="429" w:author="Soler Martin, Carlos" w:date="2022-06-22T18:45:00Z">
        <w:r>
          <w:t>Nivel de Big Data: Nivel de Big Data que tiene el alumno. Los niveles son los siguientes: No aplica, Nivel Básico, Nivel medio y Nivel avanzado.Nivel de machine learning:</w:t>
        </w:r>
      </w:ins>
    </w:p>
    <w:p w14:paraId="14D514B0" w14:textId="77777777" w:rsidR="009019D7" w:rsidRDefault="009019D7" w:rsidP="009019D7">
      <w:pPr>
        <w:pStyle w:val="Prrafodelista"/>
        <w:numPr>
          <w:ilvl w:val="1"/>
          <w:numId w:val="36"/>
        </w:numPr>
        <w:rPr>
          <w:ins w:id="430" w:author="Soler Martin, Carlos" w:date="2022-06-22T18:45:00Z"/>
        </w:rPr>
        <w:pPrChange w:id="431" w:author="Soler Martin, Carlos" w:date="2022-06-22T18:45:00Z">
          <w:pPr>
            <w:pStyle w:val="Prrafodelista"/>
            <w:numPr>
              <w:numId w:val="36"/>
            </w:numPr>
            <w:ind w:hanging="360"/>
          </w:pPr>
        </w:pPrChange>
      </w:pPr>
      <w:ins w:id="432" w:author="Soler Martin, Carlos" w:date="2022-06-22T18:45:00Z">
        <w:r>
          <w:t>Nivel de análisis de datos: Nivel de análisis de datos que tiene el alumno. Los niveles son los siguientes: No aplica, Nivel Básico, Nivel medio y Nivel avanzado.</w:t>
        </w:r>
      </w:ins>
    </w:p>
    <w:p w14:paraId="4D875324" w14:textId="77777777" w:rsidR="009019D7" w:rsidRDefault="009019D7" w:rsidP="009019D7">
      <w:pPr>
        <w:pStyle w:val="Prrafodelista"/>
        <w:numPr>
          <w:ilvl w:val="1"/>
          <w:numId w:val="36"/>
        </w:numPr>
        <w:rPr>
          <w:ins w:id="433" w:author="Soler Martin, Carlos" w:date="2022-06-22T18:45:00Z"/>
        </w:rPr>
        <w:pPrChange w:id="434" w:author="Soler Martin, Carlos" w:date="2022-06-22T18:45:00Z">
          <w:pPr>
            <w:pStyle w:val="Prrafodelista"/>
            <w:numPr>
              <w:numId w:val="36"/>
            </w:numPr>
            <w:ind w:hanging="360"/>
          </w:pPr>
        </w:pPrChange>
      </w:pPr>
      <w:ins w:id="435" w:author="Soler Martin, Carlos" w:date="2022-06-22T18:45:00Z">
        <w:r>
          <w:t>Nivel de bases de datos: Nivel de bases de datos que tiene el alumno. Los niveles son los siguientes: No aplica, Nivel Básico, Nivel medio y Nivel avanzado.</w:t>
        </w:r>
      </w:ins>
    </w:p>
    <w:p w14:paraId="5B8D768D" w14:textId="77777777" w:rsidR="009019D7" w:rsidRDefault="009019D7" w:rsidP="009019D7">
      <w:pPr>
        <w:pStyle w:val="Prrafodelista"/>
        <w:numPr>
          <w:ilvl w:val="1"/>
          <w:numId w:val="36"/>
        </w:numPr>
        <w:rPr>
          <w:ins w:id="436" w:author="Soler Martin, Carlos" w:date="2022-06-22T18:45:00Z"/>
        </w:rPr>
        <w:pPrChange w:id="437" w:author="Soler Martin, Carlos" w:date="2022-06-22T18:45:00Z">
          <w:pPr>
            <w:pStyle w:val="Prrafodelista"/>
            <w:numPr>
              <w:numId w:val="36"/>
            </w:numPr>
            <w:ind w:hanging="360"/>
          </w:pPr>
        </w:pPrChange>
      </w:pPr>
      <w:ins w:id="438" w:author="Soler Martin, Carlos" w:date="2022-06-22T18:45:00Z">
        <w:r>
          <w:t>Nivel de Cloud: Nivel de cloud que tiene el alumno. Los niveles son los siguientes: No aplica, Nivel Básico, Nivel medio y Nivel avanzado.</w:t>
        </w:r>
      </w:ins>
    </w:p>
    <w:p w14:paraId="5D09DD55" w14:textId="77777777" w:rsidR="009019D7" w:rsidRDefault="009019D7" w:rsidP="009019D7">
      <w:pPr>
        <w:pStyle w:val="Prrafodelista"/>
        <w:numPr>
          <w:ilvl w:val="1"/>
          <w:numId w:val="36"/>
        </w:numPr>
        <w:rPr>
          <w:ins w:id="439" w:author="Soler Martin, Carlos" w:date="2022-06-22T18:45:00Z"/>
        </w:rPr>
        <w:pPrChange w:id="440" w:author="Soler Martin, Carlos" w:date="2022-06-22T18:45:00Z">
          <w:pPr>
            <w:pStyle w:val="Prrafodelista"/>
            <w:numPr>
              <w:numId w:val="36"/>
            </w:numPr>
            <w:ind w:hanging="360"/>
          </w:pPr>
        </w:pPrChange>
      </w:pPr>
      <w:ins w:id="441" w:author="Soler Martin, Carlos" w:date="2022-06-22T18:45:00Z">
        <w:r>
          <w:t>Nivel de IoT: Nivel de IoT que tiene el alumno. Los niveles son los siguientes: No aplica, Nivel Básico, Nivel medio y Nivel avanzado.</w:t>
        </w:r>
      </w:ins>
    </w:p>
    <w:p w14:paraId="5E7CE51C" w14:textId="77777777" w:rsidR="009019D7" w:rsidRDefault="009019D7" w:rsidP="009019D7">
      <w:pPr>
        <w:pStyle w:val="Prrafodelista"/>
        <w:numPr>
          <w:ilvl w:val="1"/>
          <w:numId w:val="36"/>
        </w:numPr>
        <w:rPr>
          <w:ins w:id="442" w:author="Soler Martin, Carlos" w:date="2022-06-22T18:45:00Z"/>
        </w:rPr>
        <w:pPrChange w:id="443" w:author="Soler Martin, Carlos" w:date="2022-06-22T18:45:00Z">
          <w:pPr>
            <w:pStyle w:val="Prrafodelista"/>
            <w:numPr>
              <w:numId w:val="36"/>
            </w:numPr>
            <w:ind w:hanging="360"/>
          </w:pPr>
        </w:pPrChange>
      </w:pPr>
      <w:ins w:id="444" w:author="Soler Martin, Carlos" w:date="2022-06-22T18:45:00Z">
        <w:r>
          <w:t>Nivel de redes: Nivel de redes que tiene el alumno. Los niveles son los siguientes: No aplica, Nivel Básico, Nivel medio y Nivel avanzado.</w:t>
        </w:r>
      </w:ins>
    </w:p>
    <w:p w14:paraId="786E5E33" w14:textId="77777777" w:rsidR="009019D7" w:rsidRDefault="009019D7" w:rsidP="009019D7">
      <w:pPr>
        <w:pStyle w:val="Prrafodelista"/>
        <w:numPr>
          <w:ilvl w:val="1"/>
          <w:numId w:val="36"/>
        </w:numPr>
        <w:rPr>
          <w:ins w:id="445" w:author="Soler Martin, Carlos" w:date="2022-06-22T18:45:00Z"/>
        </w:rPr>
        <w:pPrChange w:id="446" w:author="Soler Martin, Carlos" w:date="2022-06-22T18:45:00Z">
          <w:pPr>
            <w:pStyle w:val="Prrafodelista"/>
            <w:numPr>
              <w:numId w:val="36"/>
            </w:numPr>
            <w:ind w:hanging="360"/>
          </w:pPr>
        </w:pPrChange>
      </w:pPr>
      <w:ins w:id="447" w:author="Soler Martin, Carlos" w:date="2022-06-22T18:45:00Z">
        <w:r>
          <w:lastRenderedPageBreak/>
          <w:t>Nivel de sistemas operativos: Nivel de sistemas operativos que tiene el alumno. Los niveles son los siguientes: No aplica, Nivel Básico, Nivel medio y Nivel avanzado.</w:t>
        </w:r>
      </w:ins>
    </w:p>
    <w:p w14:paraId="3D20D479" w14:textId="77777777" w:rsidR="009019D7" w:rsidRDefault="009019D7" w:rsidP="009019D7">
      <w:pPr>
        <w:pStyle w:val="Prrafodelista"/>
        <w:numPr>
          <w:ilvl w:val="1"/>
          <w:numId w:val="36"/>
        </w:numPr>
        <w:rPr>
          <w:ins w:id="448" w:author="Soler Martin, Carlos" w:date="2022-06-22T18:45:00Z"/>
        </w:rPr>
        <w:pPrChange w:id="449" w:author="Soler Martin, Carlos" w:date="2022-06-22T18:45:00Z">
          <w:pPr>
            <w:pStyle w:val="Prrafodelista"/>
            <w:numPr>
              <w:numId w:val="36"/>
            </w:numPr>
            <w:ind w:hanging="360"/>
          </w:pPr>
        </w:pPrChange>
      </w:pPr>
      <w:ins w:id="450" w:author="Soler Martin, Carlos" w:date="2022-06-22T18:45:00Z">
        <w:r>
          <w:t>Nivel de desarrollo web: Nivel de desarrollo web que tiene el alumno. Los niveles son los siguientes: No aplica, Nivel Básico, Nivel medio y Nivel avanzado.</w:t>
        </w:r>
      </w:ins>
    </w:p>
    <w:p w14:paraId="2F83E8DF" w14:textId="77777777" w:rsidR="009019D7" w:rsidRDefault="009019D7" w:rsidP="009019D7">
      <w:pPr>
        <w:pStyle w:val="Prrafodelista"/>
        <w:numPr>
          <w:ilvl w:val="1"/>
          <w:numId w:val="36"/>
        </w:numPr>
        <w:rPr>
          <w:ins w:id="451" w:author="Soler Martin, Carlos" w:date="2022-06-22T18:45:00Z"/>
        </w:rPr>
        <w:pPrChange w:id="452" w:author="Soler Martin, Carlos" w:date="2022-06-22T18:45:00Z">
          <w:pPr>
            <w:pStyle w:val="Prrafodelista"/>
            <w:numPr>
              <w:numId w:val="36"/>
            </w:numPr>
            <w:ind w:hanging="360"/>
          </w:pPr>
        </w:pPrChange>
      </w:pPr>
      <w:ins w:id="453" w:author="Soler Martin, Carlos" w:date="2022-06-22T18:45:00Z">
        <w:r>
          <w:t>Nivel de diseño web: Nivel de diseño web que tiene el alumno. Los niveles son los siguientes: No aplica, Nivel Básico, Nivel medio y Nivel avanzado.</w:t>
        </w:r>
      </w:ins>
    </w:p>
    <w:p w14:paraId="72896E5A" w14:textId="77777777" w:rsidR="009019D7" w:rsidRDefault="009019D7" w:rsidP="009019D7">
      <w:pPr>
        <w:pStyle w:val="Prrafodelista"/>
        <w:numPr>
          <w:ilvl w:val="1"/>
          <w:numId w:val="36"/>
        </w:numPr>
        <w:rPr>
          <w:ins w:id="454" w:author="Soler Martin, Carlos" w:date="2022-06-22T18:45:00Z"/>
        </w:rPr>
        <w:pPrChange w:id="455" w:author="Soler Martin, Carlos" w:date="2022-06-22T18:45:00Z">
          <w:pPr>
            <w:pStyle w:val="Prrafodelista"/>
            <w:numPr>
              <w:numId w:val="36"/>
            </w:numPr>
            <w:ind w:hanging="360"/>
          </w:pPr>
        </w:pPrChange>
      </w:pPr>
      <w:ins w:id="456" w:author="Soler Martin, Carlos" w:date="2022-06-22T18:45:00Z">
        <w:r>
          <w:t>Nivel de R: Nivel de R que tiene el alumno. Los niveles son los siguientes: No aplica, Nivel Básico, Nivel medio y Nivel avanzado.</w:t>
        </w:r>
      </w:ins>
    </w:p>
    <w:p w14:paraId="1D5B6D81" w14:textId="77777777" w:rsidR="009019D7" w:rsidRDefault="009019D7" w:rsidP="009019D7">
      <w:pPr>
        <w:pStyle w:val="Prrafodelista"/>
        <w:numPr>
          <w:ilvl w:val="1"/>
          <w:numId w:val="36"/>
        </w:numPr>
        <w:rPr>
          <w:ins w:id="457" w:author="Soler Martin, Carlos" w:date="2022-06-22T18:45:00Z"/>
        </w:rPr>
        <w:pPrChange w:id="458" w:author="Soler Martin, Carlos" w:date="2022-06-22T18:45:00Z">
          <w:pPr>
            <w:pStyle w:val="Prrafodelista"/>
            <w:numPr>
              <w:numId w:val="36"/>
            </w:numPr>
            <w:ind w:hanging="360"/>
          </w:pPr>
        </w:pPrChange>
      </w:pPr>
      <w:ins w:id="459" w:author="Soler Martin, Carlos" w:date="2022-06-22T18:45:00Z">
        <w:r>
          <w:t>Nivel de Java: Nivel de Java que tiene el alumno. Los niveles son los siguientes: No aplica, Nivel Básico, Nivel medio y Nivel avanzado.</w:t>
        </w:r>
      </w:ins>
    </w:p>
    <w:p w14:paraId="5784BC9D" w14:textId="77777777" w:rsidR="009019D7" w:rsidRDefault="009019D7" w:rsidP="009019D7">
      <w:pPr>
        <w:pStyle w:val="Prrafodelista"/>
        <w:numPr>
          <w:ilvl w:val="1"/>
          <w:numId w:val="36"/>
        </w:numPr>
        <w:rPr>
          <w:ins w:id="460" w:author="Soler Martin, Carlos" w:date="2022-06-22T18:45:00Z"/>
        </w:rPr>
        <w:pPrChange w:id="461" w:author="Soler Martin, Carlos" w:date="2022-06-22T18:45:00Z">
          <w:pPr>
            <w:pStyle w:val="Prrafodelista"/>
            <w:numPr>
              <w:numId w:val="36"/>
            </w:numPr>
            <w:ind w:hanging="360"/>
          </w:pPr>
        </w:pPrChange>
      </w:pPr>
      <w:ins w:id="462" w:author="Soler Martin, Carlos" w:date="2022-06-22T18:45:00Z">
        <w:r>
          <w:t>Nivel de Pascal: Nivel de Pascal que tiene el alumno. Los niveles son los siguientes: No aplica, Nivel Básico, Nivel medio y Nivel avanzado.</w:t>
        </w:r>
      </w:ins>
    </w:p>
    <w:p w14:paraId="3663C07C" w14:textId="5A391D4E" w:rsidR="00EA08C2" w:rsidRPr="00133535" w:rsidRDefault="009019D7" w:rsidP="009019D7">
      <w:pPr>
        <w:pStyle w:val="Prrafodelista"/>
        <w:numPr>
          <w:ilvl w:val="1"/>
          <w:numId w:val="36"/>
        </w:numPr>
        <w:rPr>
          <w:ins w:id="463" w:author="Soler Martin, Carlos" w:date="2022-06-18T13:39:00Z"/>
        </w:rPr>
        <w:pPrChange w:id="464" w:author="Soler Martin, Carlos" w:date="2022-06-22T18:46:00Z">
          <w:pPr>
            <w:pStyle w:val="Ttulo4"/>
            <w:numPr>
              <w:ilvl w:val="4"/>
            </w:numPr>
            <w:ind w:left="1008" w:hanging="1008"/>
          </w:pPr>
        </w:pPrChange>
      </w:pPr>
      <w:ins w:id="465" w:author="Soler Martin, Carlos" w:date="2022-06-22T18:45:00Z">
        <w:r>
          <w:t>Nivel de Python: Nivel de Python que tiene el alumno. Los niveles son los siguientes: No aplica, Nivel Básico, Nivel medio y Nivel avanzado.</w:t>
        </w:r>
      </w:ins>
    </w:p>
    <w:p w14:paraId="2719B87C" w14:textId="75F21B2B" w:rsidR="00741E6D" w:rsidRDefault="00741E6D" w:rsidP="007D6634">
      <w:pPr>
        <w:pStyle w:val="Ttulo4"/>
        <w:rPr>
          <w:ins w:id="466" w:author="Soler Martin, Carlos" w:date="2022-06-18T17:51:00Z"/>
        </w:rPr>
      </w:pPr>
      <w:ins w:id="467" w:author="Soler Martin, Carlos" w:date="2022-06-18T11:52:00Z">
        <w:r>
          <w:t>Patrones de las URIs</w:t>
        </w:r>
      </w:ins>
    </w:p>
    <w:p w14:paraId="640934C2" w14:textId="7447CFDD" w:rsidR="007C4197" w:rsidRPr="00835C13" w:rsidRDefault="00F0718C" w:rsidP="00F0718C">
      <w:pPr>
        <w:pStyle w:val="Prrafodelista"/>
        <w:numPr>
          <w:ilvl w:val="0"/>
          <w:numId w:val="38"/>
        </w:numPr>
        <w:rPr>
          <w:ins w:id="468" w:author="Soler Martin, Carlos" w:date="2022-06-18T17:56:00Z"/>
          <w:b/>
          <w:bCs/>
          <w:rPrChange w:id="469" w:author="Soler Martin, Carlos" w:date="2022-06-18T17:56:00Z">
            <w:rPr>
              <w:ins w:id="470" w:author="Soler Martin, Carlos" w:date="2022-06-18T17:56:00Z"/>
            </w:rPr>
          </w:rPrChange>
        </w:rPr>
      </w:pPr>
      <w:ins w:id="471" w:author="Soler Martin, Carlos" w:date="2022-06-18T17:51:00Z">
        <w:r w:rsidRPr="00B065BE">
          <w:rPr>
            <w:b/>
            <w:bCs/>
            <w:rPrChange w:id="472" w:author="Soler Martin, Carlos" w:date="2022-06-18T17:55:00Z">
              <w:rPr/>
            </w:rPrChange>
          </w:rPr>
          <w:t>/alumnos</w:t>
        </w:r>
      </w:ins>
      <w:ins w:id="473" w:author="Soler Martin, Carlos" w:date="2022-06-18T17:56:00Z">
        <w:r w:rsidR="00B065BE">
          <w:rPr>
            <w:b/>
            <w:bCs/>
          </w:rPr>
          <w:t xml:space="preserve">: </w:t>
        </w:r>
        <w:r w:rsidR="00B065BE">
          <w:t>recibe todas las peticiones</w:t>
        </w:r>
        <w:r w:rsidR="00835C13">
          <w:t xml:space="preserve"> HTTP relacionadas con los alumnos.</w:t>
        </w:r>
      </w:ins>
    </w:p>
    <w:p w14:paraId="01FE37DE" w14:textId="1612303A" w:rsidR="00835C13" w:rsidRPr="00C2336E" w:rsidRDefault="00835C13" w:rsidP="00F0718C">
      <w:pPr>
        <w:pStyle w:val="Prrafodelista"/>
        <w:numPr>
          <w:ilvl w:val="0"/>
          <w:numId w:val="38"/>
        </w:numPr>
        <w:rPr>
          <w:ins w:id="474" w:author="Soler Martin, Carlos" w:date="2022-06-18T18:12:00Z"/>
          <w:b/>
          <w:bCs/>
          <w:rPrChange w:id="475" w:author="Soler Martin, Carlos" w:date="2022-06-18T18:12:00Z">
            <w:rPr>
              <w:ins w:id="476" w:author="Soler Martin, Carlos" w:date="2022-06-18T18:12:00Z"/>
            </w:rPr>
          </w:rPrChange>
        </w:rPr>
      </w:pPr>
      <w:ins w:id="477" w:author="Soler Martin, Carlos" w:date="2022-06-18T17:56:00Z">
        <w:r>
          <w:rPr>
            <w:b/>
            <w:bCs/>
          </w:rPr>
          <w:t xml:space="preserve">/alumnos/:id: </w:t>
        </w:r>
      </w:ins>
      <w:ins w:id="478" w:author="Soler Martin, Carlos" w:date="2022-06-18T17:57:00Z">
        <w:r>
          <w:t>recibe todas las peticiones HTTP relacionadas un alumno especifico.</w:t>
        </w:r>
      </w:ins>
    </w:p>
    <w:p w14:paraId="52D0DD76" w14:textId="62A9EE86" w:rsidR="00C2336E" w:rsidRPr="00835C13" w:rsidRDefault="00C2336E" w:rsidP="00F0718C">
      <w:pPr>
        <w:pStyle w:val="Prrafodelista"/>
        <w:numPr>
          <w:ilvl w:val="0"/>
          <w:numId w:val="38"/>
        </w:numPr>
        <w:rPr>
          <w:ins w:id="479" w:author="Soler Martin, Carlos" w:date="2022-06-18T17:57:00Z"/>
          <w:b/>
          <w:bCs/>
          <w:rPrChange w:id="480" w:author="Soler Martin, Carlos" w:date="2022-06-18T17:57:00Z">
            <w:rPr>
              <w:ins w:id="481" w:author="Soler Martin, Carlos" w:date="2022-06-18T17:57:00Z"/>
            </w:rPr>
          </w:rPrChange>
        </w:rPr>
      </w:pPr>
      <w:ins w:id="482" w:author="Soler Martin, Carlos" w:date="2022-06-18T18:12:00Z">
        <w:r>
          <w:rPr>
            <w:b/>
            <w:bCs/>
          </w:rPr>
          <w:t>/alumnos/:id/skil</w:t>
        </w:r>
      </w:ins>
      <w:ins w:id="483" w:author="Soler Martin, Carlos" w:date="2022-06-18T18:13:00Z">
        <w:r>
          <w:rPr>
            <w:b/>
            <w:bCs/>
          </w:rPr>
          <w:t xml:space="preserve">ls: </w:t>
        </w:r>
        <w:r>
          <w:t>Reune todas las peticiones</w:t>
        </w:r>
      </w:ins>
      <w:ins w:id="484" w:author="Soler Martin, Carlos" w:date="2022-06-18T18:14:00Z">
        <w:r>
          <w:t xml:space="preserve"> HTTP</w:t>
        </w:r>
      </w:ins>
      <w:ins w:id="485" w:author="Soler Martin, Carlos" w:date="2022-06-18T18:13:00Z">
        <w:r>
          <w:t xml:space="preserve"> relacionadas con las Skills de un alumno</w:t>
        </w:r>
      </w:ins>
      <w:ins w:id="486" w:author="Soler Martin, Carlos" w:date="2022-06-18T18:17:00Z">
        <w:r w:rsidR="00ED78D9">
          <w:t xml:space="preserve"> especifico.</w:t>
        </w:r>
      </w:ins>
    </w:p>
    <w:p w14:paraId="33592931" w14:textId="2F8DBAF9" w:rsidR="00835C13" w:rsidRPr="00C2336E" w:rsidRDefault="00835C13" w:rsidP="00C2336E">
      <w:pPr>
        <w:pStyle w:val="Prrafodelista"/>
        <w:numPr>
          <w:ilvl w:val="0"/>
          <w:numId w:val="38"/>
        </w:numPr>
        <w:rPr>
          <w:ins w:id="487" w:author="Soler Martin, Carlos" w:date="2022-06-18T17:57:00Z"/>
          <w:b/>
          <w:bCs/>
          <w:rPrChange w:id="488" w:author="Soler Martin, Carlos" w:date="2022-06-18T18:14:00Z">
            <w:rPr>
              <w:ins w:id="489" w:author="Soler Martin, Carlos" w:date="2022-06-18T17:57:00Z"/>
            </w:rPr>
          </w:rPrChange>
        </w:rPr>
      </w:pPr>
      <w:ins w:id="490" w:author="Soler Martin, Carlos" w:date="2022-06-18T17:57:00Z">
        <w:r>
          <w:rPr>
            <w:b/>
            <w:bCs/>
          </w:rPr>
          <w:t>/empresas:</w:t>
        </w:r>
      </w:ins>
      <w:ins w:id="491" w:author="Soler Martin, Carlos" w:date="2022-06-18T18:15:00Z">
        <w:r w:rsidR="00C2336E">
          <w:rPr>
            <w:b/>
            <w:bCs/>
          </w:rPr>
          <w:t xml:space="preserve"> </w:t>
        </w:r>
      </w:ins>
      <w:ins w:id="492" w:author="Soler Martin, Carlos" w:date="2022-06-18T18:13:00Z">
        <w:r w:rsidR="00C2336E">
          <w:t xml:space="preserve">recibe todas las peticiones HTTP relacionadas con las </w:t>
        </w:r>
      </w:ins>
      <w:ins w:id="493" w:author="Soler Martin, Carlos" w:date="2022-06-18T18:14:00Z">
        <w:r w:rsidR="00C2336E">
          <w:t>empresas</w:t>
        </w:r>
      </w:ins>
      <w:ins w:id="494" w:author="Soler Martin, Carlos" w:date="2022-06-18T18:13:00Z">
        <w:r w:rsidR="00C2336E">
          <w:t>.</w:t>
        </w:r>
      </w:ins>
    </w:p>
    <w:p w14:paraId="16FC432A" w14:textId="12E7F3D2" w:rsidR="00835C13" w:rsidRPr="00C2336E" w:rsidRDefault="00835C13" w:rsidP="00C2336E">
      <w:pPr>
        <w:pStyle w:val="Prrafodelista"/>
        <w:numPr>
          <w:ilvl w:val="0"/>
          <w:numId w:val="38"/>
        </w:numPr>
        <w:rPr>
          <w:ins w:id="495" w:author="Soler Martin, Carlos" w:date="2022-06-18T17:57:00Z"/>
          <w:b/>
          <w:bCs/>
          <w:rPrChange w:id="496" w:author="Soler Martin, Carlos" w:date="2022-06-18T18:14:00Z">
            <w:rPr>
              <w:ins w:id="497" w:author="Soler Martin, Carlos" w:date="2022-06-18T17:57:00Z"/>
            </w:rPr>
          </w:rPrChange>
        </w:rPr>
      </w:pPr>
      <w:ins w:id="498" w:author="Soler Martin, Carlos" w:date="2022-06-18T17:57:00Z">
        <w:r>
          <w:rPr>
            <w:b/>
            <w:bCs/>
          </w:rPr>
          <w:t>/empresas/:id:</w:t>
        </w:r>
      </w:ins>
      <w:ins w:id="499" w:author="Soler Martin, Carlos" w:date="2022-06-18T18:14:00Z">
        <w:r w:rsidR="00C2336E" w:rsidRPr="00C2336E">
          <w:t xml:space="preserve"> </w:t>
        </w:r>
        <w:r w:rsidR="00C2336E">
          <w:t>recibe todas las peticiones HTTP relacionadas una empresa especifica.</w:t>
        </w:r>
      </w:ins>
    </w:p>
    <w:p w14:paraId="0DE0F9F8" w14:textId="385A4DEC" w:rsidR="00C2336E" w:rsidRPr="003951E4" w:rsidRDefault="00C2336E" w:rsidP="00C2336E">
      <w:pPr>
        <w:pStyle w:val="Prrafodelista"/>
        <w:numPr>
          <w:ilvl w:val="0"/>
          <w:numId w:val="38"/>
        </w:numPr>
        <w:rPr>
          <w:ins w:id="500" w:author="Soler Martin, Carlos" w:date="2022-06-19T13:44:00Z"/>
          <w:b/>
          <w:bCs/>
          <w:rPrChange w:id="501" w:author="Soler Martin, Carlos" w:date="2022-06-19T13:44:00Z">
            <w:rPr>
              <w:ins w:id="502" w:author="Soler Martin, Carlos" w:date="2022-06-19T13:44:00Z"/>
            </w:rPr>
          </w:rPrChange>
        </w:rPr>
      </w:pPr>
      <w:ins w:id="503" w:author="Soler Martin, Carlos" w:date="2022-06-18T18:14:00Z">
        <w:r>
          <w:rPr>
            <w:b/>
            <w:bCs/>
          </w:rPr>
          <w:lastRenderedPageBreak/>
          <w:t>/empresas/:id/ofertas</w:t>
        </w:r>
      </w:ins>
      <w:ins w:id="504" w:author="Soler Martin, Carlos" w:date="2022-06-18T18:15:00Z">
        <w:r>
          <w:rPr>
            <w:b/>
            <w:bCs/>
          </w:rPr>
          <w:t>_nuevas:</w:t>
        </w:r>
      </w:ins>
      <w:ins w:id="505" w:author="Soler Martin, Carlos" w:date="2022-06-18T18:16:00Z">
        <w:r>
          <w:t xml:space="preserve"> </w:t>
        </w:r>
      </w:ins>
      <w:ins w:id="506" w:author="Soler Martin, Carlos" w:date="2022-06-18T18:15:00Z">
        <w:r>
          <w:t>recibe todas las peticiones HTTP relacionadas</w:t>
        </w:r>
      </w:ins>
      <w:ins w:id="507" w:author="Soler Martin, Carlos" w:date="2022-06-18T18:16:00Z">
        <w:r>
          <w:t xml:space="preserve"> con las </w:t>
        </w:r>
      </w:ins>
      <w:ins w:id="508" w:author="Soler Martin, Carlos" w:date="2022-06-18T18:18:00Z">
        <w:r w:rsidR="00ED78D9">
          <w:t xml:space="preserve">todas las </w:t>
        </w:r>
      </w:ins>
      <w:ins w:id="509" w:author="Soler Martin, Carlos" w:date="2022-06-18T18:16:00Z">
        <w:r>
          <w:t>ofertas nuevas de una empresa</w:t>
        </w:r>
      </w:ins>
      <w:ins w:id="510" w:author="Soler Martin, Carlos" w:date="2022-06-18T18:17:00Z">
        <w:r w:rsidR="00ED78D9">
          <w:t xml:space="preserve"> especifica</w:t>
        </w:r>
      </w:ins>
      <w:ins w:id="511" w:author="Soler Martin, Carlos" w:date="2022-06-18T18:15:00Z">
        <w:r>
          <w:t>.</w:t>
        </w:r>
      </w:ins>
    </w:p>
    <w:p w14:paraId="2CFCCDBC" w14:textId="788346F3" w:rsidR="00ED78D9" w:rsidRPr="00ED78D9" w:rsidRDefault="00ED78D9" w:rsidP="00ED78D9">
      <w:pPr>
        <w:pStyle w:val="Prrafodelista"/>
        <w:numPr>
          <w:ilvl w:val="0"/>
          <w:numId w:val="38"/>
        </w:numPr>
        <w:rPr>
          <w:ins w:id="512" w:author="Soler Martin, Carlos" w:date="2022-06-18T18:15:00Z"/>
          <w:b/>
          <w:bCs/>
          <w:rPrChange w:id="513" w:author="Soler Martin, Carlos" w:date="2022-06-18T18:18:00Z">
            <w:rPr>
              <w:ins w:id="514" w:author="Soler Martin, Carlos" w:date="2022-06-18T18:15:00Z"/>
            </w:rPr>
          </w:rPrChange>
        </w:rPr>
      </w:pPr>
      <w:ins w:id="515" w:author="Soler Martin, Carlos" w:date="2022-06-18T18:18:00Z">
        <w:r>
          <w:rPr>
            <w:b/>
            <w:bCs/>
          </w:rPr>
          <w:t>/empresas/:id/ofertas_nuevas/:id:</w:t>
        </w:r>
        <w:r>
          <w:t xml:space="preserve"> recibe todas las peticiones HTTP relacionadas con una oferta nueva especifica de una empresa especifica.</w:t>
        </w:r>
      </w:ins>
    </w:p>
    <w:p w14:paraId="3572CE06" w14:textId="46BB35CD" w:rsidR="00ED78D9" w:rsidRPr="00B94B9F" w:rsidRDefault="00ED78D9" w:rsidP="00ED78D9">
      <w:pPr>
        <w:pStyle w:val="Prrafodelista"/>
        <w:numPr>
          <w:ilvl w:val="0"/>
          <w:numId w:val="38"/>
        </w:numPr>
        <w:rPr>
          <w:ins w:id="516" w:author="Soler Martin, Carlos" w:date="2022-06-18T18:16:00Z"/>
          <w:b/>
          <w:bCs/>
        </w:rPr>
      </w:pPr>
      <w:ins w:id="517" w:author="Soler Martin, Carlos" w:date="2022-06-18T18:16:00Z">
        <w:r>
          <w:rPr>
            <w:b/>
            <w:bCs/>
          </w:rPr>
          <w:t>/empresas/:id</w:t>
        </w:r>
      </w:ins>
      <w:ins w:id="518" w:author="Soler Martin, Carlos" w:date="2022-06-19T13:45:00Z">
        <w:r w:rsidR="003951E4">
          <w:rPr>
            <w:b/>
            <w:bCs/>
          </w:rPr>
          <w:t>/</w:t>
        </w:r>
      </w:ins>
      <w:ins w:id="519" w:author="Soler Martin, Carlos" w:date="2022-06-18T18:16:00Z">
        <w:r>
          <w:rPr>
            <w:b/>
            <w:bCs/>
          </w:rPr>
          <w:t>ofertas_asignadas:</w:t>
        </w:r>
        <w:r>
          <w:t xml:space="preserve"> recibe todas las peticiones HTTP relacionadas con </w:t>
        </w:r>
      </w:ins>
      <w:ins w:id="520" w:author="Soler Martin, Carlos" w:date="2022-06-18T18:18:00Z">
        <w:r>
          <w:t xml:space="preserve">todas </w:t>
        </w:r>
      </w:ins>
      <w:ins w:id="521" w:author="Soler Martin, Carlos" w:date="2022-06-18T18:16:00Z">
        <w:r>
          <w:t>las ofertas asignadas de una empresa</w:t>
        </w:r>
      </w:ins>
      <w:ins w:id="522" w:author="Soler Martin, Carlos" w:date="2022-06-18T18:17:00Z">
        <w:r>
          <w:t xml:space="preserve"> especifica</w:t>
        </w:r>
      </w:ins>
      <w:ins w:id="523" w:author="Soler Martin, Carlos" w:date="2022-06-18T18:16:00Z">
        <w:r>
          <w:t>.</w:t>
        </w:r>
      </w:ins>
    </w:p>
    <w:p w14:paraId="0050B6FB" w14:textId="7B5E54DB" w:rsidR="00ED78D9" w:rsidRPr="00B94B9F" w:rsidRDefault="00ED78D9" w:rsidP="00ED78D9">
      <w:pPr>
        <w:pStyle w:val="Prrafodelista"/>
        <w:numPr>
          <w:ilvl w:val="0"/>
          <w:numId w:val="38"/>
        </w:numPr>
        <w:rPr>
          <w:ins w:id="524" w:author="Soler Martin, Carlos" w:date="2022-06-18T18:16:00Z"/>
          <w:b/>
          <w:bCs/>
        </w:rPr>
      </w:pPr>
      <w:ins w:id="525" w:author="Soler Martin, Carlos" w:date="2022-06-18T18:16:00Z">
        <w:r>
          <w:rPr>
            <w:b/>
            <w:bCs/>
          </w:rPr>
          <w:t>/alumnos/:id/ofertas_asignadas:</w:t>
        </w:r>
        <w:r>
          <w:t xml:space="preserve"> recibe todas las peticiones HTTP relacionadas con la oferta asignad</w:t>
        </w:r>
      </w:ins>
      <w:ins w:id="526" w:author="Soler Martin, Carlos" w:date="2022-06-18T18:17:00Z">
        <w:r>
          <w:t>a a un alumno especifico</w:t>
        </w:r>
      </w:ins>
      <w:ins w:id="527" w:author="Soler Martin, Carlos" w:date="2022-06-18T18:16:00Z">
        <w:r>
          <w:t>.</w:t>
        </w:r>
      </w:ins>
    </w:p>
    <w:p w14:paraId="42714F8C" w14:textId="0AE2484F" w:rsidR="00C2336E" w:rsidRPr="00C2336E" w:rsidRDefault="00C2336E">
      <w:pPr>
        <w:pStyle w:val="Prrafodelista"/>
        <w:rPr>
          <w:ins w:id="528" w:author="Soler Martin, Carlos" w:date="2022-06-18T11:53:00Z"/>
          <w:b/>
          <w:bCs/>
          <w:rPrChange w:id="529" w:author="Soler Martin, Carlos" w:date="2022-06-18T18:11:00Z">
            <w:rPr>
              <w:ins w:id="530" w:author="Soler Martin, Carlos" w:date="2022-06-18T11:53:00Z"/>
            </w:rPr>
          </w:rPrChange>
        </w:rPr>
        <w:pPrChange w:id="531" w:author="Soler Martin, Carlos" w:date="2022-06-18T18:16:00Z">
          <w:pPr>
            <w:pStyle w:val="Ttulo4"/>
          </w:pPr>
        </w:pPrChange>
      </w:pPr>
    </w:p>
    <w:p w14:paraId="1463C190" w14:textId="1A2EFF79" w:rsidR="00741E6D" w:rsidRDefault="00741E6D" w:rsidP="00741E6D">
      <w:pPr>
        <w:pStyle w:val="Ttulo4"/>
        <w:rPr>
          <w:ins w:id="532" w:author="Soler Martin, Carlos" w:date="2022-06-19T12:32:00Z"/>
        </w:rPr>
      </w:pPr>
      <w:ins w:id="533" w:author="Soler Martin, Carlos" w:date="2022-06-18T11:53:00Z">
        <w:r>
          <w:t>API de cada recurso</w:t>
        </w:r>
      </w:ins>
    </w:p>
    <w:p w14:paraId="180B7E5B" w14:textId="77777777" w:rsidR="0071131E" w:rsidRPr="0071131E" w:rsidRDefault="0071131E">
      <w:pPr>
        <w:ind w:left="-284"/>
        <w:rPr>
          <w:ins w:id="534" w:author="Soler Martin, Carlos" w:date="2022-06-18T11:53:00Z"/>
        </w:rPr>
        <w:pPrChange w:id="535" w:author="Soler Martin, Carlos" w:date="2022-06-19T12:32:00Z">
          <w:pPr>
            <w:pStyle w:val="Ttulo4"/>
          </w:pPr>
        </w:pPrChange>
      </w:pPr>
    </w:p>
    <w:tbl>
      <w:tblPr>
        <w:tblStyle w:val="Tablaconcuadrcula7concolores-nfasis1"/>
        <w:tblW w:w="9399" w:type="dxa"/>
        <w:tblLook w:val="04A0" w:firstRow="1" w:lastRow="0" w:firstColumn="1" w:lastColumn="0" w:noHBand="0" w:noVBand="1"/>
        <w:tblPrChange w:id="536" w:author="Soler Martin, Carlos" w:date="2022-06-19T12:38:00Z">
          <w:tblPr>
            <w:tblStyle w:val="Tablaconcuadrcula7concolores-nfasis1"/>
            <w:tblW w:w="9399" w:type="dxa"/>
            <w:tblLook w:val="04A0" w:firstRow="1" w:lastRow="0" w:firstColumn="1" w:lastColumn="0" w:noHBand="0" w:noVBand="1"/>
          </w:tblPr>
        </w:tblPrChange>
      </w:tblPr>
      <w:tblGrid>
        <w:gridCol w:w="1566"/>
        <w:gridCol w:w="1566"/>
        <w:gridCol w:w="1566"/>
        <w:gridCol w:w="1398"/>
        <w:gridCol w:w="1559"/>
        <w:gridCol w:w="1744"/>
        <w:tblGridChange w:id="537">
          <w:tblGrid>
            <w:gridCol w:w="10"/>
            <w:gridCol w:w="1542"/>
            <w:gridCol w:w="14"/>
            <w:gridCol w:w="10"/>
            <w:gridCol w:w="1518"/>
            <w:gridCol w:w="38"/>
            <w:gridCol w:w="10"/>
            <w:gridCol w:w="1494"/>
            <w:gridCol w:w="62"/>
            <w:gridCol w:w="10"/>
            <w:gridCol w:w="1388"/>
            <w:gridCol w:w="82"/>
            <w:gridCol w:w="96"/>
            <w:gridCol w:w="1381"/>
            <w:gridCol w:w="10"/>
            <w:gridCol w:w="55"/>
            <w:gridCol w:w="120"/>
            <w:gridCol w:w="1425"/>
            <w:gridCol w:w="134"/>
            <w:gridCol w:w="10"/>
          </w:tblGrid>
        </w:tblGridChange>
      </w:tblGrid>
      <w:tr w:rsidR="00F14E9D" w14:paraId="32C1DB66" w14:textId="77777777" w:rsidTr="00F14E9D">
        <w:trPr>
          <w:cnfStyle w:val="100000000000" w:firstRow="1" w:lastRow="0" w:firstColumn="0" w:lastColumn="0" w:oddVBand="0" w:evenVBand="0" w:oddHBand="0" w:evenHBand="0" w:firstRowFirstColumn="0" w:firstRowLastColumn="0" w:lastRowFirstColumn="0" w:lastRowLastColumn="0"/>
          <w:trHeight w:val="759"/>
          <w:ins w:id="538" w:author="Soler Martin, Carlos" w:date="2022-06-19T12:29:00Z"/>
          <w:trPrChange w:id="539" w:author="Soler Martin, Carlos" w:date="2022-06-19T12:38:00Z">
            <w:trPr>
              <w:gridBefore w:val="1"/>
              <w:trHeight w:val="759"/>
            </w:trPr>
          </w:trPrChange>
        </w:trPr>
        <w:tc>
          <w:tcPr>
            <w:cnfStyle w:val="001000000100" w:firstRow="0" w:lastRow="0" w:firstColumn="1" w:lastColumn="0" w:oddVBand="0" w:evenVBand="0" w:oddHBand="0" w:evenHBand="0" w:firstRowFirstColumn="1" w:firstRowLastColumn="0" w:lastRowFirstColumn="0" w:lastRowLastColumn="0"/>
            <w:tcW w:w="0" w:type="dxa"/>
            <w:tcPrChange w:id="540" w:author="Soler Martin, Carlos" w:date="2022-06-19T12:38:00Z">
              <w:tcPr>
                <w:tcW w:w="1566" w:type="dxa"/>
                <w:gridSpan w:val="3"/>
              </w:tcPr>
            </w:tcPrChange>
          </w:tcPr>
          <w:p w14:paraId="60022ED1" w14:textId="64218BC1" w:rsidR="0071131E" w:rsidRDefault="0071131E">
            <w:pPr>
              <w:cnfStyle w:val="101000000100" w:firstRow="1" w:lastRow="0" w:firstColumn="1" w:lastColumn="0" w:oddVBand="0" w:evenVBand="0" w:oddHBand="0" w:evenHBand="0" w:firstRowFirstColumn="1" w:firstRowLastColumn="0" w:lastRowFirstColumn="0" w:lastRowLastColumn="0"/>
              <w:rPr>
                <w:ins w:id="541" w:author="Soler Martin, Carlos" w:date="2022-06-19T12:29:00Z"/>
              </w:rPr>
            </w:pPr>
            <w:ins w:id="542" w:author="Soler Martin, Carlos" w:date="2022-06-19T12:29:00Z">
              <w:r>
                <w:t>Método</w:t>
              </w:r>
            </w:ins>
          </w:p>
        </w:tc>
        <w:tc>
          <w:tcPr>
            <w:tcW w:w="0" w:type="dxa"/>
            <w:tcPrChange w:id="543" w:author="Soler Martin, Carlos" w:date="2022-06-19T12:38:00Z">
              <w:tcPr>
                <w:tcW w:w="1566" w:type="dxa"/>
                <w:gridSpan w:val="3"/>
              </w:tcPr>
            </w:tcPrChange>
          </w:tcPr>
          <w:p w14:paraId="4ECAEF4A" w14:textId="354FCA15" w:rsidR="0071131E" w:rsidRDefault="0071131E">
            <w:pPr>
              <w:cnfStyle w:val="100000000000" w:firstRow="1" w:lastRow="0" w:firstColumn="0" w:lastColumn="0" w:oddVBand="0" w:evenVBand="0" w:oddHBand="0" w:evenHBand="0" w:firstRowFirstColumn="0" w:firstRowLastColumn="0" w:lastRowFirstColumn="0" w:lastRowLastColumn="0"/>
              <w:rPr>
                <w:ins w:id="544" w:author="Soler Martin, Carlos" w:date="2022-06-19T12:29:00Z"/>
              </w:rPr>
            </w:pPr>
            <w:ins w:id="545" w:author="Soler Martin, Carlos" w:date="2022-06-19T12:29:00Z">
              <w:r>
                <w:t>URI</w:t>
              </w:r>
            </w:ins>
          </w:p>
        </w:tc>
        <w:tc>
          <w:tcPr>
            <w:tcW w:w="0" w:type="dxa"/>
            <w:tcPrChange w:id="546" w:author="Soler Martin, Carlos" w:date="2022-06-19T12:38:00Z">
              <w:tcPr>
                <w:tcW w:w="1566" w:type="dxa"/>
                <w:gridSpan w:val="3"/>
              </w:tcPr>
            </w:tcPrChange>
          </w:tcPr>
          <w:p w14:paraId="5A4AC67E" w14:textId="4945DA7A" w:rsidR="0071131E" w:rsidRDefault="0071131E">
            <w:pPr>
              <w:cnfStyle w:val="100000000000" w:firstRow="1" w:lastRow="0" w:firstColumn="0" w:lastColumn="0" w:oddVBand="0" w:evenVBand="0" w:oddHBand="0" w:evenHBand="0" w:firstRowFirstColumn="0" w:firstRowLastColumn="0" w:lastRowFirstColumn="0" w:lastRowLastColumn="0"/>
              <w:rPr>
                <w:ins w:id="547" w:author="Soler Martin, Carlos" w:date="2022-06-19T12:29:00Z"/>
              </w:rPr>
            </w:pPr>
            <w:ins w:id="548" w:author="Soler Martin, Carlos" w:date="2022-06-19T12:30:00Z">
              <w:r>
                <w:t>Utilidad</w:t>
              </w:r>
            </w:ins>
          </w:p>
        </w:tc>
        <w:tc>
          <w:tcPr>
            <w:tcW w:w="1398" w:type="dxa"/>
            <w:tcPrChange w:id="549" w:author="Soler Martin, Carlos" w:date="2022-06-19T12:38:00Z">
              <w:tcPr>
                <w:tcW w:w="1566" w:type="dxa"/>
                <w:gridSpan w:val="3"/>
              </w:tcPr>
            </w:tcPrChange>
          </w:tcPr>
          <w:p w14:paraId="01ADBD19" w14:textId="1F196936" w:rsidR="0071131E" w:rsidRDefault="0071131E">
            <w:pPr>
              <w:cnfStyle w:val="100000000000" w:firstRow="1" w:lastRow="0" w:firstColumn="0" w:lastColumn="0" w:oddVBand="0" w:evenVBand="0" w:oddHBand="0" w:evenHBand="0" w:firstRowFirstColumn="0" w:firstRowLastColumn="0" w:lastRowFirstColumn="0" w:lastRowLastColumn="0"/>
              <w:rPr>
                <w:ins w:id="550" w:author="Soler Martin, Carlos" w:date="2022-06-19T12:29:00Z"/>
              </w:rPr>
            </w:pPr>
            <w:ins w:id="551" w:author="Soler Martin, Carlos" w:date="2022-06-19T12:30:00Z">
              <w:r>
                <w:t>Semántica</w:t>
              </w:r>
            </w:ins>
          </w:p>
        </w:tc>
        <w:tc>
          <w:tcPr>
            <w:tcW w:w="1559" w:type="dxa"/>
            <w:tcPrChange w:id="552" w:author="Soler Martin, Carlos" w:date="2022-06-19T12:38:00Z">
              <w:tcPr>
                <w:tcW w:w="1566" w:type="dxa"/>
                <w:gridSpan w:val="4"/>
              </w:tcPr>
            </w:tcPrChange>
          </w:tcPr>
          <w:p w14:paraId="013C1C16" w14:textId="47ECE922" w:rsidR="0071131E" w:rsidRDefault="0071131E">
            <w:pPr>
              <w:cnfStyle w:val="100000000000" w:firstRow="1" w:lastRow="0" w:firstColumn="0" w:lastColumn="0" w:oddVBand="0" w:evenVBand="0" w:oddHBand="0" w:evenHBand="0" w:firstRowFirstColumn="0" w:firstRowLastColumn="0" w:lastRowFirstColumn="0" w:lastRowLastColumn="0"/>
              <w:rPr>
                <w:ins w:id="553" w:author="Soler Martin, Carlos" w:date="2022-06-19T12:29:00Z"/>
              </w:rPr>
            </w:pPr>
            <w:ins w:id="554" w:author="Soler Martin, Carlos" w:date="2022-06-19T12:30:00Z">
              <w:r>
                <w:t>Cuerpo Solicitud</w:t>
              </w:r>
            </w:ins>
          </w:p>
        </w:tc>
        <w:tc>
          <w:tcPr>
            <w:tcW w:w="1744" w:type="dxa"/>
            <w:tcPrChange w:id="555" w:author="Soler Martin, Carlos" w:date="2022-06-19T12:38:00Z">
              <w:tcPr>
                <w:tcW w:w="1569" w:type="dxa"/>
                <w:gridSpan w:val="3"/>
              </w:tcPr>
            </w:tcPrChange>
          </w:tcPr>
          <w:p w14:paraId="7A0E2DB7" w14:textId="632A8904" w:rsidR="0071131E" w:rsidRDefault="0071131E">
            <w:pPr>
              <w:jc w:val="left"/>
              <w:cnfStyle w:val="100000000000" w:firstRow="1" w:lastRow="0" w:firstColumn="0" w:lastColumn="0" w:oddVBand="0" w:evenVBand="0" w:oddHBand="0" w:evenHBand="0" w:firstRowFirstColumn="0" w:firstRowLastColumn="0" w:lastRowFirstColumn="0" w:lastRowLastColumn="0"/>
              <w:rPr>
                <w:ins w:id="556" w:author="Soler Martin, Carlos" w:date="2022-06-19T12:29:00Z"/>
              </w:rPr>
              <w:pPrChange w:id="557" w:author="Soler Martin, Carlos" w:date="2022-06-19T13:25:00Z">
                <w:pPr>
                  <w:cnfStyle w:val="100000000000" w:firstRow="1" w:lastRow="0" w:firstColumn="0" w:lastColumn="0" w:oddVBand="0" w:evenVBand="0" w:oddHBand="0" w:evenHBand="0" w:firstRowFirstColumn="0" w:firstRowLastColumn="0" w:lastRowFirstColumn="0" w:lastRowLastColumn="0"/>
                </w:pPr>
              </w:pPrChange>
            </w:pPr>
            <w:ins w:id="558" w:author="Soler Martin, Carlos" w:date="2022-06-19T12:30:00Z">
              <w:r>
                <w:t>Códigos de respuesta</w:t>
              </w:r>
            </w:ins>
          </w:p>
        </w:tc>
      </w:tr>
      <w:tr w:rsidR="00F14E9D" w14:paraId="3C81A6C5" w14:textId="77777777" w:rsidTr="00F14E9D">
        <w:tblPrEx>
          <w:tblPrExChange w:id="559" w:author="Soler Martin, Carlos" w:date="2022-06-19T12:38:00Z">
            <w:tblPrEx>
              <w:tblW w:w="92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PrEx>
          </w:tblPrExChange>
        </w:tblPrEx>
        <w:trPr>
          <w:cnfStyle w:val="000000100000" w:firstRow="0" w:lastRow="0" w:firstColumn="0" w:lastColumn="0" w:oddVBand="0" w:evenVBand="0" w:oddHBand="1" w:evenHBand="0" w:firstRowFirstColumn="0" w:firstRowLastColumn="0" w:lastRowFirstColumn="0" w:lastRowLastColumn="0"/>
          <w:trHeight w:val="759"/>
          <w:ins w:id="560" w:author="Soler Martin, Carlos" w:date="2022-06-19T12:30:00Z"/>
          <w:trPrChange w:id="561" w:author="Soler Martin, Carlos" w:date="2022-06-19T12:38:00Z">
            <w:trPr>
              <w:gridBefore w:val="1"/>
              <w:gridAfter w:val="0"/>
              <w:trHeight w:val="751"/>
            </w:trPr>
          </w:trPrChange>
        </w:trPr>
        <w:tc>
          <w:tcPr>
            <w:cnfStyle w:val="001000000000" w:firstRow="0" w:lastRow="0" w:firstColumn="1" w:lastColumn="0" w:oddVBand="0" w:evenVBand="0" w:oddHBand="0" w:evenHBand="0" w:firstRowFirstColumn="0" w:firstRowLastColumn="0" w:lastRowFirstColumn="0" w:lastRowLastColumn="0"/>
            <w:tcW w:w="1566" w:type="dxa"/>
            <w:tcPrChange w:id="562" w:author="Soler Martin, Carlos" w:date="2022-06-19T12:38:00Z">
              <w:tcPr>
                <w:tcW w:w="1542" w:type="dxa"/>
              </w:tcPr>
            </w:tcPrChange>
          </w:tcPr>
          <w:p w14:paraId="5100567B" w14:textId="2ACCA90D" w:rsidR="0071131E" w:rsidRPr="0071131E" w:rsidRDefault="0071131E">
            <w:pPr>
              <w:cnfStyle w:val="001000100000" w:firstRow="0" w:lastRow="0" w:firstColumn="1" w:lastColumn="0" w:oddVBand="0" w:evenVBand="0" w:oddHBand="1" w:evenHBand="0" w:firstRowFirstColumn="0" w:firstRowLastColumn="0" w:lastRowFirstColumn="0" w:lastRowLastColumn="0"/>
              <w:rPr>
                <w:ins w:id="563" w:author="Soler Martin, Carlos" w:date="2022-06-19T12:30:00Z"/>
              </w:rPr>
            </w:pPr>
            <w:ins w:id="564" w:author="Soler Martin, Carlos" w:date="2022-06-19T12:30:00Z">
              <w:r>
                <w:t>P</w:t>
              </w:r>
            </w:ins>
            <w:ins w:id="565" w:author="Soler Martin, Carlos" w:date="2022-06-19T12:31:00Z">
              <w:r>
                <w:t>OST</w:t>
              </w:r>
            </w:ins>
          </w:p>
        </w:tc>
        <w:tc>
          <w:tcPr>
            <w:tcW w:w="1566" w:type="dxa"/>
            <w:tcPrChange w:id="566" w:author="Soler Martin, Carlos" w:date="2022-06-19T12:38:00Z">
              <w:tcPr>
                <w:tcW w:w="1542" w:type="dxa"/>
                <w:gridSpan w:val="3"/>
              </w:tcPr>
            </w:tcPrChange>
          </w:tcPr>
          <w:p w14:paraId="15028EC5" w14:textId="55677ABD" w:rsidR="0071131E" w:rsidRDefault="00F14E9D">
            <w:pPr>
              <w:cnfStyle w:val="000000100000" w:firstRow="0" w:lastRow="0" w:firstColumn="0" w:lastColumn="0" w:oddVBand="0" w:evenVBand="0" w:oddHBand="1" w:evenHBand="0" w:firstRowFirstColumn="0" w:firstRowLastColumn="0" w:lastRowFirstColumn="0" w:lastRowLastColumn="0"/>
              <w:rPr>
                <w:ins w:id="567" w:author="Soler Martin, Carlos" w:date="2022-06-19T12:30:00Z"/>
              </w:rPr>
            </w:pPr>
            <w:ins w:id="568" w:author="Soler Martin, Carlos" w:date="2022-06-19T12:35:00Z">
              <w:r>
                <w:t>/alumnos</w:t>
              </w:r>
            </w:ins>
          </w:p>
        </w:tc>
        <w:tc>
          <w:tcPr>
            <w:tcW w:w="1566" w:type="dxa"/>
            <w:tcPrChange w:id="569" w:author="Soler Martin, Carlos" w:date="2022-06-19T12:38:00Z">
              <w:tcPr>
                <w:tcW w:w="1542" w:type="dxa"/>
                <w:gridSpan w:val="3"/>
              </w:tcPr>
            </w:tcPrChange>
          </w:tcPr>
          <w:p w14:paraId="1E2BC621" w14:textId="03F18E6A" w:rsidR="0071131E" w:rsidRDefault="00F14E9D">
            <w:pPr>
              <w:jc w:val="left"/>
              <w:cnfStyle w:val="000000100000" w:firstRow="0" w:lastRow="0" w:firstColumn="0" w:lastColumn="0" w:oddVBand="0" w:evenVBand="0" w:oddHBand="1" w:evenHBand="0" w:firstRowFirstColumn="0" w:firstRowLastColumn="0" w:lastRowFirstColumn="0" w:lastRowLastColumn="0"/>
              <w:rPr>
                <w:ins w:id="570" w:author="Soler Martin, Carlos" w:date="2022-06-19T12:30:00Z"/>
              </w:rPr>
              <w:pPrChange w:id="571" w:author="Soler Martin, Carlos" w:date="2022-06-19T12:35:00Z">
                <w:pPr>
                  <w:cnfStyle w:val="000000100000" w:firstRow="0" w:lastRow="0" w:firstColumn="0" w:lastColumn="0" w:oddVBand="0" w:evenVBand="0" w:oddHBand="1" w:evenHBand="0" w:firstRowFirstColumn="0" w:firstRowLastColumn="0" w:lastRowFirstColumn="0" w:lastRowLastColumn="0"/>
                </w:pPr>
              </w:pPrChange>
            </w:pPr>
            <w:ins w:id="572" w:author="Soler Martin, Carlos" w:date="2022-06-19T12:35:00Z">
              <w:r>
                <w:t>Añade un nuevo alumno a la base de datos</w:t>
              </w:r>
            </w:ins>
            <w:ins w:id="573" w:author="Soler Martin, Carlos" w:date="2022-06-19T12:36:00Z">
              <w:r>
                <w:t>.</w:t>
              </w:r>
            </w:ins>
          </w:p>
        </w:tc>
        <w:tc>
          <w:tcPr>
            <w:tcW w:w="1398" w:type="dxa"/>
            <w:tcPrChange w:id="574" w:author="Soler Martin, Carlos" w:date="2022-06-19T12:38:00Z">
              <w:tcPr>
                <w:tcW w:w="1542" w:type="dxa"/>
                <w:gridSpan w:val="4"/>
              </w:tcPr>
            </w:tcPrChange>
          </w:tcPr>
          <w:p w14:paraId="105C9A10" w14:textId="7514791A" w:rsidR="0071131E" w:rsidRDefault="00F14E9D">
            <w:pPr>
              <w:cnfStyle w:val="000000100000" w:firstRow="0" w:lastRow="0" w:firstColumn="0" w:lastColumn="0" w:oddVBand="0" w:evenVBand="0" w:oddHBand="1" w:evenHBand="0" w:firstRowFirstColumn="0" w:firstRowLastColumn="0" w:lastRowFirstColumn="0" w:lastRowLastColumn="0"/>
              <w:rPr>
                <w:ins w:id="575" w:author="Soler Martin, Carlos" w:date="2022-06-19T12:30:00Z"/>
              </w:rPr>
            </w:pPr>
            <w:ins w:id="576" w:author="Soler Martin, Carlos" w:date="2022-06-19T12:36:00Z">
              <w:r>
                <w:t>JSON</w:t>
              </w:r>
            </w:ins>
          </w:p>
        </w:tc>
        <w:tc>
          <w:tcPr>
            <w:tcW w:w="1559" w:type="dxa"/>
            <w:tcPrChange w:id="577" w:author="Soler Martin, Carlos" w:date="2022-06-19T12:38:00Z">
              <w:tcPr>
                <w:tcW w:w="1542" w:type="dxa"/>
                <w:gridSpan w:val="4"/>
              </w:tcPr>
            </w:tcPrChange>
          </w:tcPr>
          <w:p w14:paraId="4B8F0285" w14:textId="62A70D9C" w:rsidR="0071131E" w:rsidRDefault="00F14E9D">
            <w:pPr>
              <w:jc w:val="left"/>
              <w:cnfStyle w:val="000000100000" w:firstRow="0" w:lastRow="0" w:firstColumn="0" w:lastColumn="0" w:oddVBand="0" w:evenVBand="0" w:oddHBand="1" w:evenHBand="0" w:firstRowFirstColumn="0" w:firstRowLastColumn="0" w:lastRowFirstColumn="0" w:lastRowLastColumn="0"/>
              <w:rPr>
                <w:ins w:id="578" w:author="Soler Martin, Carlos" w:date="2022-06-19T12:30:00Z"/>
              </w:rPr>
              <w:pPrChange w:id="579" w:author="Soler Martin, Carlos" w:date="2022-06-19T12:37:00Z">
                <w:pPr>
                  <w:cnfStyle w:val="000000100000" w:firstRow="0" w:lastRow="0" w:firstColumn="0" w:lastColumn="0" w:oddVBand="0" w:evenVBand="0" w:oddHBand="1" w:evenHBand="0" w:firstRowFirstColumn="0" w:firstRowLastColumn="0" w:lastRowFirstColumn="0" w:lastRowLastColumn="0"/>
                </w:pPr>
              </w:pPrChange>
            </w:pPr>
            <w:ins w:id="580" w:author="Soler Martin, Carlos" w:date="2022-06-19T12:37:00Z">
              <w:r>
                <w:t>Atributos de un nuevo alumno</w:t>
              </w:r>
            </w:ins>
          </w:p>
        </w:tc>
        <w:tc>
          <w:tcPr>
            <w:tcW w:w="1744" w:type="dxa"/>
            <w:tcPrChange w:id="581" w:author="Soler Martin, Carlos" w:date="2022-06-19T12:38:00Z">
              <w:tcPr>
                <w:tcW w:w="1545" w:type="dxa"/>
                <w:gridSpan w:val="2"/>
              </w:tcPr>
            </w:tcPrChange>
          </w:tcPr>
          <w:p w14:paraId="6079BAA2" w14:textId="55E83755" w:rsidR="0071131E" w:rsidRDefault="00F14E9D">
            <w:pPr>
              <w:jc w:val="left"/>
              <w:cnfStyle w:val="000000100000" w:firstRow="0" w:lastRow="0" w:firstColumn="0" w:lastColumn="0" w:oddVBand="0" w:evenVBand="0" w:oddHBand="1" w:evenHBand="0" w:firstRowFirstColumn="0" w:firstRowLastColumn="0" w:lastRowFirstColumn="0" w:lastRowLastColumn="0"/>
              <w:rPr>
                <w:ins w:id="582" w:author="Soler Martin, Carlos" w:date="2022-06-19T12:38:00Z"/>
              </w:rPr>
              <w:pPrChange w:id="583" w:author="Soler Martin, Carlos" w:date="2022-06-19T12:38:00Z">
                <w:pPr>
                  <w:cnfStyle w:val="000000100000" w:firstRow="0" w:lastRow="0" w:firstColumn="0" w:lastColumn="0" w:oddVBand="0" w:evenVBand="0" w:oddHBand="1" w:evenHBand="0" w:firstRowFirstColumn="0" w:firstRowLastColumn="0" w:lastRowFirstColumn="0" w:lastRowLastColumn="0"/>
                </w:pPr>
              </w:pPrChange>
            </w:pPr>
            <w:ins w:id="584" w:author="Soler Martin, Carlos" w:date="2022-06-19T12:38:00Z">
              <w:r>
                <w:t>201 – Created</w:t>
              </w:r>
            </w:ins>
          </w:p>
          <w:p w14:paraId="486096B0" w14:textId="3CEFB1E4" w:rsidR="00F14E9D" w:rsidRDefault="00F14E9D">
            <w:pPr>
              <w:jc w:val="left"/>
              <w:cnfStyle w:val="000000100000" w:firstRow="0" w:lastRow="0" w:firstColumn="0" w:lastColumn="0" w:oddVBand="0" w:evenVBand="0" w:oddHBand="1" w:evenHBand="0" w:firstRowFirstColumn="0" w:firstRowLastColumn="0" w:lastRowFirstColumn="0" w:lastRowLastColumn="0"/>
              <w:rPr>
                <w:ins w:id="585" w:author="Soler Martin, Carlos" w:date="2022-06-19T12:30:00Z"/>
              </w:rPr>
              <w:pPrChange w:id="586" w:author="Soler Martin, Carlos" w:date="2022-06-19T12:38:00Z">
                <w:pPr>
                  <w:cnfStyle w:val="000000100000" w:firstRow="0" w:lastRow="0" w:firstColumn="0" w:lastColumn="0" w:oddVBand="0" w:evenVBand="0" w:oddHBand="1" w:evenHBand="0" w:firstRowFirstColumn="0" w:firstRowLastColumn="0" w:lastRowFirstColumn="0" w:lastRowLastColumn="0"/>
                </w:pPr>
              </w:pPrChange>
            </w:pPr>
            <w:ins w:id="587" w:author="Soler Martin, Carlos" w:date="2022-06-19T12:39:00Z">
              <w:r>
                <w:t>400 – Bad Request</w:t>
              </w:r>
            </w:ins>
          </w:p>
        </w:tc>
      </w:tr>
      <w:tr w:rsidR="00F14E9D" w14:paraId="17B85B8B" w14:textId="77777777" w:rsidTr="00F14E9D">
        <w:trPr>
          <w:trHeight w:val="759"/>
          <w:ins w:id="588" w:author="Soler Martin, Carlos" w:date="2022-06-19T12:31:00Z"/>
        </w:trPr>
        <w:tc>
          <w:tcPr>
            <w:cnfStyle w:val="001000000000" w:firstRow="0" w:lastRow="0" w:firstColumn="1" w:lastColumn="0" w:oddVBand="0" w:evenVBand="0" w:oddHBand="0" w:evenHBand="0" w:firstRowFirstColumn="0" w:firstRowLastColumn="0" w:lastRowFirstColumn="0" w:lastRowLastColumn="0"/>
            <w:tcW w:w="1566" w:type="dxa"/>
          </w:tcPr>
          <w:p w14:paraId="7D058174" w14:textId="5851410C" w:rsidR="0071131E" w:rsidRPr="0071131E" w:rsidRDefault="0071131E">
            <w:pPr>
              <w:rPr>
                <w:ins w:id="589" w:author="Soler Martin, Carlos" w:date="2022-06-19T12:31:00Z"/>
              </w:rPr>
            </w:pPr>
            <w:ins w:id="590" w:author="Soler Martin, Carlos" w:date="2022-06-19T12:31:00Z">
              <w:r>
                <w:t>GET</w:t>
              </w:r>
            </w:ins>
          </w:p>
        </w:tc>
        <w:tc>
          <w:tcPr>
            <w:tcW w:w="1566" w:type="dxa"/>
          </w:tcPr>
          <w:p w14:paraId="57443FCB" w14:textId="306DD648" w:rsidR="0071131E" w:rsidRDefault="00F14E9D">
            <w:pPr>
              <w:cnfStyle w:val="000000000000" w:firstRow="0" w:lastRow="0" w:firstColumn="0" w:lastColumn="0" w:oddVBand="0" w:evenVBand="0" w:oddHBand="0" w:evenHBand="0" w:firstRowFirstColumn="0" w:firstRowLastColumn="0" w:lastRowFirstColumn="0" w:lastRowLastColumn="0"/>
              <w:rPr>
                <w:ins w:id="591" w:author="Soler Martin, Carlos" w:date="2022-06-19T12:31:00Z"/>
              </w:rPr>
            </w:pPr>
            <w:ins w:id="592" w:author="Soler Martin, Carlos" w:date="2022-06-19T12:35:00Z">
              <w:r>
                <w:t>/ alumnos</w:t>
              </w:r>
            </w:ins>
          </w:p>
        </w:tc>
        <w:tc>
          <w:tcPr>
            <w:tcW w:w="1566" w:type="dxa"/>
          </w:tcPr>
          <w:p w14:paraId="705023F0" w14:textId="421EC978" w:rsidR="0071131E" w:rsidRDefault="00F14E9D">
            <w:pPr>
              <w:cnfStyle w:val="000000000000" w:firstRow="0" w:lastRow="0" w:firstColumn="0" w:lastColumn="0" w:oddVBand="0" w:evenVBand="0" w:oddHBand="0" w:evenHBand="0" w:firstRowFirstColumn="0" w:firstRowLastColumn="0" w:lastRowFirstColumn="0" w:lastRowLastColumn="0"/>
              <w:rPr>
                <w:ins w:id="593" w:author="Soler Martin, Carlos" w:date="2022-06-19T12:31:00Z"/>
              </w:rPr>
            </w:pPr>
            <w:ins w:id="594" w:author="Soler Martin, Carlos" w:date="2022-06-19T12:36:00Z">
              <w:r>
                <w:t>Se obtienen un listado de todos los alumnos de la base de datos</w:t>
              </w:r>
            </w:ins>
          </w:p>
        </w:tc>
        <w:tc>
          <w:tcPr>
            <w:tcW w:w="1398" w:type="dxa"/>
          </w:tcPr>
          <w:p w14:paraId="4D7F9C2F" w14:textId="5CD23F6D" w:rsidR="0071131E" w:rsidRDefault="00F14E9D">
            <w:pPr>
              <w:cnfStyle w:val="000000000000" w:firstRow="0" w:lastRow="0" w:firstColumn="0" w:lastColumn="0" w:oddVBand="0" w:evenVBand="0" w:oddHBand="0" w:evenHBand="0" w:firstRowFirstColumn="0" w:firstRowLastColumn="0" w:lastRowFirstColumn="0" w:lastRowLastColumn="0"/>
              <w:rPr>
                <w:ins w:id="595" w:author="Soler Martin, Carlos" w:date="2022-06-19T12:31:00Z"/>
              </w:rPr>
            </w:pPr>
            <w:ins w:id="596" w:author="Soler Martin, Carlos" w:date="2022-06-19T12:36:00Z">
              <w:r>
                <w:t>JSON</w:t>
              </w:r>
            </w:ins>
          </w:p>
        </w:tc>
        <w:tc>
          <w:tcPr>
            <w:tcW w:w="1559" w:type="dxa"/>
          </w:tcPr>
          <w:p w14:paraId="3397836D" w14:textId="77777777" w:rsidR="0071131E" w:rsidRDefault="0071131E">
            <w:pPr>
              <w:cnfStyle w:val="000000000000" w:firstRow="0" w:lastRow="0" w:firstColumn="0" w:lastColumn="0" w:oddVBand="0" w:evenVBand="0" w:oddHBand="0" w:evenHBand="0" w:firstRowFirstColumn="0" w:firstRowLastColumn="0" w:lastRowFirstColumn="0" w:lastRowLastColumn="0"/>
              <w:rPr>
                <w:ins w:id="597" w:author="Soler Martin, Carlos" w:date="2022-06-19T12:31:00Z"/>
              </w:rPr>
            </w:pPr>
          </w:p>
        </w:tc>
        <w:tc>
          <w:tcPr>
            <w:tcW w:w="1744" w:type="dxa"/>
          </w:tcPr>
          <w:p w14:paraId="2FA74D79" w14:textId="08F27906" w:rsidR="0071131E" w:rsidRDefault="00824449">
            <w:pPr>
              <w:cnfStyle w:val="000000000000" w:firstRow="0" w:lastRow="0" w:firstColumn="0" w:lastColumn="0" w:oddVBand="0" w:evenVBand="0" w:oddHBand="0" w:evenHBand="0" w:firstRowFirstColumn="0" w:firstRowLastColumn="0" w:lastRowFirstColumn="0" w:lastRowLastColumn="0"/>
              <w:rPr>
                <w:ins w:id="598" w:author="Soler Martin, Carlos" w:date="2022-06-19T12:39:00Z"/>
              </w:rPr>
            </w:pPr>
            <w:ins w:id="599" w:author="Soler Martin, Carlos" w:date="2022-06-19T12:39:00Z">
              <w:r>
                <w:t>200 – OK</w:t>
              </w:r>
            </w:ins>
          </w:p>
          <w:p w14:paraId="5699C9F5" w14:textId="36943FCF" w:rsidR="00824449" w:rsidRDefault="00824449">
            <w:pPr>
              <w:cnfStyle w:val="000000000000" w:firstRow="0" w:lastRow="0" w:firstColumn="0" w:lastColumn="0" w:oddVBand="0" w:evenVBand="0" w:oddHBand="0" w:evenHBand="0" w:firstRowFirstColumn="0" w:firstRowLastColumn="0" w:lastRowFirstColumn="0" w:lastRowLastColumn="0"/>
              <w:rPr>
                <w:ins w:id="600" w:author="Soler Martin, Carlos" w:date="2022-06-19T12:31:00Z"/>
              </w:rPr>
            </w:pPr>
            <w:ins w:id="601" w:author="Soler Martin, Carlos" w:date="2022-06-19T12:39:00Z">
              <w:r>
                <w:t>500 – Internal Server Error</w:t>
              </w:r>
            </w:ins>
          </w:p>
        </w:tc>
      </w:tr>
      <w:tr w:rsidR="00F14E9D" w14:paraId="5BA150CA" w14:textId="77777777" w:rsidTr="00F14E9D">
        <w:trPr>
          <w:cnfStyle w:val="000000100000" w:firstRow="0" w:lastRow="0" w:firstColumn="0" w:lastColumn="0" w:oddVBand="0" w:evenVBand="0" w:oddHBand="1" w:evenHBand="0" w:firstRowFirstColumn="0" w:firstRowLastColumn="0" w:lastRowFirstColumn="0" w:lastRowLastColumn="0"/>
          <w:trHeight w:val="759"/>
          <w:ins w:id="602" w:author="Soler Martin, Carlos" w:date="2022-06-19T12:31:00Z"/>
          <w:trPrChange w:id="603" w:author="Soler Martin, Carlos" w:date="2022-06-19T12:38:00Z">
            <w:trPr>
              <w:gridBefore w:val="1"/>
              <w:trHeight w:val="759"/>
            </w:trPr>
          </w:trPrChange>
        </w:trPr>
        <w:tc>
          <w:tcPr>
            <w:cnfStyle w:val="001000000000" w:firstRow="0" w:lastRow="0" w:firstColumn="1" w:lastColumn="0" w:oddVBand="0" w:evenVBand="0" w:oddHBand="0" w:evenHBand="0" w:firstRowFirstColumn="0" w:firstRowLastColumn="0" w:lastRowFirstColumn="0" w:lastRowLastColumn="0"/>
            <w:tcW w:w="0" w:type="dxa"/>
            <w:tcPrChange w:id="604" w:author="Soler Martin, Carlos" w:date="2022-06-19T12:38:00Z">
              <w:tcPr>
                <w:tcW w:w="1566" w:type="dxa"/>
                <w:gridSpan w:val="3"/>
              </w:tcPr>
            </w:tcPrChange>
          </w:tcPr>
          <w:p w14:paraId="723B5535" w14:textId="479BAF71" w:rsidR="0071131E" w:rsidRDefault="0071131E">
            <w:pPr>
              <w:cnfStyle w:val="001000100000" w:firstRow="0" w:lastRow="0" w:firstColumn="1" w:lastColumn="0" w:oddVBand="0" w:evenVBand="0" w:oddHBand="1" w:evenHBand="0" w:firstRowFirstColumn="0" w:firstRowLastColumn="0" w:lastRowFirstColumn="0" w:lastRowLastColumn="0"/>
              <w:rPr>
                <w:ins w:id="605" w:author="Soler Martin, Carlos" w:date="2022-06-19T12:31:00Z"/>
              </w:rPr>
            </w:pPr>
            <w:ins w:id="606" w:author="Soler Martin, Carlos" w:date="2022-06-19T12:31:00Z">
              <w:r>
                <w:t>PUT</w:t>
              </w:r>
            </w:ins>
          </w:p>
        </w:tc>
        <w:tc>
          <w:tcPr>
            <w:tcW w:w="0" w:type="dxa"/>
            <w:tcPrChange w:id="607" w:author="Soler Martin, Carlos" w:date="2022-06-19T12:38:00Z">
              <w:tcPr>
                <w:tcW w:w="1566" w:type="dxa"/>
                <w:gridSpan w:val="3"/>
              </w:tcPr>
            </w:tcPrChange>
          </w:tcPr>
          <w:p w14:paraId="6940C4E4" w14:textId="3BF9BD0A" w:rsidR="0071131E" w:rsidRDefault="00824449">
            <w:pPr>
              <w:cnfStyle w:val="000000100000" w:firstRow="0" w:lastRow="0" w:firstColumn="0" w:lastColumn="0" w:oddVBand="0" w:evenVBand="0" w:oddHBand="1" w:evenHBand="0" w:firstRowFirstColumn="0" w:firstRowLastColumn="0" w:lastRowFirstColumn="0" w:lastRowLastColumn="0"/>
              <w:rPr>
                <w:ins w:id="608" w:author="Soler Martin, Carlos" w:date="2022-06-19T12:31:00Z"/>
              </w:rPr>
            </w:pPr>
            <w:ins w:id="609" w:author="Soler Martin, Carlos" w:date="2022-06-19T12:40:00Z">
              <w:r>
                <w:t>-</w:t>
              </w:r>
            </w:ins>
          </w:p>
        </w:tc>
        <w:tc>
          <w:tcPr>
            <w:tcW w:w="0" w:type="dxa"/>
            <w:tcPrChange w:id="610" w:author="Soler Martin, Carlos" w:date="2022-06-19T12:38:00Z">
              <w:tcPr>
                <w:tcW w:w="1566" w:type="dxa"/>
                <w:gridSpan w:val="3"/>
              </w:tcPr>
            </w:tcPrChange>
          </w:tcPr>
          <w:p w14:paraId="74CE5BBB" w14:textId="2C02C697" w:rsidR="0071131E" w:rsidRDefault="00824449">
            <w:pPr>
              <w:cnfStyle w:val="000000100000" w:firstRow="0" w:lastRow="0" w:firstColumn="0" w:lastColumn="0" w:oddVBand="0" w:evenVBand="0" w:oddHBand="1" w:evenHBand="0" w:firstRowFirstColumn="0" w:firstRowLastColumn="0" w:lastRowFirstColumn="0" w:lastRowLastColumn="0"/>
              <w:rPr>
                <w:ins w:id="611" w:author="Soler Martin, Carlos" w:date="2022-06-19T12:31:00Z"/>
              </w:rPr>
            </w:pPr>
            <w:ins w:id="612" w:author="Soler Martin, Carlos" w:date="2022-06-19T12:40:00Z">
              <w:r>
                <w:t>-</w:t>
              </w:r>
            </w:ins>
          </w:p>
        </w:tc>
        <w:tc>
          <w:tcPr>
            <w:tcW w:w="1398" w:type="dxa"/>
            <w:tcPrChange w:id="613" w:author="Soler Martin, Carlos" w:date="2022-06-19T12:38:00Z">
              <w:tcPr>
                <w:tcW w:w="1566" w:type="dxa"/>
                <w:gridSpan w:val="3"/>
              </w:tcPr>
            </w:tcPrChange>
          </w:tcPr>
          <w:p w14:paraId="2BA20D45" w14:textId="4C5B2E3C" w:rsidR="0071131E" w:rsidRDefault="00824449">
            <w:pPr>
              <w:cnfStyle w:val="000000100000" w:firstRow="0" w:lastRow="0" w:firstColumn="0" w:lastColumn="0" w:oddVBand="0" w:evenVBand="0" w:oddHBand="1" w:evenHBand="0" w:firstRowFirstColumn="0" w:firstRowLastColumn="0" w:lastRowFirstColumn="0" w:lastRowLastColumn="0"/>
              <w:rPr>
                <w:ins w:id="614" w:author="Soler Martin, Carlos" w:date="2022-06-19T12:31:00Z"/>
              </w:rPr>
            </w:pPr>
            <w:ins w:id="615" w:author="Soler Martin, Carlos" w:date="2022-06-19T12:40:00Z">
              <w:r>
                <w:t>-</w:t>
              </w:r>
            </w:ins>
          </w:p>
        </w:tc>
        <w:tc>
          <w:tcPr>
            <w:tcW w:w="1559" w:type="dxa"/>
            <w:tcPrChange w:id="616" w:author="Soler Martin, Carlos" w:date="2022-06-19T12:38:00Z">
              <w:tcPr>
                <w:tcW w:w="1391" w:type="dxa"/>
                <w:gridSpan w:val="2"/>
              </w:tcPr>
            </w:tcPrChange>
          </w:tcPr>
          <w:p w14:paraId="02E3DF1F" w14:textId="04CE1A6B" w:rsidR="0071131E" w:rsidRDefault="00824449">
            <w:pPr>
              <w:cnfStyle w:val="000000100000" w:firstRow="0" w:lastRow="0" w:firstColumn="0" w:lastColumn="0" w:oddVBand="0" w:evenVBand="0" w:oddHBand="1" w:evenHBand="0" w:firstRowFirstColumn="0" w:firstRowLastColumn="0" w:lastRowFirstColumn="0" w:lastRowLastColumn="0"/>
              <w:rPr>
                <w:ins w:id="617" w:author="Soler Martin, Carlos" w:date="2022-06-19T12:31:00Z"/>
              </w:rPr>
            </w:pPr>
            <w:ins w:id="618" w:author="Soler Martin, Carlos" w:date="2022-06-19T12:40:00Z">
              <w:r>
                <w:t>-</w:t>
              </w:r>
            </w:ins>
          </w:p>
        </w:tc>
        <w:tc>
          <w:tcPr>
            <w:tcW w:w="0" w:type="dxa"/>
            <w:tcPrChange w:id="619" w:author="Soler Martin, Carlos" w:date="2022-06-19T12:38:00Z">
              <w:tcPr>
                <w:tcW w:w="1744" w:type="dxa"/>
                <w:gridSpan w:val="5"/>
              </w:tcPr>
            </w:tcPrChange>
          </w:tcPr>
          <w:p w14:paraId="7AF34D93" w14:textId="14926363" w:rsidR="0071131E" w:rsidRDefault="00824449">
            <w:pPr>
              <w:cnfStyle w:val="000000100000" w:firstRow="0" w:lastRow="0" w:firstColumn="0" w:lastColumn="0" w:oddVBand="0" w:evenVBand="0" w:oddHBand="1" w:evenHBand="0" w:firstRowFirstColumn="0" w:firstRowLastColumn="0" w:lastRowFirstColumn="0" w:lastRowLastColumn="0"/>
              <w:rPr>
                <w:ins w:id="620" w:author="Soler Martin, Carlos" w:date="2022-06-19T12:31:00Z"/>
              </w:rPr>
            </w:pPr>
            <w:ins w:id="621" w:author="Soler Martin, Carlos" w:date="2022-06-19T12:40:00Z">
              <w:r>
                <w:t>405 – Method not Allowed</w:t>
              </w:r>
            </w:ins>
          </w:p>
        </w:tc>
      </w:tr>
      <w:tr w:rsidR="00824449" w14:paraId="6819597E" w14:textId="77777777" w:rsidTr="00F14E9D">
        <w:trPr>
          <w:trHeight w:val="759"/>
          <w:ins w:id="622" w:author="Soler Martin, Carlos" w:date="2022-06-19T12:31:00Z"/>
        </w:trPr>
        <w:tc>
          <w:tcPr>
            <w:cnfStyle w:val="001000000000" w:firstRow="0" w:lastRow="0" w:firstColumn="1" w:lastColumn="0" w:oddVBand="0" w:evenVBand="0" w:oddHBand="0" w:evenHBand="0" w:firstRowFirstColumn="0" w:firstRowLastColumn="0" w:lastRowFirstColumn="0" w:lastRowLastColumn="0"/>
            <w:tcW w:w="1566" w:type="dxa"/>
          </w:tcPr>
          <w:p w14:paraId="783DA7B3" w14:textId="3E33B57A" w:rsidR="00824449" w:rsidRDefault="00824449" w:rsidP="00824449">
            <w:pPr>
              <w:rPr>
                <w:ins w:id="623" w:author="Soler Martin, Carlos" w:date="2022-06-19T12:31:00Z"/>
              </w:rPr>
            </w:pPr>
            <w:ins w:id="624" w:author="Soler Martin, Carlos" w:date="2022-06-19T12:32:00Z">
              <w:r>
                <w:lastRenderedPageBreak/>
                <w:t>DELETE</w:t>
              </w:r>
            </w:ins>
          </w:p>
        </w:tc>
        <w:tc>
          <w:tcPr>
            <w:tcW w:w="1566" w:type="dxa"/>
          </w:tcPr>
          <w:p w14:paraId="70577BAE" w14:textId="5C034DEB" w:rsidR="00824449" w:rsidRDefault="00824449" w:rsidP="00824449">
            <w:pPr>
              <w:cnfStyle w:val="000000000000" w:firstRow="0" w:lastRow="0" w:firstColumn="0" w:lastColumn="0" w:oddVBand="0" w:evenVBand="0" w:oddHBand="0" w:evenHBand="0" w:firstRowFirstColumn="0" w:firstRowLastColumn="0" w:lastRowFirstColumn="0" w:lastRowLastColumn="0"/>
              <w:rPr>
                <w:ins w:id="625" w:author="Soler Martin, Carlos" w:date="2022-06-19T12:31:00Z"/>
              </w:rPr>
            </w:pPr>
            <w:ins w:id="626" w:author="Soler Martin, Carlos" w:date="2022-06-19T12:40:00Z">
              <w:r>
                <w:t>-</w:t>
              </w:r>
            </w:ins>
          </w:p>
        </w:tc>
        <w:tc>
          <w:tcPr>
            <w:tcW w:w="1566" w:type="dxa"/>
          </w:tcPr>
          <w:p w14:paraId="6730B393" w14:textId="33E4D668" w:rsidR="00824449" w:rsidRDefault="00824449" w:rsidP="00824449">
            <w:pPr>
              <w:cnfStyle w:val="000000000000" w:firstRow="0" w:lastRow="0" w:firstColumn="0" w:lastColumn="0" w:oddVBand="0" w:evenVBand="0" w:oddHBand="0" w:evenHBand="0" w:firstRowFirstColumn="0" w:firstRowLastColumn="0" w:lastRowFirstColumn="0" w:lastRowLastColumn="0"/>
              <w:rPr>
                <w:ins w:id="627" w:author="Soler Martin, Carlos" w:date="2022-06-19T12:31:00Z"/>
              </w:rPr>
            </w:pPr>
            <w:ins w:id="628" w:author="Soler Martin, Carlos" w:date="2022-06-19T12:40:00Z">
              <w:r>
                <w:t>-</w:t>
              </w:r>
            </w:ins>
          </w:p>
        </w:tc>
        <w:tc>
          <w:tcPr>
            <w:tcW w:w="1398" w:type="dxa"/>
          </w:tcPr>
          <w:p w14:paraId="526607DC" w14:textId="14468D10" w:rsidR="00824449" w:rsidRDefault="00824449" w:rsidP="00824449">
            <w:pPr>
              <w:cnfStyle w:val="000000000000" w:firstRow="0" w:lastRow="0" w:firstColumn="0" w:lastColumn="0" w:oddVBand="0" w:evenVBand="0" w:oddHBand="0" w:evenHBand="0" w:firstRowFirstColumn="0" w:firstRowLastColumn="0" w:lastRowFirstColumn="0" w:lastRowLastColumn="0"/>
              <w:rPr>
                <w:ins w:id="629" w:author="Soler Martin, Carlos" w:date="2022-06-19T12:31:00Z"/>
              </w:rPr>
            </w:pPr>
            <w:ins w:id="630" w:author="Soler Martin, Carlos" w:date="2022-06-19T12:40:00Z">
              <w:r>
                <w:t>-</w:t>
              </w:r>
            </w:ins>
          </w:p>
        </w:tc>
        <w:tc>
          <w:tcPr>
            <w:tcW w:w="1559" w:type="dxa"/>
          </w:tcPr>
          <w:p w14:paraId="2F486D9F" w14:textId="036ADAF7" w:rsidR="00824449" w:rsidRDefault="00824449" w:rsidP="00824449">
            <w:pPr>
              <w:cnfStyle w:val="000000000000" w:firstRow="0" w:lastRow="0" w:firstColumn="0" w:lastColumn="0" w:oddVBand="0" w:evenVBand="0" w:oddHBand="0" w:evenHBand="0" w:firstRowFirstColumn="0" w:firstRowLastColumn="0" w:lastRowFirstColumn="0" w:lastRowLastColumn="0"/>
              <w:rPr>
                <w:ins w:id="631" w:author="Soler Martin, Carlos" w:date="2022-06-19T12:31:00Z"/>
              </w:rPr>
            </w:pPr>
            <w:ins w:id="632" w:author="Soler Martin, Carlos" w:date="2022-06-19T12:40:00Z">
              <w:r>
                <w:t>-</w:t>
              </w:r>
            </w:ins>
          </w:p>
        </w:tc>
        <w:tc>
          <w:tcPr>
            <w:tcW w:w="1744" w:type="dxa"/>
          </w:tcPr>
          <w:p w14:paraId="08A2396B" w14:textId="5829AFE3" w:rsidR="00824449" w:rsidRDefault="00824449" w:rsidP="00824449">
            <w:pPr>
              <w:cnfStyle w:val="000000000000" w:firstRow="0" w:lastRow="0" w:firstColumn="0" w:lastColumn="0" w:oddVBand="0" w:evenVBand="0" w:oddHBand="0" w:evenHBand="0" w:firstRowFirstColumn="0" w:firstRowLastColumn="0" w:lastRowFirstColumn="0" w:lastRowLastColumn="0"/>
              <w:rPr>
                <w:ins w:id="633" w:author="Soler Martin, Carlos" w:date="2022-06-19T12:31:00Z"/>
              </w:rPr>
            </w:pPr>
            <w:ins w:id="634" w:author="Soler Martin, Carlos" w:date="2022-06-19T12:40:00Z">
              <w:r>
                <w:t>405 – Method not Allowed</w:t>
              </w:r>
            </w:ins>
          </w:p>
        </w:tc>
      </w:tr>
      <w:tr w:rsidR="00824449" w14:paraId="3E8757F4" w14:textId="77777777" w:rsidTr="00F14E9D">
        <w:tblPrEx>
          <w:tblPrExChange w:id="635" w:author="Soler Martin, Carlos" w:date="2022-06-19T12:38:00Z">
            <w:tblPrEx>
              <w:tblW w:w="92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PrEx>
          </w:tblPrExChange>
        </w:tblPrEx>
        <w:trPr>
          <w:cnfStyle w:val="000000100000" w:firstRow="0" w:lastRow="0" w:firstColumn="0" w:lastColumn="0" w:oddVBand="0" w:evenVBand="0" w:oddHBand="1" w:evenHBand="0" w:firstRowFirstColumn="0" w:firstRowLastColumn="0" w:lastRowFirstColumn="0" w:lastRowLastColumn="0"/>
          <w:trHeight w:val="759"/>
          <w:ins w:id="636" w:author="Soler Martin, Carlos" w:date="2022-06-19T12:31:00Z"/>
          <w:trPrChange w:id="637" w:author="Soler Martin, Carlos" w:date="2022-06-19T12:38:00Z">
            <w:trPr>
              <w:gridBefore w:val="1"/>
              <w:gridAfter w:val="0"/>
              <w:trHeight w:val="751"/>
            </w:trPr>
          </w:trPrChange>
        </w:trPr>
        <w:tc>
          <w:tcPr>
            <w:cnfStyle w:val="001000000000" w:firstRow="0" w:lastRow="0" w:firstColumn="1" w:lastColumn="0" w:oddVBand="0" w:evenVBand="0" w:oddHBand="0" w:evenHBand="0" w:firstRowFirstColumn="0" w:firstRowLastColumn="0" w:lastRowFirstColumn="0" w:lastRowLastColumn="0"/>
            <w:tcW w:w="1566" w:type="dxa"/>
            <w:tcPrChange w:id="638" w:author="Soler Martin, Carlos" w:date="2022-06-19T12:38:00Z">
              <w:tcPr>
                <w:tcW w:w="1542" w:type="dxa"/>
              </w:tcPr>
            </w:tcPrChange>
          </w:tcPr>
          <w:p w14:paraId="25633F6B" w14:textId="0F298A41" w:rsidR="00824449" w:rsidRDefault="00824449" w:rsidP="00824449">
            <w:pPr>
              <w:cnfStyle w:val="001000100000" w:firstRow="0" w:lastRow="0" w:firstColumn="1" w:lastColumn="0" w:oddVBand="0" w:evenVBand="0" w:oddHBand="1" w:evenHBand="0" w:firstRowFirstColumn="0" w:firstRowLastColumn="0" w:lastRowFirstColumn="0" w:lastRowLastColumn="0"/>
              <w:rPr>
                <w:ins w:id="639" w:author="Soler Martin, Carlos" w:date="2022-06-19T12:31:00Z"/>
              </w:rPr>
            </w:pPr>
            <w:ins w:id="640" w:author="Soler Martin, Carlos" w:date="2022-06-19T12:32:00Z">
              <w:r>
                <w:t>PATCH</w:t>
              </w:r>
            </w:ins>
          </w:p>
        </w:tc>
        <w:tc>
          <w:tcPr>
            <w:tcW w:w="1566" w:type="dxa"/>
            <w:tcPrChange w:id="641" w:author="Soler Martin, Carlos" w:date="2022-06-19T12:38:00Z">
              <w:tcPr>
                <w:tcW w:w="1542" w:type="dxa"/>
                <w:gridSpan w:val="3"/>
              </w:tcPr>
            </w:tcPrChange>
          </w:tcPr>
          <w:p w14:paraId="6B84A244" w14:textId="59B28622" w:rsidR="00824449" w:rsidRDefault="00824449" w:rsidP="00824449">
            <w:pPr>
              <w:cnfStyle w:val="000000100000" w:firstRow="0" w:lastRow="0" w:firstColumn="0" w:lastColumn="0" w:oddVBand="0" w:evenVBand="0" w:oddHBand="1" w:evenHBand="0" w:firstRowFirstColumn="0" w:firstRowLastColumn="0" w:lastRowFirstColumn="0" w:lastRowLastColumn="0"/>
              <w:rPr>
                <w:ins w:id="642" w:author="Soler Martin, Carlos" w:date="2022-06-19T12:31:00Z"/>
              </w:rPr>
            </w:pPr>
            <w:ins w:id="643" w:author="Soler Martin, Carlos" w:date="2022-06-19T12:40:00Z">
              <w:r>
                <w:t>-</w:t>
              </w:r>
            </w:ins>
          </w:p>
        </w:tc>
        <w:tc>
          <w:tcPr>
            <w:tcW w:w="1566" w:type="dxa"/>
            <w:tcPrChange w:id="644" w:author="Soler Martin, Carlos" w:date="2022-06-19T12:38:00Z">
              <w:tcPr>
                <w:tcW w:w="1542" w:type="dxa"/>
                <w:gridSpan w:val="3"/>
              </w:tcPr>
            </w:tcPrChange>
          </w:tcPr>
          <w:p w14:paraId="5A5205F5" w14:textId="5353E92F" w:rsidR="00824449" w:rsidRDefault="00824449" w:rsidP="00824449">
            <w:pPr>
              <w:cnfStyle w:val="000000100000" w:firstRow="0" w:lastRow="0" w:firstColumn="0" w:lastColumn="0" w:oddVBand="0" w:evenVBand="0" w:oddHBand="1" w:evenHBand="0" w:firstRowFirstColumn="0" w:firstRowLastColumn="0" w:lastRowFirstColumn="0" w:lastRowLastColumn="0"/>
              <w:rPr>
                <w:ins w:id="645" w:author="Soler Martin, Carlos" w:date="2022-06-19T12:31:00Z"/>
              </w:rPr>
            </w:pPr>
            <w:ins w:id="646" w:author="Soler Martin, Carlos" w:date="2022-06-19T12:40:00Z">
              <w:r>
                <w:t>-</w:t>
              </w:r>
            </w:ins>
          </w:p>
        </w:tc>
        <w:tc>
          <w:tcPr>
            <w:tcW w:w="1398" w:type="dxa"/>
            <w:tcPrChange w:id="647" w:author="Soler Martin, Carlos" w:date="2022-06-19T12:38:00Z">
              <w:tcPr>
                <w:tcW w:w="1542" w:type="dxa"/>
                <w:gridSpan w:val="4"/>
              </w:tcPr>
            </w:tcPrChange>
          </w:tcPr>
          <w:p w14:paraId="17BB8091" w14:textId="5D22DE99" w:rsidR="00824449" w:rsidRDefault="00824449" w:rsidP="00824449">
            <w:pPr>
              <w:cnfStyle w:val="000000100000" w:firstRow="0" w:lastRow="0" w:firstColumn="0" w:lastColumn="0" w:oddVBand="0" w:evenVBand="0" w:oddHBand="1" w:evenHBand="0" w:firstRowFirstColumn="0" w:firstRowLastColumn="0" w:lastRowFirstColumn="0" w:lastRowLastColumn="0"/>
              <w:rPr>
                <w:ins w:id="648" w:author="Soler Martin, Carlos" w:date="2022-06-19T12:31:00Z"/>
              </w:rPr>
            </w:pPr>
            <w:ins w:id="649" w:author="Soler Martin, Carlos" w:date="2022-06-19T12:40:00Z">
              <w:r>
                <w:t>-</w:t>
              </w:r>
            </w:ins>
          </w:p>
        </w:tc>
        <w:tc>
          <w:tcPr>
            <w:tcW w:w="1559" w:type="dxa"/>
            <w:tcPrChange w:id="650" w:author="Soler Martin, Carlos" w:date="2022-06-19T12:38:00Z">
              <w:tcPr>
                <w:tcW w:w="1542" w:type="dxa"/>
                <w:gridSpan w:val="4"/>
              </w:tcPr>
            </w:tcPrChange>
          </w:tcPr>
          <w:p w14:paraId="0F3FF81F" w14:textId="1D552B32" w:rsidR="00824449" w:rsidRDefault="00824449" w:rsidP="00824449">
            <w:pPr>
              <w:cnfStyle w:val="000000100000" w:firstRow="0" w:lastRow="0" w:firstColumn="0" w:lastColumn="0" w:oddVBand="0" w:evenVBand="0" w:oddHBand="1" w:evenHBand="0" w:firstRowFirstColumn="0" w:firstRowLastColumn="0" w:lastRowFirstColumn="0" w:lastRowLastColumn="0"/>
              <w:rPr>
                <w:ins w:id="651" w:author="Soler Martin, Carlos" w:date="2022-06-19T12:31:00Z"/>
              </w:rPr>
            </w:pPr>
            <w:ins w:id="652" w:author="Soler Martin, Carlos" w:date="2022-06-19T12:40:00Z">
              <w:r>
                <w:t>-</w:t>
              </w:r>
            </w:ins>
          </w:p>
        </w:tc>
        <w:tc>
          <w:tcPr>
            <w:tcW w:w="1744" w:type="dxa"/>
            <w:tcPrChange w:id="653" w:author="Soler Martin, Carlos" w:date="2022-06-19T12:38:00Z">
              <w:tcPr>
                <w:tcW w:w="1545" w:type="dxa"/>
                <w:gridSpan w:val="2"/>
              </w:tcPr>
            </w:tcPrChange>
          </w:tcPr>
          <w:p w14:paraId="241E6EA4" w14:textId="118C382E" w:rsidR="00824449" w:rsidRDefault="00824449" w:rsidP="00824449">
            <w:pPr>
              <w:cnfStyle w:val="000000100000" w:firstRow="0" w:lastRow="0" w:firstColumn="0" w:lastColumn="0" w:oddVBand="0" w:evenVBand="0" w:oddHBand="1" w:evenHBand="0" w:firstRowFirstColumn="0" w:firstRowLastColumn="0" w:lastRowFirstColumn="0" w:lastRowLastColumn="0"/>
              <w:rPr>
                <w:ins w:id="654" w:author="Soler Martin, Carlos" w:date="2022-06-19T12:31:00Z"/>
              </w:rPr>
            </w:pPr>
            <w:ins w:id="655" w:author="Soler Martin, Carlos" w:date="2022-06-19T12:40:00Z">
              <w:r>
                <w:t>405 – Method not Allowed</w:t>
              </w:r>
            </w:ins>
          </w:p>
        </w:tc>
      </w:tr>
    </w:tbl>
    <w:p w14:paraId="100AF45F" w14:textId="4A9451B5" w:rsidR="0071131E" w:rsidRDefault="0071131E" w:rsidP="0071131E">
      <w:pPr>
        <w:jc w:val="center"/>
        <w:rPr>
          <w:ins w:id="656" w:author="Soler Martin, Carlos" w:date="2022-06-19T13:25:00Z"/>
          <w:i/>
          <w:iCs/>
        </w:rPr>
      </w:pPr>
      <w:ins w:id="657" w:author="Soler Martin, Carlos" w:date="2022-06-19T12:34:00Z">
        <w:r>
          <w:rPr>
            <w:i/>
            <w:iCs/>
          </w:rPr>
          <w:t>Tabla 1</w:t>
        </w:r>
      </w:ins>
      <w:ins w:id="658" w:author="Soler Martin, Carlos" w:date="2022-06-19T12:33:00Z">
        <w:r w:rsidRPr="00CE5888">
          <w:rPr>
            <w:i/>
            <w:iCs/>
          </w:rPr>
          <w:t xml:space="preserve">: </w:t>
        </w:r>
      </w:ins>
      <w:ins w:id="659" w:author="Soler Martin, Carlos" w:date="2022-06-19T12:34:00Z">
        <w:r>
          <w:rPr>
            <w:i/>
            <w:iCs/>
          </w:rPr>
          <w:t>Recurso /alumnos</w:t>
        </w:r>
      </w:ins>
    </w:p>
    <w:p w14:paraId="370F5B81" w14:textId="77777777" w:rsidR="00E962DB" w:rsidRDefault="00E962DB" w:rsidP="0071131E">
      <w:pPr>
        <w:jc w:val="center"/>
        <w:rPr>
          <w:ins w:id="660" w:author="Soler Martin, Carlos" w:date="2022-06-19T12:34:00Z"/>
          <w:i/>
          <w:iCs/>
        </w:rPr>
      </w:pPr>
    </w:p>
    <w:tbl>
      <w:tblPr>
        <w:tblStyle w:val="Tablaconcuadrcula7concolores-nfasis1"/>
        <w:tblW w:w="9399" w:type="dxa"/>
        <w:tblLook w:val="04A0" w:firstRow="1" w:lastRow="0" w:firstColumn="1" w:lastColumn="0" w:noHBand="0" w:noVBand="1"/>
      </w:tblPr>
      <w:tblGrid>
        <w:gridCol w:w="1386"/>
        <w:gridCol w:w="1489"/>
        <w:gridCol w:w="1539"/>
        <w:gridCol w:w="1352"/>
        <w:gridCol w:w="2065"/>
        <w:gridCol w:w="1568"/>
      </w:tblGrid>
      <w:tr w:rsidR="000F01E8" w14:paraId="148E5C50" w14:textId="77777777" w:rsidTr="00B94B9F">
        <w:trPr>
          <w:cnfStyle w:val="100000000000" w:firstRow="1" w:lastRow="0" w:firstColumn="0" w:lastColumn="0" w:oddVBand="0" w:evenVBand="0" w:oddHBand="0" w:evenHBand="0" w:firstRowFirstColumn="0" w:firstRowLastColumn="0" w:lastRowFirstColumn="0" w:lastRowLastColumn="0"/>
          <w:trHeight w:val="759"/>
          <w:ins w:id="661" w:author="Soler Martin, Carlos" w:date="2022-06-19T13:25:00Z"/>
        </w:trPr>
        <w:tc>
          <w:tcPr>
            <w:cnfStyle w:val="001000000100" w:firstRow="0" w:lastRow="0" w:firstColumn="1" w:lastColumn="0" w:oddVBand="0" w:evenVBand="0" w:oddHBand="0" w:evenHBand="0" w:firstRowFirstColumn="1" w:firstRowLastColumn="0" w:lastRowFirstColumn="0" w:lastRowLastColumn="0"/>
            <w:tcW w:w="1566" w:type="dxa"/>
          </w:tcPr>
          <w:p w14:paraId="5031EBCE" w14:textId="77777777" w:rsidR="00E962DB" w:rsidRDefault="00E962DB" w:rsidP="00B94B9F">
            <w:pPr>
              <w:rPr>
                <w:ins w:id="662" w:author="Soler Martin, Carlos" w:date="2022-06-19T13:25:00Z"/>
              </w:rPr>
            </w:pPr>
            <w:ins w:id="663" w:author="Soler Martin, Carlos" w:date="2022-06-19T13:25:00Z">
              <w:r>
                <w:t>Método</w:t>
              </w:r>
            </w:ins>
          </w:p>
        </w:tc>
        <w:tc>
          <w:tcPr>
            <w:tcW w:w="1566" w:type="dxa"/>
          </w:tcPr>
          <w:p w14:paraId="26302B62" w14:textId="77777777" w:rsidR="00E962DB" w:rsidRDefault="00E962DB" w:rsidP="00B94B9F">
            <w:pPr>
              <w:cnfStyle w:val="100000000000" w:firstRow="1" w:lastRow="0" w:firstColumn="0" w:lastColumn="0" w:oddVBand="0" w:evenVBand="0" w:oddHBand="0" w:evenHBand="0" w:firstRowFirstColumn="0" w:firstRowLastColumn="0" w:lastRowFirstColumn="0" w:lastRowLastColumn="0"/>
              <w:rPr>
                <w:ins w:id="664" w:author="Soler Martin, Carlos" w:date="2022-06-19T13:25:00Z"/>
              </w:rPr>
            </w:pPr>
            <w:ins w:id="665" w:author="Soler Martin, Carlos" w:date="2022-06-19T13:25:00Z">
              <w:r>
                <w:t>URI</w:t>
              </w:r>
            </w:ins>
          </w:p>
        </w:tc>
        <w:tc>
          <w:tcPr>
            <w:tcW w:w="1566" w:type="dxa"/>
          </w:tcPr>
          <w:p w14:paraId="20FD1782" w14:textId="77777777" w:rsidR="00E962DB" w:rsidRDefault="00E962DB" w:rsidP="00B94B9F">
            <w:pPr>
              <w:cnfStyle w:val="100000000000" w:firstRow="1" w:lastRow="0" w:firstColumn="0" w:lastColumn="0" w:oddVBand="0" w:evenVBand="0" w:oddHBand="0" w:evenHBand="0" w:firstRowFirstColumn="0" w:firstRowLastColumn="0" w:lastRowFirstColumn="0" w:lastRowLastColumn="0"/>
              <w:rPr>
                <w:ins w:id="666" w:author="Soler Martin, Carlos" w:date="2022-06-19T13:25:00Z"/>
              </w:rPr>
            </w:pPr>
            <w:ins w:id="667" w:author="Soler Martin, Carlos" w:date="2022-06-19T13:25:00Z">
              <w:r>
                <w:t>Utilidad</w:t>
              </w:r>
            </w:ins>
          </w:p>
        </w:tc>
        <w:tc>
          <w:tcPr>
            <w:tcW w:w="1398" w:type="dxa"/>
          </w:tcPr>
          <w:p w14:paraId="287BA5F4" w14:textId="77777777" w:rsidR="00E962DB" w:rsidRDefault="00E962DB" w:rsidP="00B94B9F">
            <w:pPr>
              <w:cnfStyle w:val="100000000000" w:firstRow="1" w:lastRow="0" w:firstColumn="0" w:lastColumn="0" w:oddVBand="0" w:evenVBand="0" w:oddHBand="0" w:evenHBand="0" w:firstRowFirstColumn="0" w:firstRowLastColumn="0" w:lastRowFirstColumn="0" w:lastRowLastColumn="0"/>
              <w:rPr>
                <w:ins w:id="668" w:author="Soler Martin, Carlos" w:date="2022-06-19T13:25:00Z"/>
              </w:rPr>
            </w:pPr>
            <w:ins w:id="669" w:author="Soler Martin, Carlos" w:date="2022-06-19T13:25:00Z">
              <w:r>
                <w:t>Semántica</w:t>
              </w:r>
            </w:ins>
          </w:p>
        </w:tc>
        <w:tc>
          <w:tcPr>
            <w:tcW w:w="1559" w:type="dxa"/>
          </w:tcPr>
          <w:p w14:paraId="2A9A3F4F" w14:textId="77777777" w:rsidR="00E962DB" w:rsidRDefault="00E962DB" w:rsidP="00B94B9F">
            <w:pPr>
              <w:cnfStyle w:val="100000000000" w:firstRow="1" w:lastRow="0" w:firstColumn="0" w:lastColumn="0" w:oddVBand="0" w:evenVBand="0" w:oddHBand="0" w:evenHBand="0" w:firstRowFirstColumn="0" w:firstRowLastColumn="0" w:lastRowFirstColumn="0" w:lastRowLastColumn="0"/>
              <w:rPr>
                <w:ins w:id="670" w:author="Soler Martin, Carlos" w:date="2022-06-19T13:25:00Z"/>
              </w:rPr>
            </w:pPr>
            <w:ins w:id="671" w:author="Soler Martin, Carlos" w:date="2022-06-19T13:25:00Z">
              <w:r>
                <w:t>Cuerpo Solicitud</w:t>
              </w:r>
            </w:ins>
          </w:p>
        </w:tc>
        <w:tc>
          <w:tcPr>
            <w:tcW w:w="1744" w:type="dxa"/>
          </w:tcPr>
          <w:p w14:paraId="7A7B7FFB" w14:textId="77777777" w:rsidR="00E962DB" w:rsidRDefault="00E962DB" w:rsidP="00B94B9F">
            <w:pPr>
              <w:jc w:val="left"/>
              <w:cnfStyle w:val="100000000000" w:firstRow="1" w:lastRow="0" w:firstColumn="0" w:lastColumn="0" w:oddVBand="0" w:evenVBand="0" w:oddHBand="0" w:evenHBand="0" w:firstRowFirstColumn="0" w:firstRowLastColumn="0" w:lastRowFirstColumn="0" w:lastRowLastColumn="0"/>
              <w:rPr>
                <w:ins w:id="672" w:author="Soler Martin, Carlos" w:date="2022-06-19T13:25:00Z"/>
              </w:rPr>
            </w:pPr>
            <w:ins w:id="673" w:author="Soler Martin, Carlos" w:date="2022-06-19T13:25:00Z">
              <w:r>
                <w:t>Códigos de respuesta</w:t>
              </w:r>
            </w:ins>
          </w:p>
        </w:tc>
      </w:tr>
      <w:tr w:rsidR="000F01E8" w14:paraId="281717D6" w14:textId="77777777" w:rsidTr="00B94B9F">
        <w:trPr>
          <w:cnfStyle w:val="000000100000" w:firstRow="0" w:lastRow="0" w:firstColumn="0" w:lastColumn="0" w:oddVBand="0" w:evenVBand="0" w:oddHBand="1" w:evenHBand="0" w:firstRowFirstColumn="0" w:firstRowLastColumn="0" w:lastRowFirstColumn="0" w:lastRowLastColumn="0"/>
          <w:trHeight w:val="759"/>
          <w:ins w:id="674" w:author="Soler Martin, Carlos" w:date="2022-06-19T13:25:00Z"/>
        </w:trPr>
        <w:tc>
          <w:tcPr>
            <w:cnfStyle w:val="001000000000" w:firstRow="0" w:lastRow="0" w:firstColumn="1" w:lastColumn="0" w:oddVBand="0" w:evenVBand="0" w:oddHBand="0" w:evenHBand="0" w:firstRowFirstColumn="0" w:firstRowLastColumn="0" w:lastRowFirstColumn="0" w:lastRowLastColumn="0"/>
            <w:tcW w:w="1566" w:type="dxa"/>
          </w:tcPr>
          <w:p w14:paraId="14F450D7" w14:textId="77777777" w:rsidR="00E962DB" w:rsidRPr="0071131E" w:rsidRDefault="00E962DB" w:rsidP="00B94B9F">
            <w:pPr>
              <w:rPr>
                <w:ins w:id="675" w:author="Soler Martin, Carlos" w:date="2022-06-19T13:25:00Z"/>
              </w:rPr>
            </w:pPr>
            <w:ins w:id="676" w:author="Soler Martin, Carlos" w:date="2022-06-19T13:25:00Z">
              <w:r>
                <w:t>POST</w:t>
              </w:r>
            </w:ins>
          </w:p>
        </w:tc>
        <w:tc>
          <w:tcPr>
            <w:tcW w:w="1566" w:type="dxa"/>
          </w:tcPr>
          <w:p w14:paraId="7BCE0851" w14:textId="404462C4" w:rsidR="00E962DB" w:rsidRDefault="00E962DB" w:rsidP="00B94B9F">
            <w:pPr>
              <w:cnfStyle w:val="000000100000" w:firstRow="0" w:lastRow="0" w:firstColumn="0" w:lastColumn="0" w:oddVBand="0" w:evenVBand="0" w:oddHBand="1" w:evenHBand="0" w:firstRowFirstColumn="0" w:firstRowLastColumn="0" w:lastRowFirstColumn="0" w:lastRowLastColumn="0"/>
              <w:rPr>
                <w:ins w:id="677" w:author="Soler Martin, Carlos" w:date="2022-06-19T13:25:00Z"/>
              </w:rPr>
            </w:pPr>
            <w:ins w:id="678" w:author="Soler Martin, Carlos" w:date="2022-06-19T13:26:00Z">
              <w:r>
                <w:t>-</w:t>
              </w:r>
            </w:ins>
          </w:p>
        </w:tc>
        <w:tc>
          <w:tcPr>
            <w:tcW w:w="1566" w:type="dxa"/>
          </w:tcPr>
          <w:p w14:paraId="2A21FED1" w14:textId="65CC996C" w:rsidR="00E962DB" w:rsidRDefault="00E962DB" w:rsidP="00B94B9F">
            <w:pPr>
              <w:jc w:val="left"/>
              <w:cnfStyle w:val="000000100000" w:firstRow="0" w:lastRow="0" w:firstColumn="0" w:lastColumn="0" w:oddVBand="0" w:evenVBand="0" w:oddHBand="1" w:evenHBand="0" w:firstRowFirstColumn="0" w:firstRowLastColumn="0" w:lastRowFirstColumn="0" w:lastRowLastColumn="0"/>
              <w:rPr>
                <w:ins w:id="679" w:author="Soler Martin, Carlos" w:date="2022-06-19T13:25:00Z"/>
              </w:rPr>
            </w:pPr>
            <w:ins w:id="680" w:author="Soler Martin, Carlos" w:date="2022-06-19T13:26:00Z">
              <w:r>
                <w:t>-</w:t>
              </w:r>
            </w:ins>
          </w:p>
        </w:tc>
        <w:tc>
          <w:tcPr>
            <w:tcW w:w="1398" w:type="dxa"/>
          </w:tcPr>
          <w:p w14:paraId="75396746" w14:textId="538B218B" w:rsidR="00E962DB" w:rsidRDefault="00E962DB" w:rsidP="00B94B9F">
            <w:pPr>
              <w:cnfStyle w:val="000000100000" w:firstRow="0" w:lastRow="0" w:firstColumn="0" w:lastColumn="0" w:oddVBand="0" w:evenVBand="0" w:oddHBand="1" w:evenHBand="0" w:firstRowFirstColumn="0" w:firstRowLastColumn="0" w:lastRowFirstColumn="0" w:lastRowLastColumn="0"/>
              <w:rPr>
                <w:ins w:id="681" w:author="Soler Martin, Carlos" w:date="2022-06-19T13:25:00Z"/>
              </w:rPr>
            </w:pPr>
            <w:ins w:id="682" w:author="Soler Martin, Carlos" w:date="2022-06-19T13:26:00Z">
              <w:r>
                <w:t>-</w:t>
              </w:r>
            </w:ins>
          </w:p>
        </w:tc>
        <w:tc>
          <w:tcPr>
            <w:tcW w:w="1559" w:type="dxa"/>
          </w:tcPr>
          <w:p w14:paraId="363BCFFB" w14:textId="4ECFAA61" w:rsidR="00E962DB" w:rsidRDefault="00E962DB" w:rsidP="00B94B9F">
            <w:pPr>
              <w:jc w:val="left"/>
              <w:cnfStyle w:val="000000100000" w:firstRow="0" w:lastRow="0" w:firstColumn="0" w:lastColumn="0" w:oddVBand="0" w:evenVBand="0" w:oddHBand="1" w:evenHBand="0" w:firstRowFirstColumn="0" w:firstRowLastColumn="0" w:lastRowFirstColumn="0" w:lastRowLastColumn="0"/>
              <w:rPr>
                <w:ins w:id="683" w:author="Soler Martin, Carlos" w:date="2022-06-19T13:25:00Z"/>
              </w:rPr>
            </w:pPr>
            <w:ins w:id="684" w:author="Soler Martin, Carlos" w:date="2022-06-19T13:26:00Z">
              <w:r>
                <w:t>-</w:t>
              </w:r>
            </w:ins>
          </w:p>
        </w:tc>
        <w:tc>
          <w:tcPr>
            <w:tcW w:w="1744" w:type="dxa"/>
          </w:tcPr>
          <w:p w14:paraId="280377C9" w14:textId="34473E6F" w:rsidR="00E962DB" w:rsidRDefault="00E962DB" w:rsidP="00B94B9F">
            <w:pPr>
              <w:jc w:val="left"/>
              <w:cnfStyle w:val="000000100000" w:firstRow="0" w:lastRow="0" w:firstColumn="0" w:lastColumn="0" w:oddVBand="0" w:evenVBand="0" w:oddHBand="1" w:evenHBand="0" w:firstRowFirstColumn="0" w:firstRowLastColumn="0" w:lastRowFirstColumn="0" w:lastRowLastColumn="0"/>
              <w:rPr>
                <w:ins w:id="685" w:author="Soler Martin, Carlos" w:date="2022-06-19T13:25:00Z"/>
              </w:rPr>
            </w:pPr>
            <w:ins w:id="686" w:author="Soler Martin, Carlos" w:date="2022-06-19T13:26:00Z">
              <w:r>
                <w:t>-</w:t>
              </w:r>
            </w:ins>
          </w:p>
        </w:tc>
      </w:tr>
      <w:tr w:rsidR="00E962DB" w:rsidRPr="006846A8" w14:paraId="4F749999" w14:textId="77777777" w:rsidTr="00B94B9F">
        <w:trPr>
          <w:trHeight w:val="759"/>
          <w:ins w:id="687" w:author="Soler Martin, Carlos" w:date="2022-06-19T13:25:00Z"/>
        </w:trPr>
        <w:tc>
          <w:tcPr>
            <w:cnfStyle w:val="001000000000" w:firstRow="0" w:lastRow="0" w:firstColumn="1" w:lastColumn="0" w:oddVBand="0" w:evenVBand="0" w:oddHBand="0" w:evenHBand="0" w:firstRowFirstColumn="0" w:firstRowLastColumn="0" w:lastRowFirstColumn="0" w:lastRowLastColumn="0"/>
            <w:tcW w:w="1566" w:type="dxa"/>
          </w:tcPr>
          <w:p w14:paraId="18FA40F7" w14:textId="77777777" w:rsidR="00E962DB" w:rsidRPr="0071131E" w:rsidRDefault="00E962DB" w:rsidP="00B94B9F">
            <w:pPr>
              <w:rPr>
                <w:ins w:id="688" w:author="Soler Martin, Carlos" w:date="2022-06-19T13:25:00Z"/>
              </w:rPr>
            </w:pPr>
            <w:ins w:id="689" w:author="Soler Martin, Carlos" w:date="2022-06-19T13:25:00Z">
              <w:r>
                <w:t>GET</w:t>
              </w:r>
            </w:ins>
          </w:p>
        </w:tc>
        <w:tc>
          <w:tcPr>
            <w:tcW w:w="1566" w:type="dxa"/>
          </w:tcPr>
          <w:p w14:paraId="539AFD80" w14:textId="5110C961" w:rsidR="00E962DB" w:rsidRDefault="00E962DB" w:rsidP="00B94B9F">
            <w:pPr>
              <w:cnfStyle w:val="000000000000" w:firstRow="0" w:lastRow="0" w:firstColumn="0" w:lastColumn="0" w:oddVBand="0" w:evenVBand="0" w:oddHBand="0" w:evenHBand="0" w:firstRowFirstColumn="0" w:firstRowLastColumn="0" w:lastRowFirstColumn="0" w:lastRowLastColumn="0"/>
              <w:rPr>
                <w:ins w:id="690" w:author="Soler Martin, Carlos" w:date="2022-06-19T13:25:00Z"/>
              </w:rPr>
            </w:pPr>
            <w:ins w:id="691" w:author="Soler Martin, Carlos" w:date="2022-06-19T13:25:00Z">
              <w:r>
                <w:t>/ alumnos</w:t>
              </w:r>
            </w:ins>
            <w:ins w:id="692" w:author="Soler Martin, Carlos" w:date="2022-06-19T13:26:00Z">
              <w:r>
                <w:t>/id</w:t>
              </w:r>
            </w:ins>
          </w:p>
        </w:tc>
        <w:tc>
          <w:tcPr>
            <w:tcW w:w="1566" w:type="dxa"/>
          </w:tcPr>
          <w:p w14:paraId="7BFBF30F" w14:textId="7633BABB" w:rsidR="00E962DB" w:rsidRDefault="00E962DB">
            <w:pPr>
              <w:jc w:val="left"/>
              <w:cnfStyle w:val="000000000000" w:firstRow="0" w:lastRow="0" w:firstColumn="0" w:lastColumn="0" w:oddVBand="0" w:evenVBand="0" w:oddHBand="0" w:evenHBand="0" w:firstRowFirstColumn="0" w:firstRowLastColumn="0" w:lastRowFirstColumn="0" w:lastRowLastColumn="0"/>
              <w:rPr>
                <w:ins w:id="693" w:author="Soler Martin, Carlos" w:date="2022-06-19T13:25:00Z"/>
              </w:rPr>
              <w:pPrChange w:id="694" w:author="Soler Martin, Carlos" w:date="2022-06-19T13:26:00Z">
                <w:pPr>
                  <w:cnfStyle w:val="000000000000" w:firstRow="0" w:lastRow="0" w:firstColumn="0" w:lastColumn="0" w:oddVBand="0" w:evenVBand="0" w:oddHBand="0" w:evenHBand="0" w:firstRowFirstColumn="0" w:firstRowLastColumn="0" w:lastRowFirstColumn="0" w:lastRowLastColumn="0"/>
                </w:pPr>
              </w:pPrChange>
            </w:pPr>
            <w:ins w:id="695" w:author="Soler Martin, Carlos" w:date="2022-06-19T13:25:00Z">
              <w:r>
                <w:t>Se obtiene</w:t>
              </w:r>
            </w:ins>
            <w:ins w:id="696" w:author="Soler Martin, Carlos" w:date="2022-06-19T13:26:00Z">
              <w:r>
                <w:t xml:space="preserve"> todos los atributos de</w:t>
              </w:r>
            </w:ins>
            <w:ins w:id="697" w:author="Soler Martin, Carlos" w:date="2022-06-19T13:25:00Z">
              <w:r>
                <w:t xml:space="preserve"> un </w:t>
              </w:r>
            </w:ins>
            <w:ins w:id="698" w:author="Soler Martin, Carlos" w:date="2022-06-19T13:26:00Z">
              <w:r>
                <w:t>alumno por su id</w:t>
              </w:r>
            </w:ins>
          </w:p>
        </w:tc>
        <w:tc>
          <w:tcPr>
            <w:tcW w:w="1398" w:type="dxa"/>
          </w:tcPr>
          <w:p w14:paraId="0BA8854E" w14:textId="77777777" w:rsidR="00E962DB" w:rsidRDefault="00E962DB" w:rsidP="00B94B9F">
            <w:pPr>
              <w:cnfStyle w:val="000000000000" w:firstRow="0" w:lastRow="0" w:firstColumn="0" w:lastColumn="0" w:oddVBand="0" w:evenVBand="0" w:oddHBand="0" w:evenHBand="0" w:firstRowFirstColumn="0" w:firstRowLastColumn="0" w:lastRowFirstColumn="0" w:lastRowLastColumn="0"/>
              <w:rPr>
                <w:ins w:id="699" w:author="Soler Martin, Carlos" w:date="2022-06-19T13:25:00Z"/>
              </w:rPr>
            </w:pPr>
            <w:ins w:id="700" w:author="Soler Martin, Carlos" w:date="2022-06-19T13:25:00Z">
              <w:r>
                <w:t>JSON</w:t>
              </w:r>
            </w:ins>
          </w:p>
        </w:tc>
        <w:tc>
          <w:tcPr>
            <w:tcW w:w="1559" w:type="dxa"/>
          </w:tcPr>
          <w:p w14:paraId="5B0EC8BE" w14:textId="77777777" w:rsidR="00E962DB" w:rsidRDefault="00E962DB" w:rsidP="00B94B9F">
            <w:pPr>
              <w:cnfStyle w:val="000000000000" w:firstRow="0" w:lastRow="0" w:firstColumn="0" w:lastColumn="0" w:oddVBand="0" w:evenVBand="0" w:oddHBand="0" w:evenHBand="0" w:firstRowFirstColumn="0" w:firstRowLastColumn="0" w:lastRowFirstColumn="0" w:lastRowLastColumn="0"/>
              <w:rPr>
                <w:ins w:id="701" w:author="Soler Martin, Carlos" w:date="2022-06-19T13:25:00Z"/>
              </w:rPr>
            </w:pPr>
          </w:p>
        </w:tc>
        <w:tc>
          <w:tcPr>
            <w:tcW w:w="1744" w:type="dxa"/>
          </w:tcPr>
          <w:p w14:paraId="6137FED5" w14:textId="3EBEA910" w:rsidR="00E962DB" w:rsidRPr="00E962DB" w:rsidRDefault="00E962DB" w:rsidP="00B94B9F">
            <w:pPr>
              <w:cnfStyle w:val="000000000000" w:firstRow="0" w:lastRow="0" w:firstColumn="0" w:lastColumn="0" w:oddVBand="0" w:evenVBand="0" w:oddHBand="0" w:evenHBand="0" w:firstRowFirstColumn="0" w:firstRowLastColumn="0" w:lastRowFirstColumn="0" w:lastRowLastColumn="0"/>
              <w:rPr>
                <w:ins w:id="702" w:author="Soler Martin, Carlos" w:date="2022-06-19T13:27:00Z"/>
                <w:lang w:val="en-US"/>
                <w:rPrChange w:id="703" w:author="Soler Martin, Carlos" w:date="2022-06-19T13:29:00Z">
                  <w:rPr>
                    <w:ins w:id="704" w:author="Soler Martin, Carlos" w:date="2022-06-19T13:27:00Z"/>
                  </w:rPr>
                </w:rPrChange>
              </w:rPr>
            </w:pPr>
            <w:ins w:id="705" w:author="Soler Martin, Carlos" w:date="2022-06-19T13:25:00Z">
              <w:r w:rsidRPr="00E962DB">
                <w:rPr>
                  <w:lang w:val="en-US"/>
                  <w:rPrChange w:id="706" w:author="Soler Martin, Carlos" w:date="2022-06-19T13:29:00Z">
                    <w:rPr/>
                  </w:rPrChange>
                </w:rPr>
                <w:t>200 – OK</w:t>
              </w:r>
            </w:ins>
          </w:p>
          <w:p w14:paraId="33689B70" w14:textId="3EDA6451" w:rsidR="00E962DB" w:rsidRPr="00E962DB" w:rsidRDefault="00E962DB" w:rsidP="00B94B9F">
            <w:pPr>
              <w:cnfStyle w:val="000000000000" w:firstRow="0" w:lastRow="0" w:firstColumn="0" w:lastColumn="0" w:oddVBand="0" w:evenVBand="0" w:oddHBand="0" w:evenHBand="0" w:firstRowFirstColumn="0" w:firstRowLastColumn="0" w:lastRowFirstColumn="0" w:lastRowLastColumn="0"/>
              <w:rPr>
                <w:ins w:id="707" w:author="Soler Martin, Carlos" w:date="2022-06-19T13:27:00Z"/>
                <w:lang w:val="en-US"/>
                <w:rPrChange w:id="708" w:author="Soler Martin, Carlos" w:date="2022-06-19T13:29:00Z">
                  <w:rPr>
                    <w:ins w:id="709" w:author="Soler Martin, Carlos" w:date="2022-06-19T13:27:00Z"/>
                  </w:rPr>
                </w:rPrChange>
              </w:rPr>
            </w:pPr>
            <w:ins w:id="710" w:author="Soler Martin, Carlos" w:date="2022-06-19T13:27:00Z">
              <w:r w:rsidRPr="00E962DB">
                <w:rPr>
                  <w:lang w:val="en-US"/>
                  <w:rPrChange w:id="711" w:author="Soler Martin, Carlos" w:date="2022-06-19T13:29:00Z">
                    <w:rPr/>
                  </w:rPrChange>
                </w:rPr>
                <w:t>404 – Not Found</w:t>
              </w:r>
            </w:ins>
          </w:p>
          <w:p w14:paraId="5B474AAB" w14:textId="581E7594" w:rsidR="00E962DB" w:rsidRPr="00E962DB" w:rsidRDefault="00E962DB" w:rsidP="00B94B9F">
            <w:pPr>
              <w:cnfStyle w:val="000000000000" w:firstRow="0" w:lastRow="0" w:firstColumn="0" w:lastColumn="0" w:oddVBand="0" w:evenVBand="0" w:oddHBand="0" w:evenHBand="0" w:firstRowFirstColumn="0" w:firstRowLastColumn="0" w:lastRowFirstColumn="0" w:lastRowLastColumn="0"/>
              <w:rPr>
                <w:ins w:id="712" w:author="Soler Martin, Carlos" w:date="2022-06-19T13:25:00Z"/>
                <w:lang w:val="en-US"/>
                <w:rPrChange w:id="713" w:author="Soler Martin, Carlos" w:date="2022-06-19T13:27:00Z">
                  <w:rPr>
                    <w:ins w:id="714" w:author="Soler Martin, Carlos" w:date="2022-06-19T13:25:00Z"/>
                  </w:rPr>
                </w:rPrChange>
              </w:rPr>
            </w:pPr>
            <w:ins w:id="715" w:author="Soler Martin, Carlos" w:date="2022-06-19T13:27:00Z">
              <w:r w:rsidRPr="00E962DB">
                <w:rPr>
                  <w:lang w:val="en-US"/>
                  <w:rPrChange w:id="716" w:author="Soler Martin, Carlos" w:date="2022-06-19T13:27:00Z">
                    <w:rPr/>
                  </w:rPrChange>
                </w:rPr>
                <w:t>400 – Bad request</w:t>
              </w:r>
            </w:ins>
          </w:p>
          <w:p w14:paraId="3C381B1A" w14:textId="77777777" w:rsidR="00E962DB" w:rsidRPr="00E962DB" w:rsidRDefault="00E962DB" w:rsidP="00B94B9F">
            <w:pPr>
              <w:cnfStyle w:val="000000000000" w:firstRow="0" w:lastRow="0" w:firstColumn="0" w:lastColumn="0" w:oddVBand="0" w:evenVBand="0" w:oddHBand="0" w:evenHBand="0" w:firstRowFirstColumn="0" w:firstRowLastColumn="0" w:lastRowFirstColumn="0" w:lastRowLastColumn="0"/>
              <w:rPr>
                <w:ins w:id="717" w:author="Soler Martin, Carlos" w:date="2022-06-19T13:25:00Z"/>
                <w:lang w:val="en-US"/>
                <w:rPrChange w:id="718" w:author="Soler Martin, Carlos" w:date="2022-06-19T13:27:00Z">
                  <w:rPr>
                    <w:ins w:id="719" w:author="Soler Martin, Carlos" w:date="2022-06-19T13:25:00Z"/>
                  </w:rPr>
                </w:rPrChange>
              </w:rPr>
            </w:pPr>
            <w:ins w:id="720" w:author="Soler Martin, Carlos" w:date="2022-06-19T13:25:00Z">
              <w:r w:rsidRPr="00E962DB">
                <w:rPr>
                  <w:lang w:val="en-US"/>
                  <w:rPrChange w:id="721" w:author="Soler Martin, Carlos" w:date="2022-06-19T13:27:00Z">
                    <w:rPr/>
                  </w:rPrChange>
                </w:rPr>
                <w:t>500 – Internal Server Error</w:t>
              </w:r>
            </w:ins>
          </w:p>
        </w:tc>
      </w:tr>
      <w:tr w:rsidR="00E962DB" w14:paraId="72275FC8" w14:textId="77777777" w:rsidTr="00B94B9F">
        <w:trPr>
          <w:cnfStyle w:val="000000100000" w:firstRow="0" w:lastRow="0" w:firstColumn="0" w:lastColumn="0" w:oddVBand="0" w:evenVBand="0" w:oddHBand="1" w:evenHBand="0" w:firstRowFirstColumn="0" w:firstRowLastColumn="0" w:lastRowFirstColumn="0" w:lastRowLastColumn="0"/>
          <w:trHeight w:val="759"/>
          <w:ins w:id="722" w:author="Soler Martin, Carlos" w:date="2022-06-19T13:25:00Z"/>
        </w:trPr>
        <w:tc>
          <w:tcPr>
            <w:cnfStyle w:val="001000000000" w:firstRow="0" w:lastRow="0" w:firstColumn="1" w:lastColumn="0" w:oddVBand="0" w:evenVBand="0" w:oddHBand="0" w:evenHBand="0" w:firstRowFirstColumn="0" w:firstRowLastColumn="0" w:lastRowFirstColumn="0" w:lastRowLastColumn="0"/>
            <w:tcW w:w="1566" w:type="dxa"/>
          </w:tcPr>
          <w:p w14:paraId="473564AA" w14:textId="77777777" w:rsidR="00E962DB" w:rsidRDefault="00E962DB" w:rsidP="00B94B9F">
            <w:pPr>
              <w:rPr>
                <w:ins w:id="723" w:author="Soler Martin, Carlos" w:date="2022-06-19T13:25:00Z"/>
              </w:rPr>
            </w:pPr>
            <w:ins w:id="724" w:author="Soler Martin, Carlos" w:date="2022-06-19T13:25:00Z">
              <w:r>
                <w:t>PUT</w:t>
              </w:r>
            </w:ins>
          </w:p>
        </w:tc>
        <w:tc>
          <w:tcPr>
            <w:tcW w:w="1566" w:type="dxa"/>
          </w:tcPr>
          <w:p w14:paraId="66639EAE" w14:textId="2ADE8E28" w:rsidR="00E962DB" w:rsidRDefault="00E962DB" w:rsidP="00B94B9F">
            <w:pPr>
              <w:cnfStyle w:val="000000100000" w:firstRow="0" w:lastRow="0" w:firstColumn="0" w:lastColumn="0" w:oddVBand="0" w:evenVBand="0" w:oddHBand="1" w:evenHBand="0" w:firstRowFirstColumn="0" w:firstRowLastColumn="0" w:lastRowFirstColumn="0" w:lastRowLastColumn="0"/>
              <w:rPr>
                <w:ins w:id="725" w:author="Soler Martin, Carlos" w:date="2022-06-19T13:25:00Z"/>
              </w:rPr>
            </w:pPr>
            <w:ins w:id="726" w:author="Soler Martin, Carlos" w:date="2022-06-19T13:27:00Z">
              <w:r>
                <w:t>/ alumnos/id</w:t>
              </w:r>
            </w:ins>
          </w:p>
        </w:tc>
        <w:tc>
          <w:tcPr>
            <w:tcW w:w="1566" w:type="dxa"/>
          </w:tcPr>
          <w:p w14:paraId="16CB59A6" w14:textId="1FDA4075" w:rsidR="00E962DB" w:rsidRDefault="000F01E8" w:rsidP="00B94B9F">
            <w:pPr>
              <w:cnfStyle w:val="000000100000" w:firstRow="0" w:lastRow="0" w:firstColumn="0" w:lastColumn="0" w:oddVBand="0" w:evenVBand="0" w:oddHBand="1" w:evenHBand="0" w:firstRowFirstColumn="0" w:firstRowLastColumn="0" w:lastRowFirstColumn="0" w:lastRowLastColumn="0"/>
              <w:rPr>
                <w:ins w:id="727" w:author="Soler Martin, Carlos" w:date="2022-06-19T13:25:00Z"/>
              </w:rPr>
            </w:pPr>
            <w:ins w:id="728" w:author="Soler Martin, Carlos" w:date="2022-06-19T13:34:00Z">
              <w:r>
                <w:t>Modificación</w:t>
              </w:r>
            </w:ins>
            <w:ins w:id="729" w:author="Soler Martin, Carlos" w:date="2022-06-19T13:28:00Z">
              <w:r w:rsidR="00E962DB">
                <w:t xml:space="preserve"> de un alumno </w:t>
              </w:r>
            </w:ins>
            <w:ins w:id="730" w:author="Soler Martin, Carlos" w:date="2022-06-19T13:34:00Z">
              <w:r>
                <w:t xml:space="preserve">especifico </w:t>
              </w:r>
            </w:ins>
            <w:ins w:id="731" w:author="Soler Martin, Carlos" w:date="2022-06-19T13:28:00Z">
              <w:r w:rsidR="00E962DB">
                <w:lastRenderedPageBreak/>
                <w:t>mediante su id</w:t>
              </w:r>
            </w:ins>
          </w:p>
        </w:tc>
        <w:tc>
          <w:tcPr>
            <w:tcW w:w="1398" w:type="dxa"/>
          </w:tcPr>
          <w:p w14:paraId="123AE004" w14:textId="63D9F06F" w:rsidR="00E962DB" w:rsidRDefault="00E962DB" w:rsidP="00B94B9F">
            <w:pPr>
              <w:cnfStyle w:val="000000100000" w:firstRow="0" w:lastRow="0" w:firstColumn="0" w:lastColumn="0" w:oddVBand="0" w:evenVBand="0" w:oddHBand="1" w:evenHBand="0" w:firstRowFirstColumn="0" w:firstRowLastColumn="0" w:lastRowFirstColumn="0" w:lastRowLastColumn="0"/>
              <w:rPr>
                <w:ins w:id="732" w:author="Soler Martin, Carlos" w:date="2022-06-19T13:25:00Z"/>
              </w:rPr>
            </w:pPr>
            <w:ins w:id="733" w:author="Soler Martin, Carlos" w:date="2022-06-19T13:28:00Z">
              <w:r>
                <w:lastRenderedPageBreak/>
                <w:t>JSON</w:t>
              </w:r>
            </w:ins>
          </w:p>
        </w:tc>
        <w:tc>
          <w:tcPr>
            <w:tcW w:w="1559" w:type="dxa"/>
          </w:tcPr>
          <w:p w14:paraId="12AA1C0D" w14:textId="1D7B6544" w:rsidR="00E962DB" w:rsidRDefault="00E962DB" w:rsidP="00B94B9F">
            <w:pPr>
              <w:cnfStyle w:val="000000100000" w:firstRow="0" w:lastRow="0" w:firstColumn="0" w:lastColumn="0" w:oddVBand="0" w:evenVBand="0" w:oddHBand="1" w:evenHBand="0" w:firstRowFirstColumn="0" w:firstRowLastColumn="0" w:lastRowFirstColumn="0" w:lastRowLastColumn="0"/>
              <w:rPr>
                <w:ins w:id="734" w:author="Soler Martin, Carlos" w:date="2022-06-19T13:29:00Z"/>
              </w:rPr>
            </w:pPr>
            <w:ins w:id="735" w:author="Soler Martin, Carlos" w:date="2022-06-19T13:29:00Z">
              <w:r>
                <w:t>{</w:t>
              </w:r>
            </w:ins>
          </w:p>
          <w:p w14:paraId="21E8A464" w14:textId="17A67C8A" w:rsidR="00E962DB" w:rsidRDefault="00E962DB" w:rsidP="00B94B9F">
            <w:pPr>
              <w:cnfStyle w:val="000000100000" w:firstRow="0" w:lastRow="0" w:firstColumn="0" w:lastColumn="0" w:oddVBand="0" w:evenVBand="0" w:oddHBand="1" w:evenHBand="0" w:firstRowFirstColumn="0" w:firstRowLastColumn="0" w:lastRowFirstColumn="0" w:lastRowLastColumn="0"/>
              <w:rPr>
                <w:ins w:id="736" w:author="Soler Martin, Carlos" w:date="2022-06-19T13:29:00Z"/>
              </w:rPr>
            </w:pPr>
            <w:ins w:id="737" w:author="Soler Martin, Carlos" w:date="2022-06-19T13:29:00Z">
              <w:r>
                <w:t>“ofert_asignada”:1</w:t>
              </w:r>
            </w:ins>
          </w:p>
          <w:p w14:paraId="77B0C175" w14:textId="5E6C7E77" w:rsidR="00E962DB" w:rsidRDefault="00E962DB" w:rsidP="00B94B9F">
            <w:pPr>
              <w:cnfStyle w:val="000000100000" w:firstRow="0" w:lastRow="0" w:firstColumn="0" w:lastColumn="0" w:oddVBand="0" w:evenVBand="0" w:oddHBand="1" w:evenHBand="0" w:firstRowFirstColumn="0" w:firstRowLastColumn="0" w:lastRowFirstColumn="0" w:lastRowLastColumn="0"/>
              <w:rPr>
                <w:ins w:id="738" w:author="Soler Martin, Carlos" w:date="2022-06-19T13:25:00Z"/>
              </w:rPr>
            </w:pPr>
            <w:ins w:id="739" w:author="Soler Martin, Carlos" w:date="2022-06-19T13:29:00Z">
              <w:r>
                <w:lastRenderedPageBreak/>
                <w:t>}</w:t>
              </w:r>
            </w:ins>
          </w:p>
        </w:tc>
        <w:tc>
          <w:tcPr>
            <w:tcW w:w="1744" w:type="dxa"/>
          </w:tcPr>
          <w:p w14:paraId="58793DCC" w14:textId="18090FAE" w:rsidR="00E962DB" w:rsidRPr="00E962DB" w:rsidRDefault="00E962DB" w:rsidP="00B94B9F">
            <w:pPr>
              <w:cnfStyle w:val="000000100000" w:firstRow="0" w:lastRow="0" w:firstColumn="0" w:lastColumn="0" w:oddVBand="0" w:evenVBand="0" w:oddHBand="1" w:evenHBand="0" w:firstRowFirstColumn="0" w:firstRowLastColumn="0" w:lastRowFirstColumn="0" w:lastRowLastColumn="0"/>
              <w:rPr>
                <w:ins w:id="740" w:author="Soler Martin, Carlos" w:date="2022-06-19T13:29:00Z"/>
                <w:lang w:val="en-US"/>
                <w:rPrChange w:id="741" w:author="Soler Martin, Carlos" w:date="2022-06-19T13:30:00Z">
                  <w:rPr>
                    <w:ins w:id="742" w:author="Soler Martin, Carlos" w:date="2022-06-19T13:29:00Z"/>
                  </w:rPr>
                </w:rPrChange>
              </w:rPr>
            </w:pPr>
            <w:ins w:id="743" w:author="Soler Martin, Carlos" w:date="2022-06-19T13:29:00Z">
              <w:r w:rsidRPr="00B94B9F">
                <w:rPr>
                  <w:lang w:val="en-US"/>
                </w:rPr>
                <w:lastRenderedPageBreak/>
                <w:t>200 – OK</w:t>
              </w:r>
            </w:ins>
          </w:p>
          <w:p w14:paraId="07A40A91" w14:textId="77777777" w:rsidR="00E962DB" w:rsidRPr="00B94B9F" w:rsidRDefault="00E962DB" w:rsidP="00E962DB">
            <w:pPr>
              <w:cnfStyle w:val="000000100000" w:firstRow="0" w:lastRow="0" w:firstColumn="0" w:lastColumn="0" w:oddVBand="0" w:evenVBand="0" w:oddHBand="1" w:evenHBand="0" w:firstRowFirstColumn="0" w:firstRowLastColumn="0" w:lastRowFirstColumn="0" w:lastRowLastColumn="0"/>
              <w:rPr>
                <w:ins w:id="744" w:author="Soler Martin, Carlos" w:date="2022-06-19T13:30:00Z"/>
                <w:lang w:val="en-US"/>
              </w:rPr>
            </w:pPr>
            <w:ins w:id="745" w:author="Soler Martin, Carlos" w:date="2022-06-19T13:30:00Z">
              <w:r w:rsidRPr="00B94B9F">
                <w:rPr>
                  <w:lang w:val="en-US"/>
                </w:rPr>
                <w:t>400 – Bad request</w:t>
              </w:r>
            </w:ins>
          </w:p>
          <w:p w14:paraId="52FA94B2" w14:textId="3A586524" w:rsidR="00E962DB" w:rsidRDefault="00E962DB" w:rsidP="00B94B9F">
            <w:pPr>
              <w:cnfStyle w:val="000000100000" w:firstRow="0" w:lastRow="0" w:firstColumn="0" w:lastColumn="0" w:oddVBand="0" w:evenVBand="0" w:oddHBand="1" w:evenHBand="0" w:firstRowFirstColumn="0" w:firstRowLastColumn="0" w:lastRowFirstColumn="0" w:lastRowLastColumn="0"/>
              <w:rPr>
                <w:ins w:id="746" w:author="Soler Martin, Carlos" w:date="2022-06-19T13:25:00Z"/>
              </w:rPr>
            </w:pPr>
          </w:p>
        </w:tc>
      </w:tr>
      <w:tr w:rsidR="00E962DB" w14:paraId="1D7857D6" w14:textId="77777777" w:rsidTr="00B94B9F">
        <w:trPr>
          <w:trHeight w:val="759"/>
          <w:ins w:id="747" w:author="Soler Martin, Carlos" w:date="2022-06-19T13:25:00Z"/>
        </w:trPr>
        <w:tc>
          <w:tcPr>
            <w:cnfStyle w:val="001000000000" w:firstRow="0" w:lastRow="0" w:firstColumn="1" w:lastColumn="0" w:oddVBand="0" w:evenVBand="0" w:oddHBand="0" w:evenHBand="0" w:firstRowFirstColumn="0" w:firstRowLastColumn="0" w:lastRowFirstColumn="0" w:lastRowLastColumn="0"/>
            <w:tcW w:w="1566" w:type="dxa"/>
          </w:tcPr>
          <w:p w14:paraId="6B9263CE" w14:textId="77777777" w:rsidR="00E962DB" w:rsidRDefault="00E962DB" w:rsidP="00B94B9F">
            <w:pPr>
              <w:rPr>
                <w:ins w:id="748" w:author="Soler Martin, Carlos" w:date="2022-06-19T13:25:00Z"/>
              </w:rPr>
            </w:pPr>
            <w:ins w:id="749" w:author="Soler Martin, Carlos" w:date="2022-06-19T13:25:00Z">
              <w:r>
                <w:lastRenderedPageBreak/>
                <w:t>DELETE</w:t>
              </w:r>
            </w:ins>
          </w:p>
        </w:tc>
        <w:tc>
          <w:tcPr>
            <w:tcW w:w="1566" w:type="dxa"/>
          </w:tcPr>
          <w:p w14:paraId="6A0BC241" w14:textId="77777777" w:rsidR="00E962DB" w:rsidRDefault="00E962DB" w:rsidP="00B94B9F">
            <w:pPr>
              <w:cnfStyle w:val="000000000000" w:firstRow="0" w:lastRow="0" w:firstColumn="0" w:lastColumn="0" w:oddVBand="0" w:evenVBand="0" w:oddHBand="0" w:evenHBand="0" w:firstRowFirstColumn="0" w:firstRowLastColumn="0" w:lastRowFirstColumn="0" w:lastRowLastColumn="0"/>
              <w:rPr>
                <w:ins w:id="750" w:author="Soler Martin, Carlos" w:date="2022-06-19T13:25:00Z"/>
              </w:rPr>
            </w:pPr>
            <w:ins w:id="751" w:author="Soler Martin, Carlos" w:date="2022-06-19T13:25:00Z">
              <w:r>
                <w:t>-</w:t>
              </w:r>
            </w:ins>
          </w:p>
        </w:tc>
        <w:tc>
          <w:tcPr>
            <w:tcW w:w="1566" w:type="dxa"/>
          </w:tcPr>
          <w:p w14:paraId="60283185" w14:textId="77777777" w:rsidR="00E962DB" w:rsidRDefault="00E962DB" w:rsidP="00B94B9F">
            <w:pPr>
              <w:cnfStyle w:val="000000000000" w:firstRow="0" w:lastRow="0" w:firstColumn="0" w:lastColumn="0" w:oddVBand="0" w:evenVBand="0" w:oddHBand="0" w:evenHBand="0" w:firstRowFirstColumn="0" w:firstRowLastColumn="0" w:lastRowFirstColumn="0" w:lastRowLastColumn="0"/>
              <w:rPr>
                <w:ins w:id="752" w:author="Soler Martin, Carlos" w:date="2022-06-19T13:25:00Z"/>
              </w:rPr>
            </w:pPr>
            <w:ins w:id="753" w:author="Soler Martin, Carlos" w:date="2022-06-19T13:25:00Z">
              <w:r>
                <w:t>-</w:t>
              </w:r>
            </w:ins>
          </w:p>
        </w:tc>
        <w:tc>
          <w:tcPr>
            <w:tcW w:w="1398" w:type="dxa"/>
          </w:tcPr>
          <w:p w14:paraId="0100A977" w14:textId="77777777" w:rsidR="00E962DB" w:rsidRDefault="00E962DB" w:rsidP="00B94B9F">
            <w:pPr>
              <w:cnfStyle w:val="000000000000" w:firstRow="0" w:lastRow="0" w:firstColumn="0" w:lastColumn="0" w:oddVBand="0" w:evenVBand="0" w:oddHBand="0" w:evenHBand="0" w:firstRowFirstColumn="0" w:firstRowLastColumn="0" w:lastRowFirstColumn="0" w:lastRowLastColumn="0"/>
              <w:rPr>
                <w:ins w:id="754" w:author="Soler Martin, Carlos" w:date="2022-06-19T13:25:00Z"/>
              </w:rPr>
            </w:pPr>
            <w:ins w:id="755" w:author="Soler Martin, Carlos" w:date="2022-06-19T13:25:00Z">
              <w:r>
                <w:t>-</w:t>
              </w:r>
            </w:ins>
          </w:p>
        </w:tc>
        <w:tc>
          <w:tcPr>
            <w:tcW w:w="1559" w:type="dxa"/>
          </w:tcPr>
          <w:p w14:paraId="1171EE29" w14:textId="77777777" w:rsidR="00E962DB" w:rsidRDefault="00E962DB" w:rsidP="00B94B9F">
            <w:pPr>
              <w:cnfStyle w:val="000000000000" w:firstRow="0" w:lastRow="0" w:firstColumn="0" w:lastColumn="0" w:oddVBand="0" w:evenVBand="0" w:oddHBand="0" w:evenHBand="0" w:firstRowFirstColumn="0" w:firstRowLastColumn="0" w:lastRowFirstColumn="0" w:lastRowLastColumn="0"/>
              <w:rPr>
                <w:ins w:id="756" w:author="Soler Martin, Carlos" w:date="2022-06-19T13:25:00Z"/>
              </w:rPr>
            </w:pPr>
            <w:ins w:id="757" w:author="Soler Martin, Carlos" w:date="2022-06-19T13:25:00Z">
              <w:r>
                <w:t>-</w:t>
              </w:r>
            </w:ins>
          </w:p>
        </w:tc>
        <w:tc>
          <w:tcPr>
            <w:tcW w:w="1744" w:type="dxa"/>
          </w:tcPr>
          <w:p w14:paraId="5ACA49A6" w14:textId="77777777" w:rsidR="00E962DB" w:rsidRDefault="00E962DB" w:rsidP="00B94B9F">
            <w:pPr>
              <w:cnfStyle w:val="000000000000" w:firstRow="0" w:lastRow="0" w:firstColumn="0" w:lastColumn="0" w:oddVBand="0" w:evenVBand="0" w:oddHBand="0" w:evenHBand="0" w:firstRowFirstColumn="0" w:firstRowLastColumn="0" w:lastRowFirstColumn="0" w:lastRowLastColumn="0"/>
              <w:rPr>
                <w:ins w:id="758" w:author="Soler Martin, Carlos" w:date="2022-06-19T13:25:00Z"/>
              </w:rPr>
            </w:pPr>
            <w:ins w:id="759" w:author="Soler Martin, Carlos" w:date="2022-06-19T13:25:00Z">
              <w:r>
                <w:t>405 – Method not Allowed</w:t>
              </w:r>
            </w:ins>
          </w:p>
        </w:tc>
      </w:tr>
      <w:tr w:rsidR="000F01E8" w14:paraId="7A0138C1" w14:textId="77777777" w:rsidTr="00B94B9F">
        <w:trPr>
          <w:cnfStyle w:val="000000100000" w:firstRow="0" w:lastRow="0" w:firstColumn="0" w:lastColumn="0" w:oddVBand="0" w:evenVBand="0" w:oddHBand="1" w:evenHBand="0" w:firstRowFirstColumn="0" w:firstRowLastColumn="0" w:lastRowFirstColumn="0" w:lastRowLastColumn="0"/>
          <w:trHeight w:val="759"/>
          <w:ins w:id="760" w:author="Soler Martin, Carlos" w:date="2022-06-19T13:25:00Z"/>
        </w:trPr>
        <w:tc>
          <w:tcPr>
            <w:cnfStyle w:val="001000000000" w:firstRow="0" w:lastRow="0" w:firstColumn="1" w:lastColumn="0" w:oddVBand="0" w:evenVBand="0" w:oddHBand="0" w:evenHBand="0" w:firstRowFirstColumn="0" w:firstRowLastColumn="0" w:lastRowFirstColumn="0" w:lastRowLastColumn="0"/>
            <w:tcW w:w="1566" w:type="dxa"/>
          </w:tcPr>
          <w:p w14:paraId="2CCE658A" w14:textId="77777777" w:rsidR="00E962DB" w:rsidRDefault="00E962DB" w:rsidP="00B94B9F">
            <w:pPr>
              <w:rPr>
                <w:ins w:id="761" w:author="Soler Martin, Carlos" w:date="2022-06-19T13:25:00Z"/>
              </w:rPr>
            </w:pPr>
            <w:ins w:id="762" w:author="Soler Martin, Carlos" w:date="2022-06-19T13:25:00Z">
              <w:r>
                <w:t>PATCH</w:t>
              </w:r>
            </w:ins>
          </w:p>
        </w:tc>
        <w:tc>
          <w:tcPr>
            <w:tcW w:w="1566" w:type="dxa"/>
          </w:tcPr>
          <w:p w14:paraId="051A2CD6" w14:textId="77777777" w:rsidR="00E962DB" w:rsidRDefault="00E962DB" w:rsidP="00B94B9F">
            <w:pPr>
              <w:cnfStyle w:val="000000100000" w:firstRow="0" w:lastRow="0" w:firstColumn="0" w:lastColumn="0" w:oddVBand="0" w:evenVBand="0" w:oddHBand="1" w:evenHBand="0" w:firstRowFirstColumn="0" w:firstRowLastColumn="0" w:lastRowFirstColumn="0" w:lastRowLastColumn="0"/>
              <w:rPr>
                <w:ins w:id="763" w:author="Soler Martin, Carlos" w:date="2022-06-19T13:25:00Z"/>
              </w:rPr>
            </w:pPr>
            <w:ins w:id="764" w:author="Soler Martin, Carlos" w:date="2022-06-19T13:25:00Z">
              <w:r>
                <w:t>-</w:t>
              </w:r>
            </w:ins>
          </w:p>
        </w:tc>
        <w:tc>
          <w:tcPr>
            <w:tcW w:w="1566" w:type="dxa"/>
          </w:tcPr>
          <w:p w14:paraId="5836CF14" w14:textId="77777777" w:rsidR="00E962DB" w:rsidRDefault="00E962DB" w:rsidP="00B94B9F">
            <w:pPr>
              <w:cnfStyle w:val="000000100000" w:firstRow="0" w:lastRow="0" w:firstColumn="0" w:lastColumn="0" w:oddVBand="0" w:evenVBand="0" w:oddHBand="1" w:evenHBand="0" w:firstRowFirstColumn="0" w:firstRowLastColumn="0" w:lastRowFirstColumn="0" w:lastRowLastColumn="0"/>
              <w:rPr>
                <w:ins w:id="765" w:author="Soler Martin, Carlos" w:date="2022-06-19T13:25:00Z"/>
              </w:rPr>
            </w:pPr>
            <w:ins w:id="766" w:author="Soler Martin, Carlos" w:date="2022-06-19T13:25:00Z">
              <w:r>
                <w:t>-</w:t>
              </w:r>
            </w:ins>
          </w:p>
        </w:tc>
        <w:tc>
          <w:tcPr>
            <w:tcW w:w="1398" w:type="dxa"/>
          </w:tcPr>
          <w:p w14:paraId="49B31B17" w14:textId="77777777" w:rsidR="00E962DB" w:rsidRDefault="00E962DB" w:rsidP="00B94B9F">
            <w:pPr>
              <w:cnfStyle w:val="000000100000" w:firstRow="0" w:lastRow="0" w:firstColumn="0" w:lastColumn="0" w:oddVBand="0" w:evenVBand="0" w:oddHBand="1" w:evenHBand="0" w:firstRowFirstColumn="0" w:firstRowLastColumn="0" w:lastRowFirstColumn="0" w:lastRowLastColumn="0"/>
              <w:rPr>
                <w:ins w:id="767" w:author="Soler Martin, Carlos" w:date="2022-06-19T13:25:00Z"/>
              </w:rPr>
            </w:pPr>
            <w:ins w:id="768" w:author="Soler Martin, Carlos" w:date="2022-06-19T13:25:00Z">
              <w:r>
                <w:t>-</w:t>
              </w:r>
            </w:ins>
          </w:p>
        </w:tc>
        <w:tc>
          <w:tcPr>
            <w:tcW w:w="1559" w:type="dxa"/>
          </w:tcPr>
          <w:p w14:paraId="77231F9D" w14:textId="77777777" w:rsidR="00E962DB" w:rsidRDefault="00E962DB" w:rsidP="00B94B9F">
            <w:pPr>
              <w:cnfStyle w:val="000000100000" w:firstRow="0" w:lastRow="0" w:firstColumn="0" w:lastColumn="0" w:oddVBand="0" w:evenVBand="0" w:oddHBand="1" w:evenHBand="0" w:firstRowFirstColumn="0" w:firstRowLastColumn="0" w:lastRowFirstColumn="0" w:lastRowLastColumn="0"/>
              <w:rPr>
                <w:ins w:id="769" w:author="Soler Martin, Carlos" w:date="2022-06-19T13:25:00Z"/>
              </w:rPr>
            </w:pPr>
            <w:ins w:id="770" w:author="Soler Martin, Carlos" w:date="2022-06-19T13:25:00Z">
              <w:r>
                <w:t>-</w:t>
              </w:r>
            </w:ins>
          </w:p>
        </w:tc>
        <w:tc>
          <w:tcPr>
            <w:tcW w:w="1744" w:type="dxa"/>
          </w:tcPr>
          <w:p w14:paraId="1980B735" w14:textId="77777777" w:rsidR="00E962DB" w:rsidRDefault="00E962DB" w:rsidP="00B94B9F">
            <w:pPr>
              <w:cnfStyle w:val="000000100000" w:firstRow="0" w:lastRow="0" w:firstColumn="0" w:lastColumn="0" w:oddVBand="0" w:evenVBand="0" w:oddHBand="1" w:evenHBand="0" w:firstRowFirstColumn="0" w:firstRowLastColumn="0" w:lastRowFirstColumn="0" w:lastRowLastColumn="0"/>
              <w:rPr>
                <w:ins w:id="771" w:author="Soler Martin, Carlos" w:date="2022-06-19T13:25:00Z"/>
              </w:rPr>
            </w:pPr>
            <w:ins w:id="772" w:author="Soler Martin, Carlos" w:date="2022-06-19T13:25:00Z">
              <w:r>
                <w:t>405 – Method not Allowed</w:t>
              </w:r>
            </w:ins>
          </w:p>
        </w:tc>
      </w:tr>
    </w:tbl>
    <w:p w14:paraId="1BEB2F6A" w14:textId="3939395D" w:rsidR="00E962DB" w:rsidRDefault="00E962DB" w:rsidP="00E962DB">
      <w:pPr>
        <w:jc w:val="center"/>
        <w:rPr>
          <w:ins w:id="773" w:author="Soler Martin, Carlos" w:date="2022-06-19T13:30:00Z"/>
          <w:i/>
          <w:iCs/>
        </w:rPr>
      </w:pPr>
      <w:ins w:id="774" w:author="Soler Martin, Carlos" w:date="2022-06-19T13:25:00Z">
        <w:r>
          <w:rPr>
            <w:i/>
            <w:iCs/>
          </w:rPr>
          <w:t xml:space="preserve">Tabla </w:t>
        </w:r>
      </w:ins>
      <w:ins w:id="775" w:author="Soler Martin, Carlos" w:date="2022-06-19T13:30:00Z">
        <w:r w:rsidR="000F01E8">
          <w:rPr>
            <w:i/>
            <w:iCs/>
          </w:rPr>
          <w:t>2</w:t>
        </w:r>
      </w:ins>
      <w:ins w:id="776" w:author="Soler Martin, Carlos" w:date="2022-06-19T13:25:00Z">
        <w:r w:rsidRPr="00CE5888">
          <w:rPr>
            <w:i/>
            <w:iCs/>
          </w:rPr>
          <w:t xml:space="preserve">: </w:t>
        </w:r>
        <w:r>
          <w:rPr>
            <w:i/>
            <w:iCs/>
          </w:rPr>
          <w:t>Recurso /alumnos</w:t>
        </w:r>
      </w:ins>
      <w:ins w:id="777" w:author="Soler Martin, Carlos" w:date="2022-06-19T13:30:00Z">
        <w:r w:rsidR="000F01E8">
          <w:rPr>
            <w:i/>
            <w:iCs/>
          </w:rPr>
          <w:t>/id</w:t>
        </w:r>
      </w:ins>
    </w:p>
    <w:tbl>
      <w:tblPr>
        <w:tblStyle w:val="Tablaconcuadrcula7concolores-nfasis1"/>
        <w:tblW w:w="9399" w:type="dxa"/>
        <w:tblLook w:val="04A0" w:firstRow="1" w:lastRow="0" w:firstColumn="1" w:lastColumn="0" w:noHBand="0" w:noVBand="1"/>
        <w:tblPrChange w:id="778" w:author="Soler Martin, Carlos" w:date="2022-06-19T13:37:00Z">
          <w:tblPr>
            <w:tblStyle w:val="Tablaconcuadrcula7concolores-nfasis1"/>
            <w:tblW w:w="9399" w:type="dxa"/>
            <w:tblLook w:val="04A0" w:firstRow="1" w:lastRow="0" w:firstColumn="1" w:lastColumn="0" w:noHBand="0" w:noVBand="1"/>
          </w:tblPr>
        </w:tblPrChange>
      </w:tblPr>
      <w:tblGrid>
        <w:gridCol w:w="1080"/>
        <w:gridCol w:w="2181"/>
        <w:gridCol w:w="1534"/>
        <w:gridCol w:w="1273"/>
        <w:gridCol w:w="2065"/>
        <w:gridCol w:w="1266"/>
        <w:tblGridChange w:id="779">
          <w:tblGrid>
            <w:gridCol w:w="1184"/>
            <w:gridCol w:w="1972"/>
            <w:gridCol w:w="1509"/>
            <w:gridCol w:w="1300"/>
            <w:gridCol w:w="2065"/>
            <w:gridCol w:w="1369"/>
          </w:tblGrid>
        </w:tblGridChange>
      </w:tblGrid>
      <w:tr w:rsidR="00FD561B" w14:paraId="1620EEA4" w14:textId="77777777" w:rsidTr="00FD561B">
        <w:trPr>
          <w:cnfStyle w:val="100000000000" w:firstRow="1" w:lastRow="0" w:firstColumn="0" w:lastColumn="0" w:oddVBand="0" w:evenVBand="0" w:oddHBand="0" w:evenHBand="0" w:firstRowFirstColumn="0" w:firstRowLastColumn="0" w:lastRowFirstColumn="0" w:lastRowLastColumn="0"/>
          <w:trHeight w:val="759"/>
          <w:ins w:id="780" w:author="Soler Martin, Carlos" w:date="2022-06-19T13:30:00Z"/>
          <w:trPrChange w:id="781" w:author="Soler Martin, Carlos" w:date="2022-06-19T13:37:00Z">
            <w:trPr>
              <w:trHeight w:val="759"/>
            </w:trPr>
          </w:trPrChange>
        </w:trPr>
        <w:tc>
          <w:tcPr>
            <w:cnfStyle w:val="001000000100" w:firstRow="0" w:lastRow="0" w:firstColumn="1" w:lastColumn="0" w:oddVBand="0" w:evenVBand="0" w:oddHBand="0" w:evenHBand="0" w:firstRowFirstColumn="1" w:firstRowLastColumn="0" w:lastRowFirstColumn="0" w:lastRowLastColumn="0"/>
            <w:tcW w:w="1080" w:type="dxa"/>
            <w:tcPrChange w:id="782" w:author="Soler Martin, Carlos" w:date="2022-06-19T13:37:00Z">
              <w:tcPr>
                <w:tcW w:w="1566" w:type="dxa"/>
              </w:tcPr>
            </w:tcPrChange>
          </w:tcPr>
          <w:p w14:paraId="66BE5AD0" w14:textId="77777777" w:rsidR="000F01E8" w:rsidRDefault="000F01E8" w:rsidP="00B94B9F">
            <w:pPr>
              <w:cnfStyle w:val="101000000100" w:firstRow="1" w:lastRow="0" w:firstColumn="1" w:lastColumn="0" w:oddVBand="0" w:evenVBand="0" w:oddHBand="0" w:evenHBand="0" w:firstRowFirstColumn="1" w:firstRowLastColumn="0" w:lastRowFirstColumn="0" w:lastRowLastColumn="0"/>
              <w:rPr>
                <w:ins w:id="783" w:author="Soler Martin, Carlos" w:date="2022-06-19T13:30:00Z"/>
              </w:rPr>
            </w:pPr>
            <w:ins w:id="784" w:author="Soler Martin, Carlos" w:date="2022-06-19T13:30:00Z">
              <w:r>
                <w:t>Método</w:t>
              </w:r>
            </w:ins>
          </w:p>
        </w:tc>
        <w:tc>
          <w:tcPr>
            <w:tcW w:w="2181" w:type="dxa"/>
            <w:tcPrChange w:id="785" w:author="Soler Martin, Carlos" w:date="2022-06-19T13:37:00Z">
              <w:tcPr>
                <w:tcW w:w="1566" w:type="dxa"/>
              </w:tcPr>
            </w:tcPrChange>
          </w:tcPr>
          <w:p w14:paraId="2FAEC198" w14:textId="77777777" w:rsidR="000F01E8" w:rsidRDefault="000F01E8" w:rsidP="00B94B9F">
            <w:pPr>
              <w:cnfStyle w:val="100000000000" w:firstRow="1" w:lastRow="0" w:firstColumn="0" w:lastColumn="0" w:oddVBand="0" w:evenVBand="0" w:oddHBand="0" w:evenHBand="0" w:firstRowFirstColumn="0" w:firstRowLastColumn="0" w:lastRowFirstColumn="0" w:lastRowLastColumn="0"/>
              <w:rPr>
                <w:ins w:id="786" w:author="Soler Martin, Carlos" w:date="2022-06-19T13:30:00Z"/>
              </w:rPr>
            </w:pPr>
            <w:ins w:id="787" w:author="Soler Martin, Carlos" w:date="2022-06-19T13:30:00Z">
              <w:r>
                <w:t>URI</w:t>
              </w:r>
            </w:ins>
          </w:p>
        </w:tc>
        <w:tc>
          <w:tcPr>
            <w:tcW w:w="1534" w:type="dxa"/>
            <w:tcPrChange w:id="788" w:author="Soler Martin, Carlos" w:date="2022-06-19T13:37:00Z">
              <w:tcPr>
                <w:tcW w:w="1566" w:type="dxa"/>
              </w:tcPr>
            </w:tcPrChange>
          </w:tcPr>
          <w:p w14:paraId="5E45AA80" w14:textId="77777777" w:rsidR="000F01E8" w:rsidRDefault="000F01E8" w:rsidP="00B94B9F">
            <w:pPr>
              <w:cnfStyle w:val="100000000000" w:firstRow="1" w:lastRow="0" w:firstColumn="0" w:lastColumn="0" w:oddVBand="0" w:evenVBand="0" w:oddHBand="0" w:evenHBand="0" w:firstRowFirstColumn="0" w:firstRowLastColumn="0" w:lastRowFirstColumn="0" w:lastRowLastColumn="0"/>
              <w:rPr>
                <w:ins w:id="789" w:author="Soler Martin, Carlos" w:date="2022-06-19T13:30:00Z"/>
              </w:rPr>
            </w:pPr>
            <w:ins w:id="790" w:author="Soler Martin, Carlos" w:date="2022-06-19T13:30:00Z">
              <w:r>
                <w:t>Utilidad</w:t>
              </w:r>
            </w:ins>
          </w:p>
        </w:tc>
        <w:tc>
          <w:tcPr>
            <w:tcW w:w="1273" w:type="dxa"/>
            <w:tcPrChange w:id="791" w:author="Soler Martin, Carlos" w:date="2022-06-19T13:37:00Z">
              <w:tcPr>
                <w:tcW w:w="1398" w:type="dxa"/>
              </w:tcPr>
            </w:tcPrChange>
          </w:tcPr>
          <w:p w14:paraId="31AAD8E0" w14:textId="77777777" w:rsidR="000F01E8" w:rsidRDefault="000F01E8" w:rsidP="00B94B9F">
            <w:pPr>
              <w:cnfStyle w:val="100000000000" w:firstRow="1" w:lastRow="0" w:firstColumn="0" w:lastColumn="0" w:oddVBand="0" w:evenVBand="0" w:oddHBand="0" w:evenHBand="0" w:firstRowFirstColumn="0" w:firstRowLastColumn="0" w:lastRowFirstColumn="0" w:lastRowLastColumn="0"/>
              <w:rPr>
                <w:ins w:id="792" w:author="Soler Martin, Carlos" w:date="2022-06-19T13:30:00Z"/>
              </w:rPr>
            </w:pPr>
            <w:ins w:id="793" w:author="Soler Martin, Carlos" w:date="2022-06-19T13:30:00Z">
              <w:r>
                <w:t>Semántica</w:t>
              </w:r>
            </w:ins>
          </w:p>
        </w:tc>
        <w:tc>
          <w:tcPr>
            <w:tcW w:w="2065" w:type="dxa"/>
            <w:tcPrChange w:id="794" w:author="Soler Martin, Carlos" w:date="2022-06-19T13:37:00Z">
              <w:tcPr>
                <w:tcW w:w="1559" w:type="dxa"/>
              </w:tcPr>
            </w:tcPrChange>
          </w:tcPr>
          <w:p w14:paraId="024EE431" w14:textId="77777777" w:rsidR="000F01E8" w:rsidRDefault="000F01E8" w:rsidP="00B94B9F">
            <w:pPr>
              <w:cnfStyle w:val="100000000000" w:firstRow="1" w:lastRow="0" w:firstColumn="0" w:lastColumn="0" w:oddVBand="0" w:evenVBand="0" w:oddHBand="0" w:evenHBand="0" w:firstRowFirstColumn="0" w:firstRowLastColumn="0" w:lastRowFirstColumn="0" w:lastRowLastColumn="0"/>
              <w:rPr>
                <w:ins w:id="795" w:author="Soler Martin, Carlos" w:date="2022-06-19T13:30:00Z"/>
              </w:rPr>
            </w:pPr>
            <w:ins w:id="796" w:author="Soler Martin, Carlos" w:date="2022-06-19T13:30:00Z">
              <w:r>
                <w:t>Cuerpo Solicitud</w:t>
              </w:r>
            </w:ins>
          </w:p>
        </w:tc>
        <w:tc>
          <w:tcPr>
            <w:tcW w:w="1266" w:type="dxa"/>
            <w:tcPrChange w:id="797" w:author="Soler Martin, Carlos" w:date="2022-06-19T13:37:00Z">
              <w:tcPr>
                <w:tcW w:w="1744" w:type="dxa"/>
              </w:tcPr>
            </w:tcPrChange>
          </w:tcPr>
          <w:p w14:paraId="2794E4F9" w14:textId="77777777" w:rsidR="000F01E8" w:rsidRDefault="000F01E8" w:rsidP="00B94B9F">
            <w:pPr>
              <w:jc w:val="left"/>
              <w:cnfStyle w:val="100000000000" w:firstRow="1" w:lastRow="0" w:firstColumn="0" w:lastColumn="0" w:oddVBand="0" w:evenVBand="0" w:oddHBand="0" w:evenHBand="0" w:firstRowFirstColumn="0" w:firstRowLastColumn="0" w:lastRowFirstColumn="0" w:lastRowLastColumn="0"/>
              <w:rPr>
                <w:ins w:id="798" w:author="Soler Martin, Carlos" w:date="2022-06-19T13:30:00Z"/>
              </w:rPr>
            </w:pPr>
            <w:ins w:id="799" w:author="Soler Martin, Carlos" w:date="2022-06-19T13:30:00Z">
              <w:r>
                <w:t>Códigos de respuesta</w:t>
              </w:r>
            </w:ins>
          </w:p>
        </w:tc>
      </w:tr>
      <w:tr w:rsidR="000F01E8" w14:paraId="7D34C020" w14:textId="77777777" w:rsidTr="00FD561B">
        <w:trPr>
          <w:cnfStyle w:val="000000100000" w:firstRow="0" w:lastRow="0" w:firstColumn="0" w:lastColumn="0" w:oddVBand="0" w:evenVBand="0" w:oddHBand="1" w:evenHBand="0" w:firstRowFirstColumn="0" w:firstRowLastColumn="0" w:lastRowFirstColumn="0" w:lastRowLastColumn="0"/>
          <w:trHeight w:val="759"/>
          <w:ins w:id="800" w:author="Soler Martin, Carlos" w:date="2022-06-19T13:30:00Z"/>
          <w:trPrChange w:id="801" w:author="Soler Martin, Carlos" w:date="2022-06-19T13:37:00Z">
            <w:trPr>
              <w:trHeight w:val="759"/>
            </w:trPr>
          </w:trPrChange>
        </w:trPr>
        <w:tc>
          <w:tcPr>
            <w:cnfStyle w:val="001000000000" w:firstRow="0" w:lastRow="0" w:firstColumn="1" w:lastColumn="0" w:oddVBand="0" w:evenVBand="0" w:oddHBand="0" w:evenHBand="0" w:firstRowFirstColumn="0" w:firstRowLastColumn="0" w:lastRowFirstColumn="0" w:lastRowLastColumn="0"/>
            <w:tcW w:w="1080" w:type="dxa"/>
            <w:tcPrChange w:id="802" w:author="Soler Martin, Carlos" w:date="2022-06-19T13:37:00Z">
              <w:tcPr>
                <w:tcW w:w="1566" w:type="dxa"/>
              </w:tcPr>
            </w:tcPrChange>
          </w:tcPr>
          <w:p w14:paraId="086FCD51" w14:textId="77777777" w:rsidR="000F01E8" w:rsidRPr="0071131E" w:rsidRDefault="000F01E8" w:rsidP="00B94B9F">
            <w:pPr>
              <w:cnfStyle w:val="001000100000" w:firstRow="0" w:lastRow="0" w:firstColumn="1" w:lastColumn="0" w:oddVBand="0" w:evenVBand="0" w:oddHBand="1" w:evenHBand="0" w:firstRowFirstColumn="0" w:firstRowLastColumn="0" w:lastRowFirstColumn="0" w:lastRowLastColumn="0"/>
              <w:rPr>
                <w:ins w:id="803" w:author="Soler Martin, Carlos" w:date="2022-06-19T13:30:00Z"/>
              </w:rPr>
            </w:pPr>
            <w:ins w:id="804" w:author="Soler Martin, Carlos" w:date="2022-06-19T13:30:00Z">
              <w:r>
                <w:t>POST</w:t>
              </w:r>
            </w:ins>
          </w:p>
        </w:tc>
        <w:tc>
          <w:tcPr>
            <w:tcW w:w="2181" w:type="dxa"/>
            <w:tcPrChange w:id="805" w:author="Soler Martin, Carlos" w:date="2022-06-19T13:37:00Z">
              <w:tcPr>
                <w:tcW w:w="1566" w:type="dxa"/>
              </w:tcPr>
            </w:tcPrChange>
          </w:tcPr>
          <w:p w14:paraId="442457B2" w14:textId="029448F1" w:rsidR="000F01E8" w:rsidRDefault="00FD561B" w:rsidP="00B94B9F">
            <w:pPr>
              <w:cnfStyle w:val="000000100000" w:firstRow="0" w:lastRow="0" w:firstColumn="0" w:lastColumn="0" w:oddVBand="0" w:evenVBand="0" w:oddHBand="1" w:evenHBand="0" w:firstRowFirstColumn="0" w:firstRowLastColumn="0" w:lastRowFirstColumn="0" w:lastRowLastColumn="0"/>
              <w:rPr>
                <w:ins w:id="806" w:author="Soler Martin, Carlos" w:date="2022-06-19T13:30:00Z"/>
              </w:rPr>
            </w:pPr>
            <w:ins w:id="807" w:author="Soler Martin, Carlos" w:date="2022-06-19T13:35:00Z">
              <w:r>
                <w:t>/alumnos/id/skills</w:t>
              </w:r>
            </w:ins>
          </w:p>
        </w:tc>
        <w:tc>
          <w:tcPr>
            <w:tcW w:w="1534" w:type="dxa"/>
            <w:tcPrChange w:id="808" w:author="Soler Martin, Carlos" w:date="2022-06-19T13:37:00Z">
              <w:tcPr>
                <w:tcW w:w="1566" w:type="dxa"/>
              </w:tcPr>
            </w:tcPrChange>
          </w:tcPr>
          <w:p w14:paraId="41451524" w14:textId="0BB52EBC" w:rsidR="000F01E8" w:rsidRDefault="00FD561B" w:rsidP="00B94B9F">
            <w:pPr>
              <w:jc w:val="left"/>
              <w:cnfStyle w:val="000000100000" w:firstRow="0" w:lastRow="0" w:firstColumn="0" w:lastColumn="0" w:oddVBand="0" w:evenVBand="0" w:oddHBand="1" w:evenHBand="0" w:firstRowFirstColumn="0" w:firstRowLastColumn="0" w:lastRowFirstColumn="0" w:lastRowLastColumn="0"/>
              <w:rPr>
                <w:ins w:id="809" w:author="Soler Martin, Carlos" w:date="2022-06-19T13:30:00Z"/>
              </w:rPr>
            </w:pPr>
            <w:ins w:id="810" w:author="Soler Martin, Carlos" w:date="2022-06-19T13:36:00Z">
              <w:r>
                <w:t>Se crea el CV de un alumno especifico mediante su id</w:t>
              </w:r>
            </w:ins>
          </w:p>
        </w:tc>
        <w:tc>
          <w:tcPr>
            <w:tcW w:w="1273" w:type="dxa"/>
            <w:tcPrChange w:id="811" w:author="Soler Martin, Carlos" w:date="2022-06-19T13:37:00Z">
              <w:tcPr>
                <w:tcW w:w="1398" w:type="dxa"/>
              </w:tcPr>
            </w:tcPrChange>
          </w:tcPr>
          <w:p w14:paraId="1248D8E1" w14:textId="2751550A" w:rsidR="000F01E8" w:rsidRDefault="00FD561B" w:rsidP="00B94B9F">
            <w:pPr>
              <w:cnfStyle w:val="000000100000" w:firstRow="0" w:lastRow="0" w:firstColumn="0" w:lastColumn="0" w:oddVBand="0" w:evenVBand="0" w:oddHBand="1" w:evenHBand="0" w:firstRowFirstColumn="0" w:firstRowLastColumn="0" w:lastRowFirstColumn="0" w:lastRowLastColumn="0"/>
              <w:rPr>
                <w:ins w:id="812" w:author="Soler Martin, Carlos" w:date="2022-06-19T13:30:00Z"/>
              </w:rPr>
            </w:pPr>
            <w:ins w:id="813" w:author="Soler Martin, Carlos" w:date="2022-06-19T13:36:00Z">
              <w:r>
                <w:t>JSON</w:t>
              </w:r>
            </w:ins>
          </w:p>
        </w:tc>
        <w:tc>
          <w:tcPr>
            <w:tcW w:w="2065" w:type="dxa"/>
            <w:tcPrChange w:id="814" w:author="Soler Martin, Carlos" w:date="2022-06-19T13:37:00Z">
              <w:tcPr>
                <w:tcW w:w="1559" w:type="dxa"/>
              </w:tcPr>
            </w:tcPrChange>
          </w:tcPr>
          <w:p w14:paraId="0FB4D834" w14:textId="5C3F4E0A" w:rsidR="000F01E8" w:rsidRDefault="00FD561B" w:rsidP="00B94B9F">
            <w:pPr>
              <w:jc w:val="left"/>
              <w:cnfStyle w:val="000000100000" w:firstRow="0" w:lastRow="0" w:firstColumn="0" w:lastColumn="0" w:oddVBand="0" w:evenVBand="0" w:oddHBand="1" w:evenHBand="0" w:firstRowFirstColumn="0" w:firstRowLastColumn="0" w:lastRowFirstColumn="0" w:lastRowLastColumn="0"/>
              <w:rPr>
                <w:ins w:id="815" w:author="Soler Martin, Carlos" w:date="2022-06-19T13:30:00Z"/>
              </w:rPr>
            </w:pPr>
            <w:ins w:id="816" w:author="Soler Martin, Carlos" w:date="2022-06-19T13:36:00Z">
              <w:r>
                <w:t>Atributos del CV de un alumno</w:t>
              </w:r>
            </w:ins>
          </w:p>
        </w:tc>
        <w:tc>
          <w:tcPr>
            <w:tcW w:w="1266" w:type="dxa"/>
            <w:tcPrChange w:id="817" w:author="Soler Martin, Carlos" w:date="2022-06-19T13:37:00Z">
              <w:tcPr>
                <w:tcW w:w="1744" w:type="dxa"/>
              </w:tcPr>
            </w:tcPrChange>
          </w:tcPr>
          <w:p w14:paraId="5C32173D" w14:textId="77777777" w:rsidR="00FD561B" w:rsidRDefault="00FD561B" w:rsidP="00FD561B">
            <w:pPr>
              <w:jc w:val="left"/>
              <w:cnfStyle w:val="000000100000" w:firstRow="0" w:lastRow="0" w:firstColumn="0" w:lastColumn="0" w:oddVBand="0" w:evenVBand="0" w:oddHBand="1" w:evenHBand="0" w:firstRowFirstColumn="0" w:firstRowLastColumn="0" w:lastRowFirstColumn="0" w:lastRowLastColumn="0"/>
              <w:rPr>
                <w:ins w:id="818" w:author="Soler Martin, Carlos" w:date="2022-06-19T13:36:00Z"/>
              </w:rPr>
            </w:pPr>
            <w:ins w:id="819" w:author="Soler Martin, Carlos" w:date="2022-06-19T13:36:00Z">
              <w:r>
                <w:t>201 – Created</w:t>
              </w:r>
            </w:ins>
          </w:p>
          <w:p w14:paraId="27D6F9AA" w14:textId="08B255A2" w:rsidR="000F01E8" w:rsidRDefault="00FD561B" w:rsidP="00FD561B">
            <w:pPr>
              <w:jc w:val="left"/>
              <w:cnfStyle w:val="000000100000" w:firstRow="0" w:lastRow="0" w:firstColumn="0" w:lastColumn="0" w:oddVBand="0" w:evenVBand="0" w:oddHBand="1" w:evenHBand="0" w:firstRowFirstColumn="0" w:firstRowLastColumn="0" w:lastRowFirstColumn="0" w:lastRowLastColumn="0"/>
              <w:rPr>
                <w:ins w:id="820" w:author="Soler Martin, Carlos" w:date="2022-06-19T13:30:00Z"/>
              </w:rPr>
            </w:pPr>
            <w:ins w:id="821" w:author="Soler Martin, Carlos" w:date="2022-06-19T13:36:00Z">
              <w:r>
                <w:t>400 – Bad Request</w:t>
              </w:r>
            </w:ins>
          </w:p>
        </w:tc>
      </w:tr>
      <w:tr w:rsidR="00FD561B" w:rsidRPr="006846A8" w14:paraId="614D15B1" w14:textId="77777777" w:rsidTr="00FD561B">
        <w:trPr>
          <w:trHeight w:val="759"/>
          <w:ins w:id="822" w:author="Soler Martin, Carlos" w:date="2022-06-19T13:30:00Z"/>
          <w:trPrChange w:id="823" w:author="Soler Martin, Carlos" w:date="2022-06-19T13:37:00Z">
            <w:trPr>
              <w:trHeight w:val="759"/>
            </w:trPr>
          </w:trPrChange>
        </w:trPr>
        <w:tc>
          <w:tcPr>
            <w:cnfStyle w:val="001000000000" w:firstRow="0" w:lastRow="0" w:firstColumn="1" w:lastColumn="0" w:oddVBand="0" w:evenVBand="0" w:oddHBand="0" w:evenHBand="0" w:firstRowFirstColumn="0" w:firstRowLastColumn="0" w:lastRowFirstColumn="0" w:lastRowLastColumn="0"/>
            <w:tcW w:w="1080" w:type="dxa"/>
            <w:tcPrChange w:id="824" w:author="Soler Martin, Carlos" w:date="2022-06-19T13:37:00Z">
              <w:tcPr>
                <w:tcW w:w="1566" w:type="dxa"/>
              </w:tcPr>
            </w:tcPrChange>
          </w:tcPr>
          <w:p w14:paraId="6BBB95DE" w14:textId="77777777" w:rsidR="000F01E8" w:rsidRPr="0071131E" w:rsidRDefault="000F01E8" w:rsidP="00B94B9F">
            <w:pPr>
              <w:rPr>
                <w:ins w:id="825" w:author="Soler Martin, Carlos" w:date="2022-06-19T13:30:00Z"/>
              </w:rPr>
            </w:pPr>
            <w:ins w:id="826" w:author="Soler Martin, Carlos" w:date="2022-06-19T13:30:00Z">
              <w:r>
                <w:t>GET</w:t>
              </w:r>
            </w:ins>
          </w:p>
        </w:tc>
        <w:tc>
          <w:tcPr>
            <w:tcW w:w="2181" w:type="dxa"/>
            <w:tcPrChange w:id="827" w:author="Soler Martin, Carlos" w:date="2022-06-19T13:37:00Z">
              <w:tcPr>
                <w:tcW w:w="1566" w:type="dxa"/>
              </w:tcPr>
            </w:tcPrChange>
          </w:tcPr>
          <w:p w14:paraId="16714470" w14:textId="6DD1D55A" w:rsidR="000F01E8" w:rsidRDefault="000F01E8" w:rsidP="00B94B9F">
            <w:pPr>
              <w:cnfStyle w:val="000000000000" w:firstRow="0" w:lastRow="0" w:firstColumn="0" w:lastColumn="0" w:oddVBand="0" w:evenVBand="0" w:oddHBand="0" w:evenHBand="0" w:firstRowFirstColumn="0" w:firstRowLastColumn="0" w:lastRowFirstColumn="0" w:lastRowLastColumn="0"/>
              <w:rPr>
                <w:ins w:id="828" w:author="Soler Martin, Carlos" w:date="2022-06-19T13:30:00Z"/>
              </w:rPr>
            </w:pPr>
            <w:ins w:id="829" w:author="Soler Martin, Carlos" w:date="2022-06-19T13:30:00Z">
              <w:r>
                <w:t>/alumnos/id</w:t>
              </w:r>
            </w:ins>
            <w:ins w:id="830" w:author="Soler Martin, Carlos" w:date="2022-06-19T13:36:00Z">
              <w:r w:rsidR="00FD561B">
                <w:t>/ski</w:t>
              </w:r>
            </w:ins>
            <w:ins w:id="831" w:author="Soler Martin, Carlos" w:date="2022-06-19T13:37:00Z">
              <w:r w:rsidR="00FD561B">
                <w:t>l</w:t>
              </w:r>
            </w:ins>
            <w:ins w:id="832" w:author="Soler Martin, Carlos" w:date="2022-06-19T13:36:00Z">
              <w:r w:rsidR="00FD561B">
                <w:t>ls</w:t>
              </w:r>
            </w:ins>
          </w:p>
        </w:tc>
        <w:tc>
          <w:tcPr>
            <w:tcW w:w="1534" w:type="dxa"/>
            <w:tcPrChange w:id="833" w:author="Soler Martin, Carlos" w:date="2022-06-19T13:37:00Z">
              <w:tcPr>
                <w:tcW w:w="1566" w:type="dxa"/>
              </w:tcPr>
            </w:tcPrChange>
          </w:tcPr>
          <w:p w14:paraId="125B27A0" w14:textId="41DA0E55" w:rsidR="000F01E8" w:rsidRDefault="000F01E8" w:rsidP="00B94B9F">
            <w:pPr>
              <w:jc w:val="left"/>
              <w:cnfStyle w:val="000000000000" w:firstRow="0" w:lastRow="0" w:firstColumn="0" w:lastColumn="0" w:oddVBand="0" w:evenVBand="0" w:oddHBand="0" w:evenHBand="0" w:firstRowFirstColumn="0" w:firstRowLastColumn="0" w:lastRowFirstColumn="0" w:lastRowLastColumn="0"/>
              <w:rPr>
                <w:ins w:id="834" w:author="Soler Martin, Carlos" w:date="2022-06-19T13:30:00Z"/>
              </w:rPr>
            </w:pPr>
            <w:ins w:id="835" w:author="Soler Martin, Carlos" w:date="2022-06-19T13:30:00Z">
              <w:r>
                <w:t>Se obtiene tod</w:t>
              </w:r>
            </w:ins>
            <w:ins w:id="836" w:author="Soler Martin, Carlos" w:date="2022-06-19T13:37:00Z">
              <w:r w:rsidR="00FD561B">
                <w:t>a</w:t>
              </w:r>
            </w:ins>
            <w:ins w:id="837" w:author="Soler Martin, Carlos" w:date="2022-06-19T13:30:00Z">
              <w:r>
                <w:t>s l</w:t>
              </w:r>
            </w:ins>
            <w:ins w:id="838" w:author="Soler Martin, Carlos" w:date="2022-06-19T13:37:00Z">
              <w:r w:rsidR="00FD561B">
                <w:t>a</w:t>
              </w:r>
            </w:ins>
            <w:ins w:id="839" w:author="Soler Martin, Carlos" w:date="2022-06-19T13:30:00Z">
              <w:r>
                <w:t xml:space="preserve">s </w:t>
              </w:r>
            </w:ins>
            <w:ins w:id="840" w:author="Soler Martin, Carlos" w:date="2022-06-19T13:37:00Z">
              <w:r w:rsidR="00FD561B">
                <w:t>skills</w:t>
              </w:r>
            </w:ins>
            <w:ins w:id="841" w:author="Soler Martin, Carlos" w:date="2022-06-19T13:30:00Z">
              <w:r>
                <w:t xml:space="preserve"> de un alumno por su id</w:t>
              </w:r>
            </w:ins>
          </w:p>
        </w:tc>
        <w:tc>
          <w:tcPr>
            <w:tcW w:w="1273" w:type="dxa"/>
            <w:tcPrChange w:id="842" w:author="Soler Martin, Carlos" w:date="2022-06-19T13:37:00Z">
              <w:tcPr>
                <w:tcW w:w="1398" w:type="dxa"/>
              </w:tcPr>
            </w:tcPrChange>
          </w:tcPr>
          <w:p w14:paraId="4E0BDBAC" w14:textId="77777777" w:rsidR="000F01E8" w:rsidRDefault="000F01E8" w:rsidP="00B94B9F">
            <w:pPr>
              <w:cnfStyle w:val="000000000000" w:firstRow="0" w:lastRow="0" w:firstColumn="0" w:lastColumn="0" w:oddVBand="0" w:evenVBand="0" w:oddHBand="0" w:evenHBand="0" w:firstRowFirstColumn="0" w:firstRowLastColumn="0" w:lastRowFirstColumn="0" w:lastRowLastColumn="0"/>
              <w:rPr>
                <w:ins w:id="843" w:author="Soler Martin, Carlos" w:date="2022-06-19T13:30:00Z"/>
              </w:rPr>
            </w:pPr>
            <w:ins w:id="844" w:author="Soler Martin, Carlos" w:date="2022-06-19T13:30:00Z">
              <w:r>
                <w:t>JSON</w:t>
              </w:r>
            </w:ins>
          </w:p>
        </w:tc>
        <w:tc>
          <w:tcPr>
            <w:tcW w:w="2065" w:type="dxa"/>
            <w:tcPrChange w:id="845" w:author="Soler Martin, Carlos" w:date="2022-06-19T13:37:00Z">
              <w:tcPr>
                <w:tcW w:w="1559" w:type="dxa"/>
              </w:tcPr>
            </w:tcPrChange>
          </w:tcPr>
          <w:p w14:paraId="37F73851" w14:textId="3EF8A4EB" w:rsidR="000F01E8" w:rsidRDefault="000F01E8" w:rsidP="00B94B9F">
            <w:pPr>
              <w:cnfStyle w:val="000000000000" w:firstRow="0" w:lastRow="0" w:firstColumn="0" w:lastColumn="0" w:oddVBand="0" w:evenVBand="0" w:oddHBand="0" w:evenHBand="0" w:firstRowFirstColumn="0" w:firstRowLastColumn="0" w:lastRowFirstColumn="0" w:lastRowLastColumn="0"/>
              <w:rPr>
                <w:ins w:id="846" w:author="Soler Martin, Carlos" w:date="2022-06-19T13:30:00Z"/>
              </w:rPr>
            </w:pPr>
          </w:p>
        </w:tc>
        <w:tc>
          <w:tcPr>
            <w:tcW w:w="1266" w:type="dxa"/>
            <w:tcPrChange w:id="847" w:author="Soler Martin, Carlos" w:date="2022-06-19T13:37:00Z">
              <w:tcPr>
                <w:tcW w:w="1744" w:type="dxa"/>
              </w:tcPr>
            </w:tcPrChange>
          </w:tcPr>
          <w:p w14:paraId="2238454F" w14:textId="77777777" w:rsidR="000F01E8" w:rsidRPr="00B94B9F" w:rsidRDefault="000F01E8" w:rsidP="00B94B9F">
            <w:pPr>
              <w:cnfStyle w:val="000000000000" w:firstRow="0" w:lastRow="0" w:firstColumn="0" w:lastColumn="0" w:oddVBand="0" w:evenVBand="0" w:oddHBand="0" w:evenHBand="0" w:firstRowFirstColumn="0" w:firstRowLastColumn="0" w:lastRowFirstColumn="0" w:lastRowLastColumn="0"/>
              <w:rPr>
                <w:ins w:id="848" w:author="Soler Martin, Carlos" w:date="2022-06-19T13:30:00Z"/>
                <w:lang w:val="en-US"/>
              </w:rPr>
            </w:pPr>
            <w:ins w:id="849" w:author="Soler Martin, Carlos" w:date="2022-06-19T13:30:00Z">
              <w:r w:rsidRPr="00B94B9F">
                <w:rPr>
                  <w:lang w:val="en-US"/>
                </w:rPr>
                <w:t>200 – OK</w:t>
              </w:r>
            </w:ins>
          </w:p>
          <w:p w14:paraId="63C79EEB" w14:textId="77777777" w:rsidR="000F01E8" w:rsidRPr="00B94B9F" w:rsidRDefault="000F01E8" w:rsidP="00B94B9F">
            <w:pPr>
              <w:cnfStyle w:val="000000000000" w:firstRow="0" w:lastRow="0" w:firstColumn="0" w:lastColumn="0" w:oddVBand="0" w:evenVBand="0" w:oddHBand="0" w:evenHBand="0" w:firstRowFirstColumn="0" w:firstRowLastColumn="0" w:lastRowFirstColumn="0" w:lastRowLastColumn="0"/>
              <w:rPr>
                <w:ins w:id="850" w:author="Soler Martin, Carlos" w:date="2022-06-19T13:30:00Z"/>
                <w:lang w:val="en-US"/>
              </w:rPr>
            </w:pPr>
            <w:ins w:id="851" w:author="Soler Martin, Carlos" w:date="2022-06-19T13:30:00Z">
              <w:r w:rsidRPr="00B94B9F">
                <w:rPr>
                  <w:lang w:val="en-US"/>
                </w:rPr>
                <w:t>404 – Not Found</w:t>
              </w:r>
            </w:ins>
          </w:p>
          <w:p w14:paraId="7C28988D" w14:textId="77777777" w:rsidR="000F01E8" w:rsidRPr="00B94B9F" w:rsidRDefault="000F01E8" w:rsidP="00B94B9F">
            <w:pPr>
              <w:cnfStyle w:val="000000000000" w:firstRow="0" w:lastRow="0" w:firstColumn="0" w:lastColumn="0" w:oddVBand="0" w:evenVBand="0" w:oddHBand="0" w:evenHBand="0" w:firstRowFirstColumn="0" w:firstRowLastColumn="0" w:lastRowFirstColumn="0" w:lastRowLastColumn="0"/>
              <w:rPr>
                <w:ins w:id="852" w:author="Soler Martin, Carlos" w:date="2022-06-19T13:30:00Z"/>
                <w:lang w:val="en-US"/>
              </w:rPr>
            </w:pPr>
            <w:ins w:id="853" w:author="Soler Martin, Carlos" w:date="2022-06-19T13:30:00Z">
              <w:r w:rsidRPr="00B94B9F">
                <w:rPr>
                  <w:lang w:val="en-US"/>
                </w:rPr>
                <w:t>400 – Bad request</w:t>
              </w:r>
            </w:ins>
          </w:p>
          <w:p w14:paraId="3C714ABD" w14:textId="77777777" w:rsidR="000F01E8" w:rsidRPr="00B94B9F" w:rsidRDefault="000F01E8" w:rsidP="00B94B9F">
            <w:pPr>
              <w:cnfStyle w:val="000000000000" w:firstRow="0" w:lastRow="0" w:firstColumn="0" w:lastColumn="0" w:oddVBand="0" w:evenVBand="0" w:oddHBand="0" w:evenHBand="0" w:firstRowFirstColumn="0" w:firstRowLastColumn="0" w:lastRowFirstColumn="0" w:lastRowLastColumn="0"/>
              <w:rPr>
                <w:ins w:id="854" w:author="Soler Martin, Carlos" w:date="2022-06-19T13:30:00Z"/>
                <w:lang w:val="en-US"/>
              </w:rPr>
            </w:pPr>
            <w:ins w:id="855" w:author="Soler Martin, Carlos" w:date="2022-06-19T13:30:00Z">
              <w:r w:rsidRPr="00B94B9F">
                <w:rPr>
                  <w:lang w:val="en-US"/>
                </w:rPr>
                <w:t xml:space="preserve">500 – Internal </w:t>
              </w:r>
              <w:r w:rsidRPr="00B94B9F">
                <w:rPr>
                  <w:lang w:val="en-US"/>
                </w:rPr>
                <w:lastRenderedPageBreak/>
                <w:t>Server Error</w:t>
              </w:r>
            </w:ins>
          </w:p>
        </w:tc>
      </w:tr>
      <w:tr w:rsidR="00FD561B" w14:paraId="6252629B" w14:textId="77777777" w:rsidTr="00FD561B">
        <w:trPr>
          <w:cnfStyle w:val="000000100000" w:firstRow="0" w:lastRow="0" w:firstColumn="0" w:lastColumn="0" w:oddVBand="0" w:evenVBand="0" w:oddHBand="1" w:evenHBand="0" w:firstRowFirstColumn="0" w:firstRowLastColumn="0" w:lastRowFirstColumn="0" w:lastRowLastColumn="0"/>
          <w:trHeight w:val="759"/>
          <w:ins w:id="856" w:author="Soler Martin, Carlos" w:date="2022-06-19T13:30:00Z"/>
          <w:trPrChange w:id="857" w:author="Soler Martin, Carlos" w:date="2022-06-19T13:37:00Z">
            <w:trPr>
              <w:trHeight w:val="759"/>
            </w:trPr>
          </w:trPrChange>
        </w:trPr>
        <w:tc>
          <w:tcPr>
            <w:cnfStyle w:val="001000000000" w:firstRow="0" w:lastRow="0" w:firstColumn="1" w:lastColumn="0" w:oddVBand="0" w:evenVBand="0" w:oddHBand="0" w:evenHBand="0" w:firstRowFirstColumn="0" w:firstRowLastColumn="0" w:lastRowFirstColumn="0" w:lastRowLastColumn="0"/>
            <w:tcW w:w="1080" w:type="dxa"/>
            <w:tcPrChange w:id="858" w:author="Soler Martin, Carlos" w:date="2022-06-19T13:37:00Z">
              <w:tcPr>
                <w:tcW w:w="1566" w:type="dxa"/>
              </w:tcPr>
            </w:tcPrChange>
          </w:tcPr>
          <w:p w14:paraId="654609C1" w14:textId="77777777" w:rsidR="000F01E8" w:rsidRDefault="000F01E8" w:rsidP="00B94B9F">
            <w:pPr>
              <w:cnfStyle w:val="001000100000" w:firstRow="0" w:lastRow="0" w:firstColumn="1" w:lastColumn="0" w:oddVBand="0" w:evenVBand="0" w:oddHBand="1" w:evenHBand="0" w:firstRowFirstColumn="0" w:firstRowLastColumn="0" w:lastRowFirstColumn="0" w:lastRowLastColumn="0"/>
              <w:rPr>
                <w:ins w:id="859" w:author="Soler Martin, Carlos" w:date="2022-06-19T13:30:00Z"/>
              </w:rPr>
            </w:pPr>
            <w:ins w:id="860" w:author="Soler Martin, Carlos" w:date="2022-06-19T13:30:00Z">
              <w:r>
                <w:lastRenderedPageBreak/>
                <w:t>PUT</w:t>
              </w:r>
            </w:ins>
          </w:p>
        </w:tc>
        <w:tc>
          <w:tcPr>
            <w:tcW w:w="2181" w:type="dxa"/>
            <w:tcPrChange w:id="861" w:author="Soler Martin, Carlos" w:date="2022-06-19T13:37:00Z">
              <w:tcPr>
                <w:tcW w:w="1566" w:type="dxa"/>
              </w:tcPr>
            </w:tcPrChange>
          </w:tcPr>
          <w:p w14:paraId="4AF124E1" w14:textId="2601BCFF" w:rsidR="000F01E8" w:rsidRDefault="00FD561B" w:rsidP="00B94B9F">
            <w:pPr>
              <w:cnfStyle w:val="000000100000" w:firstRow="0" w:lastRow="0" w:firstColumn="0" w:lastColumn="0" w:oddVBand="0" w:evenVBand="0" w:oddHBand="1" w:evenHBand="0" w:firstRowFirstColumn="0" w:firstRowLastColumn="0" w:lastRowFirstColumn="0" w:lastRowLastColumn="0"/>
              <w:rPr>
                <w:ins w:id="862" w:author="Soler Martin, Carlos" w:date="2022-06-19T13:30:00Z"/>
              </w:rPr>
            </w:pPr>
            <w:ins w:id="863" w:author="Soler Martin, Carlos" w:date="2022-06-19T13:38:00Z">
              <w:r>
                <w:t>-</w:t>
              </w:r>
            </w:ins>
          </w:p>
        </w:tc>
        <w:tc>
          <w:tcPr>
            <w:tcW w:w="1534" w:type="dxa"/>
            <w:tcPrChange w:id="864" w:author="Soler Martin, Carlos" w:date="2022-06-19T13:37:00Z">
              <w:tcPr>
                <w:tcW w:w="1566" w:type="dxa"/>
              </w:tcPr>
            </w:tcPrChange>
          </w:tcPr>
          <w:p w14:paraId="20209791" w14:textId="61FE527A" w:rsidR="000F01E8" w:rsidRDefault="00FD561B" w:rsidP="00B94B9F">
            <w:pPr>
              <w:cnfStyle w:val="000000100000" w:firstRow="0" w:lastRow="0" w:firstColumn="0" w:lastColumn="0" w:oddVBand="0" w:evenVBand="0" w:oddHBand="1" w:evenHBand="0" w:firstRowFirstColumn="0" w:firstRowLastColumn="0" w:lastRowFirstColumn="0" w:lastRowLastColumn="0"/>
              <w:rPr>
                <w:ins w:id="865" w:author="Soler Martin, Carlos" w:date="2022-06-19T13:30:00Z"/>
              </w:rPr>
            </w:pPr>
            <w:ins w:id="866" w:author="Soler Martin, Carlos" w:date="2022-06-19T13:38:00Z">
              <w:r>
                <w:t>-</w:t>
              </w:r>
            </w:ins>
          </w:p>
        </w:tc>
        <w:tc>
          <w:tcPr>
            <w:tcW w:w="1273" w:type="dxa"/>
            <w:tcPrChange w:id="867" w:author="Soler Martin, Carlos" w:date="2022-06-19T13:37:00Z">
              <w:tcPr>
                <w:tcW w:w="1398" w:type="dxa"/>
              </w:tcPr>
            </w:tcPrChange>
          </w:tcPr>
          <w:p w14:paraId="1D6368A0" w14:textId="6AE68A31" w:rsidR="000F01E8" w:rsidRDefault="00FD561B" w:rsidP="00B94B9F">
            <w:pPr>
              <w:cnfStyle w:val="000000100000" w:firstRow="0" w:lastRow="0" w:firstColumn="0" w:lastColumn="0" w:oddVBand="0" w:evenVBand="0" w:oddHBand="1" w:evenHBand="0" w:firstRowFirstColumn="0" w:firstRowLastColumn="0" w:lastRowFirstColumn="0" w:lastRowLastColumn="0"/>
              <w:rPr>
                <w:ins w:id="868" w:author="Soler Martin, Carlos" w:date="2022-06-19T13:30:00Z"/>
              </w:rPr>
            </w:pPr>
            <w:ins w:id="869" w:author="Soler Martin, Carlos" w:date="2022-06-19T13:38:00Z">
              <w:r>
                <w:t>-</w:t>
              </w:r>
            </w:ins>
          </w:p>
        </w:tc>
        <w:tc>
          <w:tcPr>
            <w:tcW w:w="2065" w:type="dxa"/>
            <w:tcPrChange w:id="870" w:author="Soler Martin, Carlos" w:date="2022-06-19T13:37:00Z">
              <w:tcPr>
                <w:tcW w:w="1559" w:type="dxa"/>
              </w:tcPr>
            </w:tcPrChange>
          </w:tcPr>
          <w:p w14:paraId="029CB687" w14:textId="3E8B2B10" w:rsidR="000F01E8" w:rsidRDefault="00FD561B" w:rsidP="00B94B9F">
            <w:pPr>
              <w:cnfStyle w:val="000000100000" w:firstRow="0" w:lastRow="0" w:firstColumn="0" w:lastColumn="0" w:oddVBand="0" w:evenVBand="0" w:oddHBand="1" w:evenHBand="0" w:firstRowFirstColumn="0" w:firstRowLastColumn="0" w:lastRowFirstColumn="0" w:lastRowLastColumn="0"/>
              <w:rPr>
                <w:ins w:id="871" w:author="Soler Martin, Carlos" w:date="2022-06-19T13:30:00Z"/>
              </w:rPr>
            </w:pPr>
            <w:ins w:id="872" w:author="Soler Martin, Carlos" w:date="2022-06-19T13:38:00Z">
              <w:r>
                <w:t>-</w:t>
              </w:r>
            </w:ins>
          </w:p>
        </w:tc>
        <w:tc>
          <w:tcPr>
            <w:tcW w:w="1266" w:type="dxa"/>
            <w:tcPrChange w:id="873" w:author="Soler Martin, Carlos" w:date="2022-06-19T13:37:00Z">
              <w:tcPr>
                <w:tcW w:w="1744" w:type="dxa"/>
              </w:tcPr>
            </w:tcPrChange>
          </w:tcPr>
          <w:p w14:paraId="394334EE" w14:textId="7C7A9BC2" w:rsidR="000F01E8" w:rsidRDefault="00FD561B" w:rsidP="00B94B9F">
            <w:pPr>
              <w:cnfStyle w:val="000000100000" w:firstRow="0" w:lastRow="0" w:firstColumn="0" w:lastColumn="0" w:oddVBand="0" w:evenVBand="0" w:oddHBand="1" w:evenHBand="0" w:firstRowFirstColumn="0" w:firstRowLastColumn="0" w:lastRowFirstColumn="0" w:lastRowLastColumn="0"/>
              <w:rPr>
                <w:ins w:id="874" w:author="Soler Martin, Carlos" w:date="2022-06-19T13:30:00Z"/>
              </w:rPr>
            </w:pPr>
            <w:ins w:id="875" w:author="Soler Martin, Carlos" w:date="2022-06-19T13:38:00Z">
              <w:r>
                <w:t xml:space="preserve">405 – Method not Allowed </w:t>
              </w:r>
            </w:ins>
          </w:p>
        </w:tc>
      </w:tr>
      <w:tr w:rsidR="00FD561B" w14:paraId="0BC0E850" w14:textId="77777777" w:rsidTr="00FD561B">
        <w:trPr>
          <w:trHeight w:val="759"/>
          <w:ins w:id="876" w:author="Soler Martin, Carlos" w:date="2022-06-19T13:30:00Z"/>
          <w:trPrChange w:id="877" w:author="Soler Martin, Carlos" w:date="2022-06-19T13:37:00Z">
            <w:trPr>
              <w:trHeight w:val="759"/>
            </w:trPr>
          </w:trPrChange>
        </w:trPr>
        <w:tc>
          <w:tcPr>
            <w:cnfStyle w:val="001000000000" w:firstRow="0" w:lastRow="0" w:firstColumn="1" w:lastColumn="0" w:oddVBand="0" w:evenVBand="0" w:oddHBand="0" w:evenHBand="0" w:firstRowFirstColumn="0" w:firstRowLastColumn="0" w:lastRowFirstColumn="0" w:lastRowLastColumn="0"/>
            <w:tcW w:w="1080" w:type="dxa"/>
            <w:tcPrChange w:id="878" w:author="Soler Martin, Carlos" w:date="2022-06-19T13:37:00Z">
              <w:tcPr>
                <w:tcW w:w="1566" w:type="dxa"/>
              </w:tcPr>
            </w:tcPrChange>
          </w:tcPr>
          <w:p w14:paraId="0D9DAD7A" w14:textId="77777777" w:rsidR="000F01E8" w:rsidRDefault="000F01E8" w:rsidP="00B94B9F">
            <w:pPr>
              <w:rPr>
                <w:ins w:id="879" w:author="Soler Martin, Carlos" w:date="2022-06-19T13:30:00Z"/>
              </w:rPr>
            </w:pPr>
            <w:ins w:id="880" w:author="Soler Martin, Carlos" w:date="2022-06-19T13:30:00Z">
              <w:r>
                <w:t>DELETE</w:t>
              </w:r>
            </w:ins>
          </w:p>
        </w:tc>
        <w:tc>
          <w:tcPr>
            <w:tcW w:w="2181" w:type="dxa"/>
            <w:tcPrChange w:id="881" w:author="Soler Martin, Carlos" w:date="2022-06-19T13:37:00Z">
              <w:tcPr>
                <w:tcW w:w="1566" w:type="dxa"/>
              </w:tcPr>
            </w:tcPrChange>
          </w:tcPr>
          <w:p w14:paraId="7514DAA3" w14:textId="77777777" w:rsidR="000F01E8" w:rsidRDefault="000F01E8" w:rsidP="00B94B9F">
            <w:pPr>
              <w:cnfStyle w:val="000000000000" w:firstRow="0" w:lastRow="0" w:firstColumn="0" w:lastColumn="0" w:oddVBand="0" w:evenVBand="0" w:oddHBand="0" w:evenHBand="0" w:firstRowFirstColumn="0" w:firstRowLastColumn="0" w:lastRowFirstColumn="0" w:lastRowLastColumn="0"/>
              <w:rPr>
                <w:ins w:id="882" w:author="Soler Martin, Carlos" w:date="2022-06-19T13:30:00Z"/>
              </w:rPr>
            </w:pPr>
            <w:ins w:id="883" w:author="Soler Martin, Carlos" w:date="2022-06-19T13:30:00Z">
              <w:r>
                <w:t>-</w:t>
              </w:r>
            </w:ins>
          </w:p>
        </w:tc>
        <w:tc>
          <w:tcPr>
            <w:tcW w:w="1534" w:type="dxa"/>
            <w:tcPrChange w:id="884" w:author="Soler Martin, Carlos" w:date="2022-06-19T13:37:00Z">
              <w:tcPr>
                <w:tcW w:w="1566" w:type="dxa"/>
              </w:tcPr>
            </w:tcPrChange>
          </w:tcPr>
          <w:p w14:paraId="3C149DB2" w14:textId="77777777" w:rsidR="000F01E8" w:rsidRDefault="000F01E8" w:rsidP="00B94B9F">
            <w:pPr>
              <w:cnfStyle w:val="000000000000" w:firstRow="0" w:lastRow="0" w:firstColumn="0" w:lastColumn="0" w:oddVBand="0" w:evenVBand="0" w:oddHBand="0" w:evenHBand="0" w:firstRowFirstColumn="0" w:firstRowLastColumn="0" w:lastRowFirstColumn="0" w:lastRowLastColumn="0"/>
              <w:rPr>
                <w:ins w:id="885" w:author="Soler Martin, Carlos" w:date="2022-06-19T13:30:00Z"/>
              </w:rPr>
            </w:pPr>
            <w:ins w:id="886" w:author="Soler Martin, Carlos" w:date="2022-06-19T13:30:00Z">
              <w:r>
                <w:t>-</w:t>
              </w:r>
            </w:ins>
          </w:p>
        </w:tc>
        <w:tc>
          <w:tcPr>
            <w:tcW w:w="1273" w:type="dxa"/>
            <w:tcPrChange w:id="887" w:author="Soler Martin, Carlos" w:date="2022-06-19T13:37:00Z">
              <w:tcPr>
                <w:tcW w:w="1398" w:type="dxa"/>
              </w:tcPr>
            </w:tcPrChange>
          </w:tcPr>
          <w:p w14:paraId="7DF28084" w14:textId="77777777" w:rsidR="000F01E8" w:rsidRDefault="000F01E8" w:rsidP="00B94B9F">
            <w:pPr>
              <w:cnfStyle w:val="000000000000" w:firstRow="0" w:lastRow="0" w:firstColumn="0" w:lastColumn="0" w:oddVBand="0" w:evenVBand="0" w:oddHBand="0" w:evenHBand="0" w:firstRowFirstColumn="0" w:firstRowLastColumn="0" w:lastRowFirstColumn="0" w:lastRowLastColumn="0"/>
              <w:rPr>
                <w:ins w:id="888" w:author="Soler Martin, Carlos" w:date="2022-06-19T13:30:00Z"/>
              </w:rPr>
            </w:pPr>
            <w:ins w:id="889" w:author="Soler Martin, Carlos" w:date="2022-06-19T13:30:00Z">
              <w:r>
                <w:t>-</w:t>
              </w:r>
            </w:ins>
          </w:p>
        </w:tc>
        <w:tc>
          <w:tcPr>
            <w:tcW w:w="2065" w:type="dxa"/>
            <w:tcPrChange w:id="890" w:author="Soler Martin, Carlos" w:date="2022-06-19T13:37:00Z">
              <w:tcPr>
                <w:tcW w:w="1559" w:type="dxa"/>
              </w:tcPr>
            </w:tcPrChange>
          </w:tcPr>
          <w:p w14:paraId="5B393366" w14:textId="77777777" w:rsidR="000F01E8" w:rsidRDefault="000F01E8" w:rsidP="00B94B9F">
            <w:pPr>
              <w:cnfStyle w:val="000000000000" w:firstRow="0" w:lastRow="0" w:firstColumn="0" w:lastColumn="0" w:oddVBand="0" w:evenVBand="0" w:oddHBand="0" w:evenHBand="0" w:firstRowFirstColumn="0" w:firstRowLastColumn="0" w:lastRowFirstColumn="0" w:lastRowLastColumn="0"/>
              <w:rPr>
                <w:ins w:id="891" w:author="Soler Martin, Carlos" w:date="2022-06-19T13:30:00Z"/>
              </w:rPr>
            </w:pPr>
            <w:ins w:id="892" w:author="Soler Martin, Carlos" w:date="2022-06-19T13:30:00Z">
              <w:r>
                <w:t>-</w:t>
              </w:r>
            </w:ins>
          </w:p>
        </w:tc>
        <w:tc>
          <w:tcPr>
            <w:tcW w:w="1266" w:type="dxa"/>
            <w:tcPrChange w:id="893" w:author="Soler Martin, Carlos" w:date="2022-06-19T13:37:00Z">
              <w:tcPr>
                <w:tcW w:w="1744" w:type="dxa"/>
              </w:tcPr>
            </w:tcPrChange>
          </w:tcPr>
          <w:p w14:paraId="3C75BC2D" w14:textId="77777777" w:rsidR="000F01E8" w:rsidRDefault="000F01E8" w:rsidP="00B94B9F">
            <w:pPr>
              <w:cnfStyle w:val="000000000000" w:firstRow="0" w:lastRow="0" w:firstColumn="0" w:lastColumn="0" w:oddVBand="0" w:evenVBand="0" w:oddHBand="0" w:evenHBand="0" w:firstRowFirstColumn="0" w:firstRowLastColumn="0" w:lastRowFirstColumn="0" w:lastRowLastColumn="0"/>
              <w:rPr>
                <w:ins w:id="894" w:author="Soler Martin, Carlos" w:date="2022-06-19T13:30:00Z"/>
              </w:rPr>
            </w:pPr>
            <w:ins w:id="895" w:author="Soler Martin, Carlos" w:date="2022-06-19T13:30:00Z">
              <w:r>
                <w:t>405 – Method not Allowed</w:t>
              </w:r>
            </w:ins>
          </w:p>
        </w:tc>
      </w:tr>
      <w:tr w:rsidR="000F01E8" w14:paraId="34100A5D" w14:textId="77777777" w:rsidTr="00FD561B">
        <w:trPr>
          <w:cnfStyle w:val="000000100000" w:firstRow="0" w:lastRow="0" w:firstColumn="0" w:lastColumn="0" w:oddVBand="0" w:evenVBand="0" w:oddHBand="1" w:evenHBand="0" w:firstRowFirstColumn="0" w:firstRowLastColumn="0" w:lastRowFirstColumn="0" w:lastRowLastColumn="0"/>
          <w:trHeight w:val="759"/>
          <w:ins w:id="896" w:author="Soler Martin, Carlos" w:date="2022-06-19T13:30:00Z"/>
          <w:trPrChange w:id="897" w:author="Soler Martin, Carlos" w:date="2022-06-19T13:37:00Z">
            <w:trPr>
              <w:trHeight w:val="759"/>
            </w:trPr>
          </w:trPrChange>
        </w:trPr>
        <w:tc>
          <w:tcPr>
            <w:cnfStyle w:val="001000000000" w:firstRow="0" w:lastRow="0" w:firstColumn="1" w:lastColumn="0" w:oddVBand="0" w:evenVBand="0" w:oddHBand="0" w:evenHBand="0" w:firstRowFirstColumn="0" w:firstRowLastColumn="0" w:lastRowFirstColumn="0" w:lastRowLastColumn="0"/>
            <w:tcW w:w="1080" w:type="dxa"/>
            <w:tcPrChange w:id="898" w:author="Soler Martin, Carlos" w:date="2022-06-19T13:37:00Z">
              <w:tcPr>
                <w:tcW w:w="1566" w:type="dxa"/>
              </w:tcPr>
            </w:tcPrChange>
          </w:tcPr>
          <w:p w14:paraId="029CF000" w14:textId="77777777" w:rsidR="000F01E8" w:rsidRDefault="000F01E8" w:rsidP="00B94B9F">
            <w:pPr>
              <w:cnfStyle w:val="001000100000" w:firstRow="0" w:lastRow="0" w:firstColumn="1" w:lastColumn="0" w:oddVBand="0" w:evenVBand="0" w:oddHBand="1" w:evenHBand="0" w:firstRowFirstColumn="0" w:firstRowLastColumn="0" w:lastRowFirstColumn="0" w:lastRowLastColumn="0"/>
              <w:rPr>
                <w:ins w:id="899" w:author="Soler Martin, Carlos" w:date="2022-06-19T13:30:00Z"/>
              </w:rPr>
            </w:pPr>
            <w:ins w:id="900" w:author="Soler Martin, Carlos" w:date="2022-06-19T13:30:00Z">
              <w:r>
                <w:t>PATCH</w:t>
              </w:r>
            </w:ins>
          </w:p>
        </w:tc>
        <w:tc>
          <w:tcPr>
            <w:tcW w:w="2181" w:type="dxa"/>
            <w:tcPrChange w:id="901" w:author="Soler Martin, Carlos" w:date="2022-06-19T13:37:00Z">
              <w:tcPr>
                <w:tcW w:w="1566" w:type="dxa"/>
              </w:tcPr>
            </w:tcPrChange>
          </w:tcPr>
          <w:p w14:paraId="59AFE68C" w14:textId="7D74FCE3" w:rsidR="000F01E8" w:rsidRDefault="00FD561B" w:rsidP="00B94B9F">
            <w:pPr>
              <w:cnfStyle w:val="000000100000" w:firstRow="0" w:lastRow="0" w:firstColumn="0" w:lastColumn="0" w:oddVBand="0" w:evenVBand="0" w:oddHBand="1" w:evenHBand="0" w:firstRowFirstColumn="0" w:firstRowLastColumn="0" w:lastRowFirstColumn="0" w:lastRowLastColumn="0"/>
              <w:rPr>
                <w:ins w:id="902" w:author="Soler Martin, Carlos" w:date="2022-06-19T13:30:00Z"/>
              </w:rPr>
            </w:pPr>
            <w:ins w:id="903" w:author="Soler Martin, Carlos" w:date="2022-06-19T13:38:00Z">
              <w:r>
                <w:t>/alumnos/id/skills</w:t>
              </w:r>
            </w:ins>
          </w:p>
        </w:tc>
        <w:tc>
          <w:tcPr>
            <w:tcW w:w="1534" w:type="dxa"/>
            <w:tcPrChange w:id="904" w:author="Soler Martin, Carlos" w:date="2022-06-19T13:37:00Z">
              <w:tcPr>
                <w:tcW w:w="1566" w:type="dxa"/>
              </w:tcPr>
            </w:tcPrChange>
          </w:tcPr>
          <w:p w14:paraId="4C2C6BB1" w14:textId="274FF820" w:rsidR="000F01E8" w:rsidRDefault="00FD561B" w:rsidP="00B94B9F">
            <w:pPr>
              <w:cnfStyle w:val="000000100000" w:firstRow="0" w:lastRow="0" w:firstColumn="0" w:lastColumn="0" w:oddVBand="0" w:evenVBand="0" w:oddHBand="1" w:evenHBand="0" w:firstRowFirstColumn="0" w:firstRowLastColumn="0" w:lastRowFirstColumn="0" w:lastRowLastColumn="0"/>
              <w:rPr>
                <w:ins w:id="905" w:author="Soler Martin, Carlos" w:date="2022-06-19T13:30:00Z"/>
              </w:rPr>
            </w:pPr>
            <w:ins w:id="906" w:author="Soler Martin, Carlos" w:date="2022-06-19T13:38:00Z">
              <w:r>
                <w:t>Modificación del CV un alumno especifico mediante su id</w:t>
              </w:r>
            </w:ins>
          </w:p>
        </w:tc>
        <w:tc>
          <w:tcPr>
            <w:tcW w:w="1273" w:type="dxa"/>
            <w:tcPrChange w:id="907" w:author="Soler Martin, Carlos" w:date="2022-06-19T13:37:00Z">
              <w:tcPr>
                <w:tcW w:w="1398" w:type="dxa"/>
              </w:tcPr>
            </w:tcPrChange>
          </w:tcPr>
          <w:p w14:paraId="5F2C462E" w14:textId="05FA20AE" w:rsidR="000F01E8" w:rsidRDefault="00FD561B" w:rsidP="00B94B9F">
            <w:pPr>
              <w:cnfStyle w:val="000000100000" w:firstRow="0" w:lastRow="0" w:firstColumn="0" w:lastColumn="0" w:oddVBand="0" w:evenVBand="0" w:oddHBand="1" w:evenHBand="0" w:firstRowFirstColumn="0" w:firstRowLastColumn="0" w:lastRowFirstColumn="0" w:lastRowLastColumn="0"/>
              <w:rPr>
                <w:ins w:id="908" w:author="Soler Martin, Carlos" w:date="2022-06-19T13:30:00Z"/>
              </w:rPr>
            </w:pPr>
            <w:ins w:id="909" w:author="Soler Martin, Carlos" w:date="2022-06-19T13:38:00Z">
              <w:r>
                <w:t>JSON</w:t>
              </w:r>
            </w:ins>
          </w:p>
        </w:tc>
        <w:tc>
          <w:tcPr>
            <w:tcW w:w="2065" w:type="dxa"/>
            <w:tcPrChange w:id="910" w:author="Soler Martin, Carlos" w:date="2022-06-19T13:37:00Z">
              <w:tcPr>
                <w:tcW w:w="1559" w:type="dxa"/>
              </w:tcPr>
            </w:tcPrChange>
          </w:tcPr>
          <w:p w14:paraId="408D4D98" w14:textId="70E04EA1" w:rsidR="000F01E8" w:rsidRDefault="00FD561B" w:rsidP="00B94B9F">
            <w:pPr>
              <w:cnfStyle w:val="000000100000" w:firstRow="0" w:lastRow="0" w:firstColumn="0" w:lastColumn="0" w:oddVBand="0" w:evenVBand="0" w:oddHBand="1" w:evenHBand="0" w:firstRowFirstColumn="0" w:firstRowLastColumn="0" w:lastRowFirstColumn="0" w:lastRowLastColumn="0"/>
              <w:rPr>
                <w:ins w:id="911" w:author="Soler Martin, Carlos" w:date="2022-06-19T13:30:00Z"/>
              </w:rPr>
            </w:pPr>
            <w:ins w:id="912" w:author="Soler Martin, Carlos" w:date="2022-06-19T13:38:00Z">
              <w:r>
                <w:t>Atributos del CV de un alumno</w:t>
              </w:r>
            </w:ins>
          </w:p>
        </w:tc>
        <w:tc>
          <w:tcPr>
            <w:tcW w:w="1266" w:type="dxa"/>
            <w:tcPrChange w:id="913" w:author="Soler Martin, Carlos" w:date="2022-06-19T13:37:00Z">
              <w:tcPr>
                <w:tcW w:w="1744" w:type="dxa"/>
              </w:tcPr>
            </w:tcPrChange>
          </w:tcPr>
          <w:p w14:paraId="78F31D5D" w14:textId="77777777" w:rsidR="00FD561B" w:rsidRPr="00B94B9F" w:rsidRDefault="00FD561B" w:rsidP="00FD561B">
            <w:pPr>
              <w:cnfStyle w:val="000000100000" w:firstRow="0" w:lastRow="0" w:firstColumn="0" w:lastColumn="0" w:oddVBand="0" w:evenVBand="0" w:oddHBand="1" w:evenHBand="0" w:firstRowFirstColumn="0" w:firstRowLastColumn="0" w:lastRowFirstColumn="0" w:lastRowLastColumn="0"/>
              <w:rPr>
                <w:ins w:id="914" w:author="Soler Martin, Carlos" w:date="2022-06-19T13:38:00Z"/>
                <w:lang w:val="en-US"/>
              </w:rPr>
            </w:pPr>
            <w:ins w:id="915" w:author="Soler Martin, Carlos" w:date="2022-06-19T13:38:00Z">
              <w:r w:rsidRPr="00B94B9F">
                <w:rPr>
                  <w:lang w:val="en-US"/>
                </w:rPr>
                <w:t>200 – OK</w:t>
              </w:r>
            </w:ins>
          </w:p>
          <w:p w14:paraId="21BA81AE" w14:textId="77777777" w:rsidR="00FD561B" w:rsidRPr="00B94B9F" w:rsidRDefault="00FD561B" w:rsidP="00FD561B">
            <w:pPr>
              <w:cnfStyle w:val="000000100000" w:firstRow="0" w:lastRow="0" w:firstColumn="0" w:lastColumn="0" w:oddVBand="0" w:evenVBand="0" w:oddHBand="1" w:evenHBand="0" w:firstRowFirstColumn="0" w:firstRowLastColumn="0" w:lastRowFirstColumn="0" w:lastRowLastColumn="0"/>
              <w:rPr>
                <w:ins w:id="916" w:author="Soler Martin, Carlos" w:date="2022-06-19T13:38:00Z"/>
                <w:lang w:val="en-US"/>
              </w:rPr>
            </w:pPr>
            <w:ins w:id="917" w:author="Soler Martin, Carlos" w:date="2022-06-19T13:38:00Z">
              <w:r w:rsidRPr="00B94B9F">
                <w:rPr>
                  <w:lang w:val="en-US"/>
                </w:rPr>
                <w:t>400 – Bad request</w:t>
              </w:r>
            </w:ins>
          </w:p>
          <w:p w14:paraId="07E695DE" w14:textId="2C2DED3E" w:rsidR="000F01E8" w:rsidRDefault="000F01E8" w:rsidP="00B94B9F">
            <w:pPr>
              <w:cnfStyle w:val="000000100000" w:firstRow="0" w:lastRow="0" w:firstColumn="0" w:lastColumn="0" w:oddVBand="0" w:evenVBand="0" w:oddHBand="1" w:evenHBand="0" w:firstRowFirstColumn="0" w:firstRowLastColumn="0" w:lastRowFirstColumn="0" w:lastRowLastColumn="0"/>
              <w:rPr>
                <w:ins w:id="918" w:author="Soler Martin, Carlos" w:date="2022-06-19T13:30:00Z"/>
              </w:rPr>
            </w:pPr>
          </w:p>
        </w:tc>
      </w:tr>
    </w:tbl>
    <w:p w14:paraId="666A6BC6" w14:textId="1E454596" w:rsidR="000F01E8" w:rsidRDefault="000F01E8" w:rsidP="000F01E8">
      <w:pPr>
        <w:jc w:val="center"/>
        <w:rPr>
          <w:ins w:id="919" w:author="Soler Martin, Carlos" w:date="2022-06-19T13:31:00Z"/>
          <w:i/>
          <w:iCs/>
        </w:rPr>
      </w:pPr>
      <w:ins w:id="920" w:author="Soler Martin, Carlos" w:date="2022-06-19T13:30:00Z">
        <w:r>
          <w:rPr>
            <w:i/>
            <w:iCs/>
          </w:rPr>
          <w:t xml:space="preserve">Tabla </w:t>
        </w:r>
      </w:ins>
      <w:ins w:id="921" w:author="Soler Martin, Carlos" w:date="2022-06-19T13:31:00Z">
        <w:r>
          <w:rPr>
            <w:i/>
            <w:iCs/>
          </w:rPr>
          <w:t>3</w:t>
        </w:r>
      </w:ins>
      <w:ins w:id="922" w:author="Soler Martin, Carlos" w:date="2022-06-19T13:30:00Z">
        <w:r w:rsidRPr="00CE5888">
          <w:rPr>
            <w:i/>
            <w:iCs/>
          </w:rPr>
          <w:t xml:space="preserve">: </w:t>
        </w:r>
        <w:r>
          <w:rPr>
            <w:i/>
            <w:iCs/>
          </w:rPr>
          <w:t>Recurso /alumnos/id</w:t>
        </w:r>
      </w:ins>
      <w:ins w:id="923" w:author="Soler Martin, Carlos" w:date="2022-06-19T13:31:00Z">
        <w:r>
          <w:rPr>
            <w:i/>
            <w:iCs/>
          </w:rPr>
          <w:t>/skills</w:t>
        </w:r>
      </w:ins>
    </w:p>
    <w:p w14:paraId="628B4915" w14:textId="77777777" w:rsidR="000F01E8" w:rsidRDefault="000F01E8" w:rsidP="000F01E8">
      <w:pPr>
        <w:jc w:val="center"/>
        <w:rPr>
          <w:ins w:id="924" w:author="Soler Martin, Carlos" w:date="2022-06-19T13:31:00Z"/>
          <w:i/>
          <w:iCs/>
        </w:rPr>
      </w:pPr>
    </w:p>
    <w:tbl>
      <w:tblPr>
        <w:tblStyle w:val="Tablaconcuadrcula7concolores-nfasis1"/>
        <w:tblW w:w="9399" w:type="dxa"/>
        <w:tblLook w:val="04A0" w:firstRow="1" w:lastRow="0" w:firstColumn="1" w:lastColumn="0" w:noHBand="0" w:noVBand="1"/>
      </w:tblPr>
      <w:tblGrid>
        <w:gridCol w:w="1566"/>
        <w:gridCol w:w="1566"/>
        <w:gridCol w:w="1566"/>
        <w:gridCol w:w="1398"/>
        <w:gridCol w:w="1559"/>
        <w:gridCol w:w="1744"/>
      </w:tblGrid>
      <w:tr w:rsidR="000F01E8" w14:paraId="42B6E9F4" w14:textId="77777777" w:rsidTr="00B94B9F">
        <w:trPr>
          <w:cnfStyle w:val="100000000000" w:firstRow="1" w:lastRow="0" w:firstColumn="0" w:lastColumn="0" w:oddVBand="0" w:evenVBand="0" w:oddHBand="0" w:evenHBand="0" w:firstRowFirstColumn="0" w:firstRowLastColumn="0" w:lastRowFirstColumn="0" w:lastRowLastColumn="0"/>
          <w:trHeight w:val="759"/>
          <w:ins w:id="925" w:author="Soler Martin, Carlos" w:date="2022-06-19T13:31:00Z"/>
        </w:trPr>
        <w:tc>
          <w:tcPr>
            <w:cnfStyle w:val="001000000100" w:firstRow="0" w:lastRow="0" w:firstColumn="1" w:lastColumn="0" w:oddVBand="0" w:evenVBand="0" w:oddHBand="0" w:evenHBand="0" w:firstRowFirstColumn="1" w:firstRowLastColumn="0" w:lastRowFirstColumn="0" w:lastRowLastColumn="0"/>
            <w:tcW w:w="1566" w:type="dxa"/>
          </w:tcPr>
          <w:p w14:paraId="4452033E" w14:textId="77777777" w:rsidR="000F01E8" w:rsidRDefault="000F01E8" w:rsidP="00B94B9F">
            <w:pPr>
              <w:rPr>
                <w:ins w:id="926" w:author="Soler Martin, Carlos" w:date="2022-06-19T13:31:00Z"/>
              </w:rPr>
            </w:pPr>
            <w:ins w:id="927" w:author="Soler Martin, Carlos" w:date="2022-06-19T13:31:00Z">
              <w:r>
                <w:t>Método</w:t>
              </w:r>
            </w:ins>
          </w:p>
        </w:tc>
        <w:tc>
          <w:tcPr>
            <w:tcW w:w="1566" w:type="dxa"/>
          </w:tcPr>
          <w:p w14:paraId="195349E7" w14:textId="77777777" w:rsidR="000F01E8" w:rsidRDefault="000F01E8" w:rsidP="00B94B9F">
            <w:pPr>
              <w:cnfStyle w:val="100000000000" w:firstRow="1" w:lastRow="0" w:firstColumn="0" w:lastColumn="0" w:oddVBand="0" w:evenVBand="0" w:oddHBand="0" w:evenHBand="0" w:firstRowFirstColumn="0" w:firstRowLastColumn="0" w:lastRowFirstColumn="0" w:lastRowLastColumn="0"/>
              <w:rPr>
                <w:ins w:id="928" w:author="Soler Martin, Carlos" w:date="2022-06-19T13:31:00Z"/>
              </w:rPr>
            </w:pPr>
            <w:ins w:id="929" w:author="Soler Martin, Carlos" w:date="2022-06-19T13:31:00Z">
              <w:r>
                <w:t>URI</w:t>
              </w:r>
            </w:ins>
          </w:p>
        </w:tc>
        <w:tc>
          <w:tcPr>
            <w:tcW w:w="1566" w:type="dxa"/>
          </w:tcPr>
          <w:p w14:paraId="2B46D75F" w14:textId="77777777" w:rsidR="000F01E8" w:rsidRDefault="000F01E8" w:rsidP="00B94B9F">
            <w:pPr>
              <w:cnfStyle w:val="100000000000" w:firstRow="1" w:lastRow="0" w:firstColumn="0" w:lastColumn="0" w:oddVBand="0" w:evenVBand="0" w:oddHBand="0" w:evenHBand="0" w:firstRowFirstColumn="0" w:firstRowLastColumn="0" w:lastRowFirstColumn="0" w:lastRowLastColumn="0"/>
              <w:rPr>
                <w:ins w:id="930" w:author="Soler Martin, Carlos" w:date="2022-06-19T13:31:00Z"/>
              </w:rPr>
            </w:pPr>
            <w:ins w:id="931" w:author="Soler Martin, Carlos" w:date="2022-06-19T13:31:00Z">
              <w:r>
                <w:t>Utilidad</w:t>
              </w:r>
            </w:ins>
          </w:p>
        </w:tc>
        <w:tc>
          <w:tcPr>
            <w:tcW w:w="1398" w:type="dxa"/>
          </w:tcPr>
          <w:p w14:paraId="57C110AE" w14:textId="77777777" w:rsidR="000F01E8" w:rsidRDefault="000F01E8" w:rsidP="00B94B9F">
            <w:pPr>
              <w:cnfStyle w:val="100000000000" w:firstRow="1" w:lastRow="0" w:firstColumn="0" w:lastColumn="0" w:oddVBand="0" w:evenVBand="0" w:oddHBand="0" w:evenHBand="0" w:firstRowFirstColumn="0" w:firstRowLastColumn="0" w:lastRowFirstColumn="0" w:lastRowLastColumn="0"/>
              <w:rPr>
                <w:ins w:id="932" w:author="Soler Martin, Carlos" w:date="2022-06-19T13:31:00Z"/>
              </w:rPr>
            </w:pPr>
            <w:ins w:id="933" w:author="Soler Martin, Carlos" w:date="2022-06-19T13:31:00Z">
              <w:r>
                <w:t>Semántica</w:t>
              </w:r>
            </w:ins>
          </w:p>
        </w:tc>
        <w:tc>
          <w:tcPr>
            <w:tcW w:w="1559" w:type="dxa"/>
          </w:tcPr>
          <w:p w14:paraId="24A9D3C1" w14:textId="77777777" w:rsidR="000F01E8" w:rsidRDefault="000F01E8" w:rsidP="00B94B9F">
            <w:pPr>
              <w:cnfStyle w:val="100000000000" w:firstRow="1" w:lastRow="0" w:firstColumn="0" w:lastColumn="0" w:oddVBand="0" w:evenVBand="0" w:oddHBand="0" w:evenHBand="0" w:firstRowFirstColumn="0" w:firstRowLastColumn="0" w:lastRowFirstColumn="0" w:lastRowLastColumn="0"/>
              <w:rPr>
                <w:ins w:id="934" w:author="Soler Martin, Carlos" w:date="2022-06-19T13:31:00Z"/>
              </w:rPr>
            </w:pPr>
            <w:ins w:id="935" w:author="Soler Martin, Carlos" w:date="2022-06-19T13:31:00Z">
              <w:r>
                <w:t>Cuerpo Solicitud</w:t>
              </w:r>
            </w:ins>
          </w:p>
        </w:tc>
        <w:tc>
          <w:tcPr>
            <w:tcW w:w="1744" w:type="dxa"/>
          </w:tcPr>
          <w:p w14:paraId="222D6636" w14:textId="77777777" w:rsidR="000F01E8" w:rsidRDefault="000F01E8" w:rsidP="00B94B9F">
            <w:pPr>
              <w:jc w:val="left"/>
              <w:cnfStyle w:val="100000000000" w:firstRow="1" w:lastRow="0" w:firstColumn="0" w:lastColumn="0" w:oddVBand="0" w:evenVBand="0" w:oddHBand="0" w:evenHBand="0" w:firstRowFirstColumn="0" w:firstRowLastColumn="0" w:lastRowFirstColumn="0" w:lastRowLastColumn="0"/>
              <w:rPr>
                <w:ins w:id="936" w:author="Soler Martin, Carlos" w:date="2022-06-19T13:31:00Z"/>
              </w:rPr>
            </w:pPr>
            <w:ins w:id="937" w:author="Soler Martin, Carlos" w:date="2022-06-19T13:31:00Z">
              <w:r>
                <w:t>Códigos de respuesta</w:t>
              </w:r>
            </w:ins>
          </w:p>
        </w:tc>
      </w:tr>
      <w:tr w:rsidR="000F01E8" w14:paraId="7ADF1523" w14:textId="77777777" w:rsidTr="00B94B9F">
        <w:trPr>
          <w:cnfStyle w:val="000000100000" w:firstRow="0" w:lastRow="0" w:firstColumn="0" w:lastColumn="0" w:oddVBand="0" w:evenVBand="0" w:oddHBand="1" w:evenHBand="0" w:firstRowFirstColumn="0" w:firstRowLastColumn="0" w:lastRowFirstColumn="0" w:lastRowLastColumn="0"/>
          <w:trHeight w:val="759"/>
          <w:ins w:id="938" w:author="Soler Martin, Carlos" w:date="2022-06-19T13:31:00Z"/>
        </w:trPr>
        <w:tc>
          <w:tcPr>
            <w:cnfStyle w:val="001000000000" w:firstRow="0" w:lastRow="0" w:firstColumn="1" w:lastColumn="0" w:oddVBand="0" w:evenVBand="0" w:oddHBand="0" w:evenHBand="0" w:firstRowFirstColumn="0" w:firstRowLastColumn="0" w:lastRowFirstColumn="0" w:lastRowLastColumn="0"/>
            <w:tcW w:w="1566" w:type="dxa"/>
          </w:tcPr>
          <w:p w14:paraId="7E3A024A" w14:textId="77777777" w:rsidR="000F01E8" w:rsidRPr="0071131E" w:rsidRDefault="000F01E8" w:rsidP="00B94B9F">
            <w:pPr>
              <w:rPr>
                <w:ins w:id="939" w:author="Soler Martin, Carlos" w:date="2022-06-19T13:31:00Z"/>
              </w:rPr>
            </w:pPr>
            <w:ins w:id="940" w:author="Soler Martin, Carlos" w:date="2022-06-19T13:31:00Z">
              <w:r>
                <w:t>POST</w:t>
              </w:r>
            </w:ins>
          </w:p>
        </w:tc>
        <w:tc>
          <w:tcPr>
            <w:tcW w:w="1566" w:type="dxa"/>
          </w:tcPr>
          <w:p w14:paraId="1276CA1F" w14:textId="5E867420" w:rsidR="000F01E8" w:rsidRDefault="000F01E8" w:rsidP="00B94B9F">
            <w:pPr>
              <w:cnfStyle w:val="000000100000" w:firstRow="0" w:lastRow="0" w:firstColumn="0" w:lastColumn="0" w:oddVBand="0" w:evenVBand="0" w:oddHBand="1" w:evenHBand="0" w:firstRowFirstColumn="0" w:firstRowLastColumn="0" w:lastRowFirstColumn="0" w:lastRowLastColumn="0"/>
              <w:rPr>
                <w:ins w:id="941" w:author="Soler Martin, Carlos" w:date="2022-06-19T13:31:00Z"/>
              </w:rPr>
            </w:pPr>
            <w:ins w:id="942" w:author="Soler Martin, Carlos" w:date="2022-06-19T13:31:00Z">
              <w:r>
                <w:t>/</w:t>
              </w:r>
            </w:ins>
            <w:ins w:id="943" w:author="Soler Martin, Carlos" w:date="2022-06-19T13:33:00Z">
              <w:r>
                <w:t>empresas</w:t>
              </w:r>
            </w:ins>
          </w:p>
        </w:tc>
        <w:tc>
          <w:tcPr>
            <w:tcW w:w="1566" w:type="dxa"/>
          </w:tcPr>
          <w:p w14:paraId="7234B6D7" w14:textId="73CDB8F2" w:rsidR="000F01E8" w:rsidRDefault="000F01E8" w:rsidP="00B94B9F">
            <w:pPr>
              <w:jc w:val="left"/>
              <w:cnfStyle w:val="000000100000" w:firstRow="0" w:lastRow="0" w:firstColumn="0" w:lastColumn="0" w:oddVBand="0" w:evenVBand="0" w:oddHBand="1" w:evenHBand="0" w:firstRowFirstColumn="0" w:firstRowLastColumn="0" w:lastRowFirstColumn="0" w:lastRowLastColumn="0"/>
              <w:rPr>
                <w:ins w:id="944" w:author="Soler Martin, Carlos" w:date="2022-06-19T13:31:00Z"/>
              </w:rPr>
            </w:pPr>
            <w:ins w:id="945" w:author="Soler Martin, Carlos" w:date="2022-06-19T13:31:00Z">
              <w:r>
                <w:t>Añade un</w:t>
              </w:r>
            </w:ins>
            <w:ins w:id="946" w:author="Soler Martin, Carlos" w:date="2022-06-19T13:33:00Z">
              <w:r>
                <w:t>a</w:t>
              </w:r>
            </w:ins>
            <w:ins w:id="947" w:author="Soler Martin, Carlos" w:date="2022-06-19T13:31:00Z">
              <w:r>
                <w:t xml:space="preserve"> nuev</w:t>
              </w:r>
            </w:ins>
            <w:ins w:id="948" w:author="Soler Martin, Carlos" w:date="2022-06-19T13:34:00Z">
              <w:r>
                <w:t>a empresa</w:t>
              </w:r>
            </w:ins>
            <w:ins w:id="949" w:author="Soler Martin, Carlos" w:date="2022-06-19T13:31:00Z">
              <w:r>
                <w:t xml:space="preserve"> a la </w:t>
              </w:r>
              <w:r>
                <w:lastRenderedPageBreak/>
                <w:t>base de datos.</w:t>
              </w:r>
            </w:ins>
          </w:p>
        </w:tc>
        <w:tc>
          <w:tcPr>
            <w:tcW w:w="1398" w:type="dxa"/>
          </w:tcPr>
          <w:p w14:paraId="6B573D0E" w14:textId="77777777" w:rsidR="000F01E8" w:rsidRDefault="000F01E8" w:rsidP="00B94B9F">
            <w:pPr>
              <w:cnfStyle w:val="000000100000" w:firstRow="0" w:lastRow="0" w:firstColumn="0" w:lastColumn="0" w:oddVBand="0" w:evenVBand="0" w:oddHBand="1" w:evenHBand="0" w:firstRowFirstColumn="0" w:firstRowLastColumn="0" w:lastRowFirstColumn="0" w:lastRowLastColumn="0"/>
              <w:rPr>
                <w:ins w:id="950" w:author="Soler Martin, Carlos" w:date="2022-06-19T13:31:00Z"/>
              </w:rPr>
            </w:pPr>
            <w:ins w:id="951" w:author="Soler Martin, Carlos" w:date="2022-06-19T13:31:00Z">
              <w:r>
                <w:lastRenderedPageBreak/>
                <w:t>JSON</w:t>
              </w:r>
            </w:ins>
          </w:p>
        </w:tc>
        <w:tc>
          <w:tcPr>
            <w:tcW w:w="1559" w:type="dxa"/>
          </w:tcPr>
          <w:p w14:paraId="0CCE321B" w14:textId="10263AA4" w:rsidR="000F01E8" w:rsidRDefault="000F01E8" w:rsidP="00B94B9F">
            <w:pPr>
              <w:jc w:val="left"/>
              <w:cnfStyle w:val="000000100000" w:firstRow="0" w:lastRow="0" w:firstColumn="0" w:lastColumn="0" w:oddVBand="0" w:evenVBand="0" w:oddHBand="1" w:evenHBand="0" w:firstRowFirstColumn="0" w:firstRowLastColumn="0" w:lastRowFirstColumn="0" w:lastRowLastColumn="0"/>
              <w:rPr>
                <w:ins w:id="952" w:author="Soler Martin, Carlos" w:date="2022-06-19T13:31:00Z"/>
              </w:rPr>
            </w:pPr>
            <w:ins w:id="953" w:author="Soler Martin, Carlos" w:date="2022-06-19T13:31:00Z">
              <w:r>
                <w:t>Atributos de un</w:t>
              </w:r>
            </w:ins>
            <w:ins w:id="954" w:author="Soler Martin, Carlos" w:date="2022-06-19T13:34:00Z">
              <w:r>
                <w:t>a</w:t>
              </w:r>
            </w:ins>
            <w:ins w:id="955" w:author="Soler Martin, Carlos" w:date="2022-06-19T13:31:00Z">
              <w:r>
                <w:t xml:space="preserve"> </w:t>
              </w:r>
            </w:ins>
            <w:ins w:id="956" w:author="Soler Martin, Carlos" w:date="2022-06-19T13:34:00Z">
              <w:r>
                <w:t>nueva</w:t>
              </w:r>
            </w:ins>
            <w:ins w:id="957" w:author="Soler Martin, Carlos" w:date="2022-06-19T13:31:00Z">
              <w:r>
                <w:t xml:space="preserve"> </w:t>
              </w:r>
            </w:ins>
            <w:ins w:id="958" w:author="Soler Martin, Carlos" w:date="2022-06-19T13:34:00Z">
              <w:r>
                <w:t>empresa</w:t>
              </w:r>
            </w:ins>
          </w:p>
        </w:tc>
        <w:tc>
          <w:tcPr>
            <w:tcW w:w="1744" w:type="dxa"/>
          </w:tcPr>
          <w:p w14:paraId="5D64FE90" w14:textId="77777777" w:rsidR="000F01E8" w:rsidRDefault="000F01E8" w:rsidP="00B94B9F">
            <w:pPr>
              <w:jc w:val="left"/>
              <w:cnfStyle w:val="000000100000" w:firstRow="0" w:lastRow="0" w:firstColumn="0" w:lastColumn="0" w:oddVBand="0" w:evenVBand="0" w:oddHBand="1" w:evenHBand="0" w:firstRowFirstColumn="0" w:firstRowLastColumn="0" w:lastRowFirstColumn="0" w:lastRowLastColumn="0"/>
              <w:rPr>
                <w:ins w:id="959" w:author="Soler Martin, Carlos" w:date="2022-06-19T13:31:00Z"/>
              </w:rPr>
            </w:pPr>
            <w:ins w:id="960" w:author="Soler Martin, Carlos" w:date="2022-06-19T13:31:00Z">
              <w:r>
                <w:t>201 – Created</w:t>
              </w:r>
            </w:ins>
          </w:p>
          <w:p w14:paraId="0686C277" w14:textId="77777777" w:rsidR="000F01E8" w:rsidRDefault="000F01E8" w:rsidP="00B94B9F">
            <w:pPr>
              <w:jc w:val="left"/>
              <w:cnfStyle w:val="000000100000" w:firstRow="0" w:lastRow="0" w:firstColumn="0" w:lastColumn="0" w:oddVBand="0" w:evenVBand="0" w:oddHBand="1" w:evenHBand="0" w:firstRowFirstColumn="0" w:firstRowLastColumn="0" w:lastRowFirstColumn="0" w:lastRowLastColumn="0"/>
              <w:rPr>
                <w:ins w:id="961" w:author="Soler Martin, Carlos" w:date="2022-06-19T13:31:00Z"/>
              </w:rPr>
            </w:pPr>
            <w:ins w:id="962" w:author="Soler Martin, Carlos" w:date="2022-06-19T13:31:00Z">
              <w:r>
                <w:t>400 – Bad Request</w:t>
              </w:r>
            </w:ins>
          </w:p>
        </w:tc>
      </w:tr>
      <w:tr w:rsidR="000F01E8" w14:paraId="3107B143" w14:textId="77777777" w:rsidTr="00B94B9F">
        <w:trPr>
          <w:trHeight w:val="759"/>
          <w:ins w:id="963" w:author="Soler Martin, Carlos" w:date="2022-06-19T13:31:00Z"/>
        </w:trPr>
        <w:tc>
          <w:tcPr>
            <w:cnfStyle w:val="001000000000" w:firstRow="0" w:lastRow="0" w:firstColumn="1" w:lastColumn="0" w:oddVBand="0" w:evenVBand="0" w:oddHBand="0" w:evenHBand="0" w:firstRowFirstColumn="0" w:firstRowLastColumn="0" w:lastRowFirstColumn="0" w:lastRowLastColumn="0"/>
            <w:tcW w:w="1566" w:type="dxa"/>
          </w:tcPr>
          <w:p w14:paraId="5B3ACB9C" w14:textId="77777777" w:rsidR="000F01E8" w:rsidRPr="0071131E" w:rsidRDefault="000F01E8" w:rsidP="00B94B9F">
            <w:pPr>
              <w:rPr>
                <w:ins w:id="964" w:author="Soler Martin, Carlos" w:date="2022-06-19T13:31:00Z"/>
              </w:rPr>
            </w:pPr>
            <w:ins w:id="965" w:author="Soler Martin, Carlos" w:date="2022-06-19T13:31:00Z">
              <w:r>
                <w:t>GET</w:t>
              </w:r>
            </w:ins>
          </w:p>
        </w:tc>
        <w:tc>
          <w:tcPr>
            <w:tcW w:w="1566" w:type="dxa"/>
          </w:tcPr>
          <w:p w14:paraId="79A20F16" w14:textId="21368449" w:rsidR="000F01E8" w:rsidRDefault="000F01E8" w:rsidP="00B94B9F">
            <w:pPr>
              <w:cnfStyle w:val="000000000000" w:firstRow="0" w:lastRow="0" w:firstColumn="0" w:lastColumn="0" w:oddVBand="0" w:evenVBand="0" w:oddHBand="0" w:evenHBand="0" w:firstRowFirstColumn="0" w:firstRowLastColumn="0" w:lastRowFirstColumn="0" w:lastRowLastColumn="0"/>
              <w:rPr>
                <w:ins w:id="966" w:author="Soler Martin, Carlos" w:date="2022-06-19T13:31:00Z"/>
              </w:rPr>
            </w:pPr>
            <w:ins w:id="967" w:author="Soler Martin, Carlos" w:date="2022-06-19T13:31:00Z">
              <w:r>
                <w:t>/</w:t>
              </w:r>
            </w:ins>
            <w:ins w:id="968" w:author="Soler Martin, Carlos" w:date="2022-06-19T13:33:00Z">
              <w:r>
                <w:t>empresas</w:t>
              </w:r>
            </w:ins>
          </w:p>
        </w:tc>
        <w:tc>
          <w:tcPr>
            <w:tcW w:w="1566" w:type="dxa"/>
          </w:tcPr>
          <w:p w14:paraId="5929C304" w14:textId="1C5B5A4D" w:rsidR="000F01E8" w:rsidRDefault="000F01E8" w:rsidP="00B94B9F">
            <w:pPr>
              <w:cnfStyle w:val="000000000000" w:firstRow="0" w:lastRow="0" w:firstColumn="0" w:lastColumn="0" w:oddVBand="0" w:evenVBand="0" w:oddHBand="0" w:evenHBand="0" w:firstRowFirstColumn="0" w:firstRowLastColumn="0" w:lastRowFirstColumn="0" w:lastRowLastColumn="0"/>
              <w:rPr>
                <w:ins w:id="969" w:author="Soler Martin, Carlos" w:date="2022-06-19T13:31:00Z"/>
              </w:rPr>
            </w:pPr>
            <w:ins w:id="970" w:author="Soler Martin, Carlos" w:date="2022-06-19T13:31:00Z">
              <w:r>
                <w:t>Se obtienen un listado de todos l</w:t>
              </w:r>
            </w:ins>
            <w:ins w:id="971" w:author="Soler Martin, Carlos" w:date="2022-06-19T13:33:00Z">
              <w:r>
                <w:t>a</w:t>
              </w:r>
            </w:ins>
            <w:ins w:id="972" w:author="Soler Martin, Carlos" w:date="2022-06-19T13:31:00Z">
              <w:r>
                <w:t xml:space="preserve">s </w:t>
              </w:r>
            </w:ins>
            <w:ins w:id="973" w:author="Soler Martin, Carlos" w:date="2022-06-19T13:33:00Z">
              <w:r>
                <w:t>empresas</w:t>
              </w:r>
            </w:ins>
            <w:ins w:id="974" w:author="Soler Martin, Carlos" w:date="2022-06-19T13:31:00Z">
              <w:r>
                <w:t xml:space="preserve"> de la base de datos</w:t>
              </w:r>
            </w:ins>
          </w:p>
        </w:tc>
        <w:tc>
          <w:tcPr>
            <w:tcW w:w="1398" w:type="dxa"/>
          </w:tcPr>
          <w:p w14:paraId="322B4C64" w14:textId="77777777" w:rsidR="000F01E8" w:rsidRDefault="000F01E8" w:rsidP="00B94B9F">
            <w:pPr>
              <w:cnfStyle w:val="000000000000" w:firstRow="0" w:lastRow="0" w:firstColumn="0" w:lastColumn="0" w:oddVBand="0" w:evenVBand="0" w:oddHBand="0" w:evenHBand="0" w:firstRowFirstColumn="0" w:firstRowLastColumn="0" w:lastRowFirstColumn="0" w:lastRowLastColumn="0"/>
              <w:rPr>
                <w:ins w:id="975" w:author="Soler Martin, Carlos" w:date="2022-06-19T13:31:00Z"/>
              </w:rPr>
            </w:pPr>
            <w:ins w:id="976" w:author="Soler Martin, Carlos" w:date="2022-06-19T13:31:00Z">
              <w:r>
                <w:t>JSON</w:t>
              </w:r>
            </w:ins>
          </w:p>
        </w:tc>
        <w:tc>
          <w:tcPr>
            <w:tcW w:w="1559" w:type="dxa"/>
          </w:tcPr>
          <w:p w14:paraId="421E6D4C" w14:textId="77777777" w:rsidR="000F01E8" w:rsidRDefault="000F01E8" w:rsidP="00B94B9F">
            <w:pPr>
              <w:cnfStyle w:val="000000000000" w:firstRow="0" w:lastRow="0" w:firstColumn="0" w:lastColumn="0" w:oddVBand="0" w:evenVBand="0" w:oddHBand="0" w:evenHBand="0" w:firstRowFirstColumn="0" w:firstRowLastColumn="0" w:lastRowFirstColumn="0" w:lastRowLastColumn="0"/>
              <w:rPr>
                <w:ins w:id="977" w:author="Soler Martin, Carlos" w:date="2022-06-19T13:31:00Z"/>
              </w:rPr>
            </w:pPr>
          </w:p>
        </w:tc>
        <w:tc>
          <w:tcPr>
            <w:tcW w:w="1744" w:type="dxa"/>
          </w:tcPr>
          <w:p w14:paraId="2453D5B3" w14:textId="77777777" w:rsidR="000F01E8" w:rsidRDefault="000F01E8" w:rsidP="00B94B9F">
            <w:pPr>
              <w:cnfStyle w:val="000000000000" w:firstRow="0" w:lastRow="0" w:firstColumn="0" w:lastColumn="0" w:oddVBand="0" w:evenVBand="0" w:oddHBand="0" w:evenHBand="0" w:firstRowFirstColumn="0" w:firstRowLastColumn="0" w:lastRowFirstColumn="0" w:lastRowLastColumn="0"/>
              <w:rPr>
                <w:ins w:id="978" w:author="Soler Martin, Carlos" w:date="2022-06-19T13:31:00Z"/>
              </w:rPr>
            </w:pPr>
            <w:ins w:id="979" w:author="Soler Martin, Carlos" w:date="2022-06-19T13:31:00Z">
              <w:r>
                <w:t>200 – OK</w:t>
              </w:r>
            </w:ins>
          </w:p>
          <w:p w14:paraId="3F3A0CBE" w14:textId="77777777" w:rsidR="000F01E8" w:rsidRDefault="000F01E8" w:rsidP="00B94B9F">
            <w:pPr>
              <w:cnfStyle w:val="000000000000" w:firstRow="0" w:lastRow="0" w:firstColumn="0" w:lastColumn="0" w:oddVBand="0" w:evenVBand="0" w:oddHBand="0" w:evenHBand="0" w:firstRowFirstColumn="0" w:firstRowLastColumn="0" w:lastRowFirstColumn="0" w:lastRowLastColumn="0"/>
              <w:rPr>
                <w:ins w:id="980" w:author="Soler Martin, Carlos" w:date="2022-06-19T13:31:00Z"/>
              </w:rPr>
            </w:pPr>
            <w:ins w:id="981" w:author="Soler Martin, Carlos" w:date="2022-06-19T13:31:00Z">
              <w:r>
                <w:t>500 – Internal Server Error</w:t>
              </w:r>
            </w:ins>
          </w:p>
        </w:tc>
      </w:tr>
      <w:tr w:rsidR="000F01E8" w14:paraId="73FD5612" w14:textId="77777777" w:rsidTr="00B94B9F">
        <w:trPr>
          <w:cnfStyle w:val="000000100000" w:firstRow="0" w:lastRow="0" w:firstColumn="0" w:lastColumn="0" w:oddVBand="0" w:evenVBand="0" w:oddHBand="1" w:evenHBand="0" w:firstRowFirstColumn="0" w:firstRowLastColumn="0" w:lastRowFirstColumn="0" w:lastRowLastColumn="0"/>
          <w:trHeight w:val="759"/>
          <w:ins w:id="982" w:author="Soler Martin, Carlos" w:date="2022-06-19T13:31:00Z"/>
        </w:trPr>
        <w:tc>
          <w:tcPr>
            <w:cnfStyle w:val="001000000000" w:firstRow="0" w:lastRow="0" w:firstColumn="1" w:lastColumn="0" w:oddVBand="0" w:evenVBand="0" w:oddHBand="0" w:evenHBand="0" w:firstRowFirstColumn="0" w:firstRowLastColumn="0" w:lastRowFirstColumn="0" w:lastRowLastColumn="0"/>
            <w:tcW w:w="1566" w:type="dxa"/>
          </w:tcPr>
          <w:p w14:paraId="0F2821D2" w14:textId="77777777" w:rsidR="000F01E8" w:rsidRDefault="000F01E8" w:rsidP="00B94B9F">
            <w:pPr>
              <w:rPr>
                <w:ins w:id="983" w:author="Soler Martin, Carlos" w:date="2022-06-19T13:31:00Z"/>
              </w:rPr>
            </w:pPr>
            <w:ins w:id="984" w:author="Soler Martin, Carlos" w:date="2022-06-19T13:31:00Z">
              <w:r>
                <w:t>PUT</w:t>
              </w:r>
            </w:ins>
          </w:p>
        </w:tc>
        <w:tc>
          <w:tcPr>
            <w:tcW w:w="1566" w:type="dxa"/>
          </w:tcPr>
          <w:p w14:paraId="11A63DE6" w14:textId="77777777" w:rsidR="000F01E8" w:rsidRDefault="000F01E8" w:rsidP="00B94B9F">
            <w:pPr>
              <w:cnfStyle w:val="000000100000" w:firstRow="0" w:lastRow="0" w:firstColumn="0" w:lastColumn="0" w:oddVBand="0" w:evenVBand="0" w:oddHBand="1" w:evenHBand="0" w:firstRowFirstColumn="0" w:firstRowLastColumn="0" w:lastRowFirstColumn="0" w:lastRowLastColumn="0"/>
              <w:rPr>
                <w:ins w:id="985" w:author="Soler Martin, Carlos" w:date="2022-06-19T13:31:00Z"/>
              </w:rPr>
            </w:pPr>
            <w:ins w:id="986" w:author="Soler Martin, Carlos" w:date="2022-06-19T13:31:00Z">
              <w:r>
                <w:t>-</w:t>
              </w:r>
            </w:ins>
          </w:p>
        </w:tc>
        <w:tc>
          <w:tcPr>
            <w:tcW w:w="1566" w:type="dxa"/>
          </w:tcPr>
          <w:p w14:paraId="31A15468" w14:textId="77777777" w:rsidR="000F01E8" w:rsidRDefault="000F01E8" w:rsidP="00B94B9F">
            <w:pPr>
              <w:cnfStyle w:val="000000100000" w:firstRow="0" w:lastRow="0" w:firstColumn="0" w:lastColumn="0" w:oddVBand="0" w:evenVBand="0" w:oddHBand="1" w:evenHBand="0" w:firstRowFirstColumn="0" w:firstRowLastColumn="0" w:lastRowFirstColumn="0" w:lastRowLastColumn="0"/>
              <w:rPr>
                <w:ins w:id="987" w:author="Soler Martin, Carlos" w:date="2022-06-19T13:31:00Z"/>
              </w:rPr>
            </w:pPr>
            <w:ins w:id="988" w:author="Soler Martin, Carlos" w:date="2022-06-19T13:31:00Z">
              <w:r>
                <w:t>-</w:t>
              </w:r>
            </w:ins>
          </w:p>
        </w:tc>
        <w:tc>
          <w:tcPr>
            <w:tcW w:w="1398" w:type="dxa"/>
          </w:tcPr>
          <w:p w14:paraId="152FE7EF" w14:textId="77777777" w:rsidR="000F01E8" w:rsidRDefault="000F01E8" w:rsidP="00B94B9F">
            <w:pPr>
              <w:cnfStyle w:val="000000100000" w:firstRow="0" w:lastRow="0" w:firstColumn="0" w:lastColumn="0" w:oddVBand="0" w:evenVBand="0" w:oddHBand="1" w:evenHBand="0" w:firstRowFirstColumn="0" w:firstRowLastColumn="0" w:lastRowFirstColumn="0" w:lastRowLastColumn="0"/>
              <w:rPr>
                <w:ins w:id="989" w:author="Soler Martin, Carlos" w:date="2022-06-19T13:31:00Z"/>
              </w:rPr>
            </w:pPr>
            <w:ins w:id="990" w:author="Soler Martin, Carlos" w:date="2022-06-19T13:31:00Z">
              <w:r>
                <w:t>-</w:t>
              </w:r>
            </w:ins>
          </w:p>
        </w:tc>
        <w:tc>
          <w:tcPr>
            <w:tcW w:w="1559" w:type="dxa"/>
          </w:tcPr>
          <w:p w14:paraId="69E1809B" w14:textId="77777777" w:rsidR="000F01E8" w:rsidRDefault="000F01E8" w:rsidP="00B94B9F">
            <w:pPr>
              <w:cnfStyle w:val="000000100000" w:firstRow="0" w:lastRow="0" w:firstColumn="0" w:lastColumn="0" w:oddVBand="0" w:evenVBand="0" w:oddHBand="1" w:evenHBand="0" w:firstRowFirstColumn="0" w:firstRowLastColumn="0" w:lastRowFirstColumn="0" w:lastRowLastColumn="0"/>
              <w:rPr>
                <w:ins w:id="991" w:author="Soler Martin, Carlos" w:date="2022-06-19T13:31:00Z"/>
              </w:rPr>
            </w:pPr>
            <w:ins w:id="992" w:author="Soler Martin, Carlos" w:date="2022-06-19T13:31:00Z">
              <w:r>
                <w:t>-</w:t>
              </w:r>
            </w:ins>
          </w:p>
        </w:tc>
        <w:tc>
          <w:tcPr>
            <w:tcW w:w="1744" w:type="dxa"/>
          </w:tcPr>
          <w:p w14:paraId="0B0FB0C6" w14:textId="77777777" w:rsidR="000F01E8" w:rsidRDefault="000F01E8" w:rsidP="00B94B9F">
            <w:pPr>
              <w:cnfStyle w:val="000000100000" w:firstRow="0" w:lastRow="0" w:firstColumn="0" w:lastColumn="0" w:oddVBand="0" w:evenVBand="0" w:oddHBand="1" w:evenHBand="0" w:firstRowFirstColumn="0" w:firstRowLastColumn="0" w:lastRowFirstColumn="0" w:lastRowLastColumn="0"/>
              <w:rPr>
                <w:ins w:id="993" w:author="Soler Martin, Carlos" w:date="2022-06-19T13:31:00Z"/>
              </w:rPr>
            </w:pPr>
            <w:ins w:id="994" w:author="Soler Martin, Carlos" w:date="2022-06-19T13:31:00Z">
              <w:r>
                <w:t>405 – Method not Allowed</w:t>
              </w:r>
            </w:ins>
          </w:p>
        </w:tc>
      </w:tr>
      <w:tr w:rsidR="000F01E8" w14:paraId="345893E4" w14:textId="77777777" w:rsidTr="00B94B9F">
        <w:trPr>
          <w:trHeight w:val="759"/>
          <w:ins w:id="995" w:author="Soler Martin, Carlos" w:date="2022-06-19T13:31:00Z"/>
        </w:trPr>
        <w:tc>
          <w:tcPr>
            <w:cnfStyle w:val="001000000000" w:firstRow="0" w:lastRow="0" w:firstColumn="1" w:lastColumn="0" w:oddVBand="0" w:evenVBand="0" w:oddHBand="0" w:evenHBand="0" w:firstRowFirstColumn="0" w:firstRowLastColumn="0" w:lastRowFirstColumn="0" w:lastRowLastColumn="0"/>
            <w:tcW w:w="1566" w:type="dxa"/>
          </w:tcPr>
          <w:p w14:paraId="58DBEEF1" w14:textId="77777777" w:rsidR="000F01E8" w:rsidRDefault="000F01E8" w:rsidP="00B94B9F">
            <w:pPr>
              <w:rPr>
                <w:ins w:id="996" w:author="Soler Martin, Carlos" w:date="2022-06-19T13:31:00Z"/>
              </w:rPr>
            </w:pPr>
            <w:ins w:id="997" w:author="Soler Martin, Carlos" w:date="2022-06-19T13:31:00Z">
              <w:r>
                <w:t>DELETE</w:t>
              </w:r>
            </w:ins>
          </w:p>
        </w:tc>
        <w:tc>
          <w:tcPr>
            <w:tcW w:w="1566" w:type="dxa"/>
          </w:tcPr>
          <w:p w14:paraId="086A7DE1" w14:textId="77777777" w:rsidR="000F01E8" w:rsidRDefault="000F01E8" w:rsidP="00B94B9F">
            <w:pPr>
              <w:cnfStyle w:val="000000000000" w:firstRow="0" w:lastRow="0" w:firstColumn="0" w:lastColumn="0" w:oddVBand="0" w:evenVBand="0" w:oddHBand="0" w:evenHBand="0" w:firstRowFirstColumn="0" w:firstRowLastColumn="0" w:lastRowFirstColumn="0" w:lastRowLastColumn="0"/>
              <w:rPr>
                <w:ins w:id="998" w:author="Soler Martin, Carlos" w:date="2022-06-19T13:31:00Z"/>
              </w:rPr>
            </w:pPr>
            <w:ins w:id="999" w:author="Soler Martin, Carlos" w:date="2022-06-19T13:31:00Z">
              <w:r>
                <w:t>-</w:t>
              </w:r>
            </w:ins>
          </w:p>
        </w:tc>
        <w:tc>
          <w:tcPr>
            <w:tcW w:w="1566" w:type="dxa"/>
          </w:tcPr>
          <w:p w14:paraId="786BCA8C" w14:textId="77777777" w:rsidR="000F01E8" w:rsidRDefault="000F01E8" w:rsidP="00B94B9F">
            <w:pPr>
              <w:cnfStyle w:val="000000000000" w:firstRow="0" w:lastRow="0" w:firstColumn="0" w:lastColumn="0" w:oddVBand="0" w:evenVBand="0" w:oddHBand="0" w:evenHBand="0" w:firstRowFirstColumn="0" w:firstRowLastColumn="0" w:lastRowFirstColumn="0" w:lastRowLastColumn="0"/>
              <w:rPr>
                <w:ins w:id="1000" w:author="Soler Martin, Carlos" w:date="2022-06-19T13:31:00Z"/>
              </w:rPr>
            </w:pPr>
            <w:ins w:id="1001" w:author="Soler Martin, Carlos" w:date="2022-06-19T13:31:00Z">
              <w:r>
                <w:t>-</w:t>
              </w:r>
            </w:ins>
          </w:p>
        </w:tc>
        <w:tc>
          <w:tcPr>
            <w:tcW w:w="1398" w:type="dxa"/>
          </w:tcPr>
          <w:p w14:paraId="5A464456" w14:textId="77777777" w:rsidR="000F01E8" w:rsidRDefault="000F01E8" w:rsidP="00B94B9F">
            <w:pPr>
              <w:cnfStyle w:val="000000000000" w:firstRow="0" w:lastRow="0" w:firstColumn="0" w:lastColumn="0" w:oddVBand="0" w:evenVBand="0" w:oddHBand="0" w:evenHBand="0" w:firstRowFirstColumn="0" w:firstRowLastColumn="0" w:lastRowFirstColumn="0" w:lastRowLastColumn="0"/>
              <w:rPr>
                <w:ins w:id="1002" w:author="Soler Martin, Carlos" w:date="2022-06-19T13:31:00Z"/>
              </w:rPr>
            </w:pPr>
            <w:ins w:id="1003" w:author="Soler Martin, Carlos" w:date="2022-06-19T13:31:00Z">
              <w:r>
                <w:t>-</w:t>
              </w:r>
            </w:ins>
          </w:p>
        </w:tc>
        <w:tc>
          <w:tcPr>
            <w:tcW w:w="1559" w:type="dxa"/>
          </w:tcPr>
          <w:p w14:paraId="54B86B3C" w14:textId="77777777" w:rsidR="000F01E8" w:rsidRDefault="000F01E8" w:rsidP="00B94B9F">
            <w:pPr>
              <w:cnfStyle w:val="000000000000" w:firstRow="0" w:lastRow="0" w:firstColumn="0" w:lastColumn="0" w:oddVBand="0" w:evenVBand="0" w:oddHBand="0" w:evenHBand="0" w:firstRowFirstColumn="0" w:firstRowLastColumn="0" w:lastRowFirstColumn="0" w:lastRowLastColumn="0"/>
              <w:rPr>
                <w:ins w:id="1004" w:author="Soler Martin, Carlos" w:date="2022-06-19T13:31:00Z"/>
              </w:rPr>
            </w:pPr>
            <w:ins w:id="1005" w:author="Soler Martin, Carlos" w:date="2022-06-19T13:31:00Z">
              <w:r>
                <w:t>-</w:t>
              </w:r>
            </w:ins>
          </w:p>
        </w:tc>
        <w:tc>
          <w:tcPr>
            <w:tcW w:w="1744" w:type="dxa"/>
          </w:tcPr>
          <w:p w14:paraId="41F6CE63" w14:textId="77777777" w:rsidR="000F01E8" w:rsidRDefault="000F01E8" w:rsidP="00B94B9F">
            <w:pPr>
              <w:cnfStyle w:val="000000000000" w:firstRow="0" w:lastRow="0" w:firstColumn="0" w:lastColumn="0" w:oddVBand="0" w:evenVBand="0" w:oddHBand="0" w:evenHBand="0" w:firstRowFirstColumn="0" w:firstRowLastColumn="0" w:lastRowFirstColumn="0" w:lastRowLastColumn="0"/>
              <w:rPr>
                <w:ins w:id="1006" w:author="Soler Martin, Carlos" w:date="2022-06-19T13:31:00Z"/>
              </w:rPr>
            </w:pPr>
            <w:ins w:id="1007" w:author="Soler Martin, Carlos" w:date="2022-06-19T13:31:00Z">
              <w:r>
                <w:t>405 – Method not Allowed</w:t>
              </w:r>
            </w:ins>
          </w:p>
        </w:tc>
      </w:tr>
      <w:tr w:rsidR="000F01E8" w14:paraId="7B00B6D8" w14:textId="77777777" w:rsidTr="00B94B9F">
        <w:trPr>
          <w:cnfStyle w:val="000000100000" w:firstRow="0" w:lastRow="0" w:firstColumn="0" w:lastColumn="0" w:oddVBand="0" w:evenVBand="0" w:oddHBand="1" w:evenHBand="0" w:firstRowFirstColumn="0" w:firstRowLastColumn="0" w:lastRowFirstColumn="0" w:lastRowLastColumn="0"/>
          <w:trHeight w:val="759"/>
          <w:ins w:id="1008" w:author="Soler Martin, Carlos" w:date="2022-06-19T13:31:00Z"/>
        </w:trPr>
        <w:tc>
          <w:tcPr>
            <w:cnfStyle w:val="001000000000" w:firstRow="0" w:lastRow="0" w:firstColumn="1" w:lastColumn="0" w:oddVBand="0" w:evenVBand="0" w:oddHBand="0" w:evenHBand="0" w:firstRowFirstColumn="0" w:firstRowLastColumn="0" w:lastRowFirstColumn="0" w:lastRowLastColumn="0"/>
            <w:tcW w:w="1566" w:type="dxa"/>
          </w:tcPr>
          <w:p w14:paraId="452E6932" w14:textId="77777777" w:rsidR="000F01E8" w:rsidRDefault="000F01E8" w:rsidP="00B94B9F">
            <w:pPr>
              <w:rPr>
                <w:ins w:id="1009" w:author="Soler Martin, Carlos" w:date="2022-06-19T13:31:00Z"/>
              </w:rPr>
            </w:pPr>
            <w:ins w:id="1010" w:author="Soler Martin, Carlos" w:date="2022-06-19T13:31:00Z">
              <w:r>
                <w:t>PATCH</w:t>
              </w:r>
            </w:ins>
          </w:p>
        </w:tc>
        <w:tc>
          <w:tcPr>
            <w:tcW w:w="1566" w:type="dxa"/>
          </w:tcPr>
          <w:p w14:paraId="20867510" w14:textId="77777777" w:rsidR="000F01E8" w:rsidRDefault="000F01E8" w:rsidP="00B94B9F">
            <w:pPr>
              <w:cnfStyle w:val="000000100000" w:firstRow="0" w:lastRow="0" w:firstColumn="0" w:lastColumn="0" w:oddVBand="0" w:evenVBand="0" w:oddHBand="1" w:evenHBand="0" w:firstRowFirstColumn="0" w:firstRowLastColumn="0" w:lastRowFirstColumn="0" w:lastRowLastColumn="0"/>
              <w:rPr>
                <w:ins w:id="1011" w:author="Soler Martin, Carlos" w:date="2022-06-19T13:31:00Z"/>
              </w:rPr>
            </w:pPr>
            <w:ins w:id="1012" w:author="Soler Martin, Carlos" w:date="2022-06-19T13:31:00Z">
              <w:r>
                <w:t>-</w:t>
              </w:r>
            </w:ins>
          </w:p>
        </w:tc>
        <w:tc>
          <w:tcPr>
            <w:tcW w:w="1566" w:type="dxa"/>
          </w:tcPr>
          <w:p w14:paraId="6145AEBE" w14:textId="77777777" w:rsidR="000F01E8" w:rsidRDefault="000F01E8" w:rsidP="00B94B9F">
            <w:pPr>
              <w:cnfStyle w:val="000000100000" w:firstRow="0" w:lastRow="0" w:firstColumn="0" w:lastColumn="0" w:oddVBand="0" w:evenVBand="0" w:oddHBand="1" w:evenHBand="0" w:firstRowFirstColumn="0" w:firstRowLastColumn="0" w:lastRowFirstColumn="0" w:lastRowLastColumn="0"/>
              <w:rPr>
                <w:ins w:id="1013" w:author="Soler Martin, Carlos" w:date="2022-06-19T13:31:00Z"/>
              </w:rPr>
            </w:pPr>
            <w:ins w:id="1014" w:author="Soler Martin, Carlos" w:date="2022-06-19T13:31:00Z">
              <w:r>
                <w:t>-</w:t>
              </w:r>
            </w:ins>
          </w:p>
        </w:tc>
        <w:tc>
          <w:tcPr>
            <w:tcW w:w="1398" w:type="dxa"/>
          </w:tcPr>
          <w:p w14:paraId="494D9740" w14:textId="77777777" w:rsidR="000F01E8" w:rsidRDefault="000F01E8" w:rsidP="00B94B9F">
            <w:pPr>
              <w:cnfStyle w:val="000000100000" w:firstRow="0" w:lastRow="0" w:firstColumn="0" w:lastColumn="0" w:oddVBand="0" w:evenVBand="0" w:oddHBand="1" w:evenHBand="0" w:firstRowFirstColumn="0" w:firstRowLastColumn="0" w:lastRowFirstColumn="0" w:lastRowLastColumn="0"/>
              <w:rPr>
                <w:ins w:id="1015" w:author="Soler Martin, Carlos" w:date="2022-06-19T13:31:00Z"/>
              </w:rPr>
            </w:pPr>
            <w:ins w:id="1016" w:author="Soler Martin, Carlos" w:date="2022-06-19T13:31:00Z">
              <w:r>
                <w:t>-</w:t>
              </w:r>
            </w:ins>
          </w:p>
        </w:tc>
        <w:tc>
          <w:tcPr>
            <w:tcW w:w="1559" w:type="dxa"/>
          </w:tcPr>
          <w:p w14:paraId="40B03F20" w14:textId="77777777" w:rsidR="000F01E8" w:rsidRDefault="000F01E8" w:rsidP="00B94B9F">
            <w:pPr>
              <w:cnfStyle w:val="000000100000" w:firstRow="0" w:lastRow="0" w:firstColumn="0" w:lastColumn="0" w:oddVBand="0" w:evenVBand="0" w:oddHBand="1" w:evenHBand="0" w:firstRowFirstColumn="0" w:firstRowLastColumn="0" w:lastRowFirstColumn="0" w:lastRowLastColumn="0"/>
              <w:rPr>
                <w:ins w:id="1017" w:author="Soler Martin, Carlos" w:date="2022-06-19T13:31:00Z"/>
              </w:rPr>
            </w:pPr>
            <w:ins w:id="1018" w:author="Soler Martin, Carlos" w:date="2022-06-19T13:31:00Z">
              <w:r>
                <w:t>-</w:t>
              </w:r>
            </w:ins>
          </w:p>
        </w:tc>
        <w:tc>
          <w:tcPr>
            <w:tcW w:w="1744" w:type="dxa"/>
          </w:tcPr>
          <w:p w14:paraId="44729667" w14:textId="77777777" w:rsidR="000F01E8" w:rsidRDefault="000F01E8" w:rsidP="00B94B9F">
            <w:pPr>
              <w:cnfStyle w:val="000000100000" w:firstRow="0" w:lastRow="0" w:firstColumn="0" w:lastColumn="0" w:oddVBand="0" w:evenVBand="0" w:oddHBand="1" w:evenHBand="0" w:firstRowFirstColumn="0" w:firstRowLastColumn="0" w:lastRowFirstColumn="0" w:lastRowLastColumn="0"/>
              <w:rPr>
                <w:ins w:id="1019" w:author="Soler Martin, Carlos" w:date="2022-06-19T13:31:00Z"/>
              </w:rPr>
            </w:pPr>
            <w:ins w:id="1020" w:author="Soler Martin, Carlos" w:date="2022-06-19T13:31:00Z">
              <w:r>
                <w:t>405 – Method not Allowed</w:t>
              </w:r>
            </w:ins>
          </w:p>
        </w:tc>
      </w:tr>
    </w:tbl>
    <w:p w14:paraId="65737CF8" w14:textId="5BE5E7E3" w:rsidR="000F01E8" w:rsidRDefault="000F01E8" w:rsidP="000F01E8">
      <w:pPr>
        <w:jc w:val="center"/>
        <w:rPr>
          <w:ins w:id="1021" w:author="Soler Martin, Carlos" w:date="2022-06-19T13:32:00Z"/>
          <w:i/>
          <w:iCs/>
        </w:rPr>
      </w:pPr>
      <w:ins w:id="1022" w:author="Soler Martin, Carlos" w:date="2022-06-19T13:31:00Z">
        <w:r>
          <w:rPr>
            <w:i/>
            <w:iCs/>
          </w:rPr>
          <w:t>Tabla 4</w:t>
        </w:r>
        <w:r w:rsidRPr="00CE5888">
          <w:rPr>
            <w:i/>
            <w:iCs/>
          </w:rPr>
          <w:t xml:space="preserve">: </w:t>
        </w:r>
        <w:r>
          <w:rPr>
            <w:i/>
            <w:iCs/>
          </w:rPr>
          <w:t>Recurso /empresas</w:t>
        </w:r>
      </w:ins>
    </w:p>
    <w:p w14:paraId="1DFDCFE6" w14:textId="41503133" w:rsidR="000F01E8" w:rsidRDefault="000F01E8" w:rsidP="000F01E8">
      <w:pPr>
        <w:jc w:val="center"/>
        <w:rPr>
          <w:ins w:id="1023" w:author="Soler Martin, Carlos" w:date="2022-06-19T13:32:00Z"/>
          <w:i/>
          <w:iCs/>
        </w:rPr>
      </w:pPr>
    </w:p>
    <w:p w14:paraId="3C7C50B0" w14:textId="77777777" w:rsidR="000F01E8" w:rsidRDefault="000F01E8" w:rsidP="000F01E8">
      <w:pPr>
        <w:jc w:val="center"/>
        <w:rPr>
          <w:ins w:id="1024" w:author="Soler Martin, Carlos" w:date="2022-06-19T13:32:00Z"/>
          <w:i/>
          <w:iCs/>
        </w:rPr>
      </w:pPr>
    </w:p>
    <w:tbl>
      <w:tblPr>
        <w:tblStyle w:val="Tablaconcuadrcula7concolores-nfasis1"/>
        <w:tblW w:w="9399" w:type="dxa"/>
        <w:tblLook w:val="04A0" w:firstRow="1" w:lastRow="0" w:firstColumn="1" w:lastColumn="0" w:noHBand="0" w:noVBand="1"/>
      </w:tblPr>
      <w:tblGrid>
        <w:gridCol w:w="1566"/>
        <w:gridCol w:w="1566"/>
        <w:gridCol w:w="1566"/>
        <w:gridCol w:w="1398"/>
        <w:gridCol w:w="1559"/>
        <w:gridCol w:w="1744"/>
      </w:tblGrid>
      <w:tr w:rsidR="000F01E8" w14:paraId="54BE83C9" w14:textId="77777777" w:rsidTr="00B94B9F">
        <w:trPr>
          <w:cnfStyle w:val="100000000000" w:firstRow="1" w:lastRow="0" w:firstColumn="0" w:lastColumn="0" w:oddVBand="0" w:evenVBand="0" w:oddHBand="0" w:evenHBand="0" w:firstRowFirstColumn="0" w:firstRowLastColumn="0" w:lastRowFirstColumn="0" w:lastRowLastColumn="0"/>
          <w:trHeight w:val="759"/>
          <w:ins w:id="1025" w:author="Soler Martin, Carlos" w:date="2022-06-19T13:32:00Z"/>
        </w:trPr>
        <w:tc>
          <w:tcPr>
            <w:cnfStyle w:val="001000000100" w:firstRow="0" w:lastRow="0" w:firstColumn="1" w:lastColumn="0" w:oddVBand="0" w:evenVBand="0" w:oddHBand="0" w:evenHBand="0" w:firstRowFirstColumn="1" w:firstRowLastColumn="0" w:lastRowFirstColumn="0" w:lastRowLastColumn="0"/>
            <w:tcW w:w="1566" w:type="dxa"/>
          </w:tcPr>
          <w:p w14:paraId="2D4C763A" w14:textId="77777777" w:rsidR="000F01E8" w:rsidRDefault="000F01E8" w:rsidP="00B94B9F">
            <w:pPr>
              <w:rPr>
                <w:ins w:id="1026" w:author="Soler Martin, Carlos" w:date="2022-06-19T13:32:00Z"/>
              </w:rPr>
            </w:pPr>
            <w:ins w:id="1027" w:author="Soler Martin, Carlos" w:date="2022-06-19T13:32:00Z">
              <w:r>
                <w:t>Método</w:t>
              </w:r>
            </w:ins>
          </w:p>
        </w:tc>
        <w:tc>
          <w:tcPr>
            <w:tcW w:w="1566" w:type="dxa"/>
          </w:tcPr>
          <w:p w14:paraId="6960483E" w14:textId="77777777" w:rsidR="000F01E8" w:rsidRDefault="000F01E8" w:rsidP="00B94B9F">
            <w:pPr>
              <w:cnfStyle w:val="100000000000" w:firstRow="1" w:lastRow="0" w:firstColumn="0" w:lastColumn="0" w:oddVBand="0" w:evenVBand="0" w:oddHBand="0" w:evenHBand="0" w:firstRowFirstColumn="0" w:firstRowLastColumn="0" w:lastRowFirstColumn="0" w:lastRowLastColumn="0"/>
              <w:rPr>
                <w:ins w:id="1028" w:author="Soler Martin, Carlos" w:date="2022-06-19T13:32:00Z"/>
              </w:rPr>
            </w:pPr>
            <w:ins w:id="1029" w:author="Soler Martin, Carlos" w:date="2022-06-19T13:32:00Z">
              <w:r>
                <w:t>URI</w:t>
              </w:r>
            </w:ins>
          </w:p>
        </w:tc>
        <w:tc>
          <w:tcPr>
            <w:tcW w:w="1566" w:type="dxa"/>
          </w:tcPr>
          <w:p w14:paraId="2DC053B5" w14:textId="77777777" w:rsidR="000F01E8" w:rsidRDefault="000F01E8" w:rsidP="00B94B9F">
            <w:pPr>
              <w:cnfStyle w:val="100000000000" w:firstRow="1" w:lastRow="0" w:firstColumn="0" w:lastColumn="0" w:oddVBand="0" w:evenVBand="0" w:oddHBand="0" w:evenHBand="0" w:firstRowFirstColumn="0" w:firstRowLastColumn="0" w:lastRowFirstColumn="0" w:lastRowLastColumn="0"/>
              <w:rPr>
                <w:ins w:id="1030" w:author="Soler Martin, Carlos" w:date="2022-06-19T13:32:00Z"/>
              </w:rPr>
            </w:pPr>
            <w:ins w:id="1031" w:author="Soler Martin, Carlos" w:date="2022-06-19T13:32:00Z">
              <w:r>
                <w:t>Utilidad</w:t>
              </w:r>
            </w:ins>
          </w:p>
        </w:tc>
        <w:tc>
          <w:tcPr>
            <w:tcW w:w="1398" w:type="dxa"/>
          </w:tcPr>
          <w:p w14:paraId="465810C8" w14:textId="77777777" w:rsidR="000F01E8" w:rsidRDefault="000F01E8" w:rsidP="00B94B9F">
            <w:pPr>
              <w:cnfStyle w:val="100000000000" w:firstRow="1" w:lastRow="0" w:firstColumn="0" w:lastColumn="0" w:oddVBand="0" w:evenVBand="0" w:oddHBand="0" w:evenHBand="0" w:firstRowFirstColumn="0" w:firstRowLastColumn="0" w:lastRowFirstColumn="0" w:lastRowLastColumn="0"/>
              <w:rPr>
                <w:ins w:id="1032" w:author="Soler Martin, Carlos" w:date="2022-06-19T13:32:00Z"/>
              </w:rPr>
            </w:pPr>
            <w:ins w:id="1033" w:author="Soler Martin, Carlos" w:date="2022-06-19T13:32:00Z">
              <w:r>
                <w:t>Semántica</w:t>
              </w:r>
            </w:ins>
          </w:p>
        </w:tc>
        <w:tc>
          <w:tcPr>
            <w:tcW w:w="1559" w:type="dxa"/>
          </w:tcPr>
          <w:p w14:paraId="3B88B42E" w14:textId="77777777" w:rsidR="000F01E8" w:rsidRDefault="000F01E8" w:rsidP="00B94B9F">
            <w:pPr>
              <w:cnfStyle w:val="100000000000" w:firstRow="1" w:lastRow="0" w:firstColumn="0" w:lastColumn="0" w:oddVBand="0" w:evenVBand="0" w:oddHBand="0" w:evenHBand="0" w:firstRowFirstColumn="0" w:firstRowLastColumn="0" w:lastRowFirstColumn="0" w:lastRowLastColumn="0"/>
              <w:rPr>
                <w:ins w:id="1034" w:author="Soler Martin, Carlos" w:date="2022-06-19T13:32:00Z"/>
              </w:rPr>
            </w:pPr>
            <w:ins w:id="1035" w:author="Soler Martin, Carlos" w:date="2022-06-19T13:32:00Z">
              <w:r>
                <w:t>Cuerpo Solicitud</w:t>
              </w:r>
            </w:ins>
          </w:p>
        </w:tc>
        <w:tc>
          <w:tcPr>
            <w:tcW w:w="1744" w:type="dxa"/>
          </w:tcPr>
          <w:p w14:paraId="0675154B" w14:textId="77777777" w:rsidR="000F01E8" w:rsidRDefault="000F01E8" w:rsidP="00B94B9F">
            <w:pPr>
              <w:jc w:val="left"/>
              <w:cnfStyle w:val="100000000000" w:firstRow="1" w:lastRow="0" w:firstColumn="0" w:lastColumn="0" w:oddVBand="0" w:evenVBand="0" w:oddHBand="0" w:evenHBand="0" w:firstRowFirstColumn="0" w:firstRowLastColumn="0" w:lastRowFirstColumn="0" w:lastRowLastColumn="0"/>
              <w:rPr>
                <w:ins w:id="1036" w:author="Soler Martin, Carlos" w:date="2022-06-19T13:32:00Z"/>
              </w:rPr>
            </w:pPr>
            <w:ins w:id="1037" w:author="Soler Martin, Carlos" w:date="2022-06-19T13:32:00Z">
              <w:r>
                <w:t>Códigos de respuesta</w:t>
              </w:r>
            </w:ins>
          </w:p>
        </w:tc>
      </w:tr>
      <w:tr w:rsidR="000F01E8" w14:paraId="64E8A087" w14:textId="77777777" w:rsidTr="00B94B9F">
        <w:trPr>
          <w:cnfStyle w:val="000000100000" w:firstRow="0" w:lastRow="0" w:firstColumn="0" w:lastColumn="0" w:oddVBand="0" w:evenVBand="0" w:oddHBand="1" w:evenHBand="0" w:firstRowFirstColumn="0" w:firstRowLastColumn="0" w:lastRowFirstColumn="0" w:lastRowLastColumn="0"/>
          <w:trHeight w:val="759"/>
          <w:ins w:id="1038" w:author="Soler Martin, Carlos" w:date="2022-06-19T13:32:00Z"/>
        </w:trPr>
        <w:tc>
          <w:tcPr>
            <w:cnfStyle w:val="001000000000" w:firstRow="0" w:lastRow="0" w:firstColumn="1" w:lastColumn="0" w:oddVBand="0" w:evenVBand="0" w:oddHBand="0" w:evenHBand="0" w:firstRowFirstColumn="0" w:firstRowLastColumn="0" w:lastRowFirstColumn="0" w:lastRowLastColumn="0"/>
            <w:tcW w:w="1566" w:type="dxa"/>
          </w:tcPr>
          <w:p w14:paraId="2BD28FEF" w14:textId="77777777" w:rsidR="000F01E8" w:rsidRPr="0071131E" w:rsidRDefault="000F01E8" w:rsidP="00B94B9F">
            <w:pPr>
              <w:rPr>
                <w:ins w:id="1039" w:author="Soler Martin, Carlos" w:date="2022-06-19T13:32:00Z"/>
              </w:rPr>
            </w:pPr>
            <w:ins w:id="1040" w:author="Soler Martin, Carlos" w:date="2022-06-19T13:32:00Z">
              <w:r>
                <w:lastRenderedPageBreak/>
                <w:t>POST</w:t>
              </w:r>
            </w:ins>
          </w:p>
        </w:tc>
        <w:tc>
          <w:tcPr>
            <w:tcW w:w="1566" w:type="dxa"/>
          </w:tcPr>
          <w:p w14:paraId="47E89C77" w14:textId="77777777" w:rsidR="000F01E8" w:rsidRDefault="000F01E8" w:rsidP="00B94B9F">
            <w:pPr>
              <w:cnfStyle w:val="000000100000" w:firstRow="0" w:lastRow="0" w:firstColumn="0" w:lastColumn="0" w:oddVBand="0" w:evenVBand="0" w:oddHBand="1" w:evenHBand="0" w:firstRowFirstColumn="0" w:firstRowLastColumn="0" w:lastRowFirstColumn="0" w:lastRowLastColumn="0"/>
              <w:rPr>
                <w:ins w:id="1041" w:author="Soler Martin, Carlos" w:date="2022-06-19T13:32:00Z"/>
              </w:rPr>
            </w:pPr>
            <w:ins w:id="1042" w:author="Soler Martin, Carlos" w:date="2022-06-19T13:32:00Z">
              <w:r>
                <w:t>-</w:t>
              </w:r>
            </w:ins>
          </w:p>
        </w:tc>
        <w:tc>
          <w:tcPr>
            <w:tcW w:w="1566" w:type="dxa"/>
          </w:tcPr>
          <w:p w14:paraId="41C75680" w14:textId="77777777" w:rsidR="000F01E8" w:rsidRDefault="000F01E8" w:rsidP="00B94B9F">
            <w:pPr>
              <w:jc w:val="left"/>
              <w:cnfStyle w:val="000000100000" w:firstRow="0" w:lastRow="0" w:firstColumn="0" w:lastColumn="0" w:oddVBand="0" w:evenVBand="0" w:oddHBand="1" w:evenHBand="0" w:firstRowFirstColumn="0" w:firstRowLastColumn="0" w:lastRowFirstColumn="0" w:lastRowLastColumn="0"/>
              <w:rPr>
                <w:ins w:id="1043" w:author="Soler Martin, Carlos" w:date="2022-06-19T13:32:00Z"/>
              </w:rPr>
            </w:pPr>
            <w:ins w:id="1044" w:author="Soler Martin, Carlos" w:date="2022-06-19T13:32:00Z">
              <w:r>
                <w:t>-</w:t>
              </w:r>
            </w:ins>
          </w:p>
        </w:tc>
        <w:tc>
          <w:tcPr>
            <w:tcW w:w="1398" w:type="dxa"/>
          </w:tcPr>
          <w:p w14:paraId="174E3B1A" w14:textId="77777777" w:rsidR="000F01E8" w:rsidRDefault="000F01E8" w:rsidP="00B94B9F">
            <w:pPr>
              <w:cnfStyle w:val="000000100000" w:firstRow="0" w:lastRow="0" w:firstColumn="0" w:lastColumn="0" w:oddVBand="0" w:evenVBand="0" w:oddHBand="1" w:evenHBand="0" w:firstRowFirstColumn="0" w:firstRowLastColumn="0" w:lastRowFirstColumn="0" w:lastRowLastColumn="0"/>
              <w:rPr>
                <w:ins w:id="1045" w:author="Soler Martin, Carlos" w:date="2022-06-19T13:32:00Z"/>
              </w:rPr>
            </w:pPr>
            <w:ins w:id="1046" w:author="Soler Martin, Carlos" w:date="2022-06-19T13:32:00Z">
              <w:r>
                <w:t>-</w:t>
              </w:r>
            </w:ins>
          </w:p>
        </w:tc>
        <w:tc>
          <w:tcPr>
            <w:tcW w:w="1559" w:type="dxa"/>
          </w:tcPr>
          <w:p w14:paraId="2F3E1CAD" w14:textId="77777777" w:rsidR="000F01E8" w:rsidRDefault="000F01E8" w:rsidP="00B94B9F">
            <w:pPr>
              <w:jc w:val="left"/>
              <w:cnfStyle w:val="000000100000" w:firstRow="0" w:lastRow="0" w:firstColumn="0" w:lastColumn="0" w:oddVBand="0" w:evenVBand="0" w:oddHBand="1" w:evenHBand="0" w:firstRowFirstColumn="0" w:firstRowLastColumn="0" w:lastRowFirstColumn="0" w:lastRowLastColumn="0"/>
              <w:rPr>
                <w:ins w:id="1047" w:author="Soler Martin, Carlos" w:date="2022-06-19T13:32:00Z"/>
              </w:rPr>
            </w:pPr>
            <w:ins w:id="1048" w:author="Soler Martin, Carlos" w:date="2022-06-19T13:32:00Z">
              <w:r>
                <w:t>-</w:t>
              </w:r>
            </w:ins>
          </w:p>
        </w:tc>
        <w:tc>
          <w:tcPr>
            <w:tcW w:w="1744" w:type="dxa"/>
          </w:tcPr>
          <w:p w14:paraId="7CDEF694" w14:textId="77777777" w:rsidR="000F01E8" w:rsidRDefault="000F01E8" w:rsidP="00B94B9F">
            <w:pPr>
              <w:jc w:val="left"/>
              <w:cnfStyle w:val="000000100000" w:firstRow="0" w:lastRow="0" w:firstColumn="0" w:lastColumn="0" w:oddVBand="0" w:evenVBand="0" w:oddHBand="1" w:evenHBand="0" w:firstRowFirstColumn="0" w:firstRowLastColumn="0" w:lastRowFirstColumn="0" w:lastRowLastColumn="0"/>
              <w:rPr>
                <w:ins w:id="1049" w:author="Soler Martin, Carlos" w:date="2022-06-19T13:32:00Z"/>
              </w:rPr>
            </w:pPr>
            <w:ins w:id="1050" w:author="Soler Martin, Carlos" w:date="2022-06-19T13:32:00Z">
              <w:r>
                <w:t>-</w:t>
              </w:r>
            </w:ins>
          </w:p>
        </w:tc>
      </w:tr>
      <w:tr w:rsidR="000F01E8" w:rsidRPr="006846A8" w14:paraId="2BA5143D" w14:textId="77777777" w:rsidTr="00B94B9F">
        <w:trPr>
          <w:trHeight w:val="759"/>
          <w:ins w:id="1051" w:author="Soler Martin, Carlos" w:date="2022-06-19T13:32:00Z"/>
        </w:trPr>
        <w:tc>
          <w:tcPr>
            <w:cnfStyle w:val="001000000000" w:firstRow="0" w:lastRow="0" w:firstColumn="1" w:lastColumn="0" w:oddVBand="0" w:evenVBand="0" w:oddHBand="0" w:evenHBand="0" w:firstRowFirstColumn="0" w:firstRowLastColumn="0" w:lastRowFirstColumn="0" w:lastRowLastColumn="0"/>
            <w:tcW w:w="1566" w:type="dxa"/>
          </w:tcPr>
          <w:p w14:paraId="61AA8B86" w14:textId="77777777" w:rsidR="000F01E8" w:rsidRPr="0071131E" w:rsidRDefault="000F01E8" w:rsidP="00B94B9F">
            <w:pPr>
              <w:rPr>
                <w:ins w:id="1052" w:author="Soler Martin, Carlos" w:date="2022-06-19T13:32:00Z"/>
              </w:rPr>
            </w:pPr>
            <w:ins w:id="1053" w:author="Soler Martin, Carlos" w:date="2022-06-19T13:32:00Z">
              <w:r>
                <w:t>GET</w:t>
              </w:r>
            </w:ins>
          </w:p>
        </w:tc>
        <w:tc>
          <w:tcPr>
            <w:tcW w:w="1566" w:type="dxa"/>
          </w:tcPr>
          <w:p w14:paraId="66B78352" w14:textId="4013E5F5" w:rsidR="000F01E8" w:rsidRDefault="000F01E8" w:rsidP="00B94B9F">
            <w:pPr>
              <w:cnfStyle w:val="000000000000" w:firstRow="0" w:lastRow="0" w:firstColumn="0" w:lastColumn="0" w:oddVBand="0" w:evenVBand="0" w:oddHBand="0" w:evenHBand="0" w:firstRowFirstColumn="0" w:firstRowLastColumn="0" w:lastRowFirstColumn="0" w:lastRowLastColumn="0"/>
              <w:rPr>
                <w:ins w:id="1054" w:author="Soler Martin, Carlos" w:date="2022-06-19T13:32:00Z"/>
              </w:rPr>
            </w:pPr>
            <w:ins w:id="1055" w:author="Soler Martin, Carlos" w:date="2022-06-19T13:32:00Z">
              <w:r>
                <w:t>/empresas/id</w:t>
              </w:r>
            </w:ins>
          </w:p>
        </w:tc>
        <w:tc>
          <w:tcPr>
            <w:tcW w:w="1566" w:type="dxa"/>
          </w:tcPr>
          <w:p w14:paraId="2935D35B" w14:textId="18EF84E9" w:rsidR="000F01E8" w:rsidRDefault="000F01E8" w:rsidP="00B94B9F">
            <w:pPr>
              <w:jc w:val="left"/>
              <w:cnfStyle w:val="000000000000" w:firstRow="0" w:lastRow="0" w:firstColumn="0" w:lastColumn="0" w:oddVBand="0" w:evenVBand="0" w:oddHBand="0" w:evenHBand="0" w:firstRowFirstColumn="0" w:firstRowLastColumn="0" w:lastRowFirstColumn="0" w:lastRowLastColumn="0"/>
              <w:rPr>
                <w:ins w:id="1056" w:author="Soler Martin, Carlos" w:date="2022-06-19T13:32:00Z"/>
              </w:rPr>
            </w:pPr>
            <w:ins w:id="1057" w:author="Soler Martin, Carlos" w:date="2022-06-19T13:32:00Z">
              <w:r>
                <w:t xml:space="preserve">Se obtiene todos los </w:t>
              </w:r>
              <w:r>
                <w:lastRenderedPageBreak/>
                <w:t>atributos de un</w:t>
              </w:r>
            </w:ins>
            <w:ins w:id="1058" w:author="Soler Martin, Carlos" w:date="2022-06-19T13:33:00Z">
              <w:r>
                <w:t>a</w:t>
              </w:r>
            </w:ins>
            <w:ins w:id="1059" w:author="Soler Martin, Carlos" w:date="2022-06-19T13:32:00Z">
              <w:r>
                <w:t xml:space="preserve"> </w:t>
              </w:r>
            </w:ins>
            <w:ins w:id="1060" w:author="Soler Martin, Carlos" w:date="2022-06-19T13:33:00Z">
              <w:r>
                <w:t>empresa</w:t>
              </w:r>
            </w:ins>
            <w:ins w:id="1061" w:author="Soler Martin, Carlos" w:date="2022-06-19T13:32:00Z">
              <w:r>
                <w:t xml:space="preserve"> por su id</w:t>
              </w:r>
            </w:ins>
          </w:p>
        </w:tc>
        <w:tc>
          <w:tcPr>
            <w:tcW w:w="1398" w:type="dxa"/>
          </w:tcPr>
          <w:p w14:paraId="10FA197C" w14:textId="77777777" w:rsidR="000F01E8" w:rsidRDefault="000F01E8" w:rsidP="00B94B9F">
            <w:pPr>
              <w:cnfStyle w:val="000000000000" w:firstRow="0" w:lastRow="0" w:firstColumn="0" w:lastColumn="0" w:oddVBand="0" w:evenVBand="0" w:oddHBand="0" w:evenHBand="0" w:firstRowFirstColumn="0" w:firstRowLastColumn="0" w:lastRowFirstColumn="0" w:lastRowLastColumn="0"/>
              <w:rPr>
                <w:ins w:id="1062" w:author="Soler Martin, Carlos" w:date="2022-06-19T13:32:00Z"/>
              </w:rPr>
            </w:pPr>
            <w:ins w:id="1063" w:author="Soler Martin, Carlos" w:date="2022-06-19T13:32:00Z">
              <w:r>
                <w:lastRenderedPageBreak/>
                <w:t>JSON</w:t>
              </w:r>
            </w:ins>
          </w:p>
        </w:tc>
        <w:tc>
          <w:tcPr>
            <w:tcW w:w="1559" w:type="dxa"/>
          </w:tcPr>
          <w:p w14:paraId="65B07233" w14:textId="77777777" w:rsidR="000F01E8" w:rsidRDefault="000F01E8" w:rsidP="00B94B9F">
            <w:pPr>
              <w:cnfStyle w:val="000000000000" w:firstRow="0" w:lastRow="0" w:firstColumn="0" w:lastColumn="0" w:oddVBand="0" w:evenVBand="0" w:oddHBand="0" w:evenHBand="0" w:firstRowFirstColumn="0" w:firstRowLastColumn="0" w:lastRowFirstColumn="0" w:lastRowLastColumn="0"/>
              <w:rPr>
                <w:ins w:id="1064" w:author="Soler Martin, Carlos" w:date="2022-06-19T13:32:00Z"/>
              </w:rPr>
            </w:pPr>
          </w:p>
        </w:tc>
        <w:tc>
          <w:tcPr>
            <w:tcW w:w="1744" w:type="dxa"/>
          </w:tcPr>
          <w:p w14:paraId="3D1A0BA8" w14:textId="77777777" w:rsidR="000F01E8" w:rsidRPr="00B94B9F" w:rsidRDefault="000F01E8" w:rsidP="00B94B9F">
            <w:pPr>
              <w:cnfStyle w:val="000000000000" w:firstRow="0" w:lastRow="0" w:firstColumn="0" w:lastColumn="0" w:oddVBand="0" w:evenVBand="0" w:oddHBand="0" w:evenHBand="0" w:firstRowFirstColumn="0" w:firstRowLastColumn="0" w:lastRowFirstColumn="0" w:lastRowLastColumn="0"/>
              <w:rPr>
                <w:ins w:id="1065" w:author="Soler Martin, Carlos" w:date="2022-06-19T13:32:00Z"/>
                <w:lang w:val="en-US"/>
              </w:rPr>
            </w:pPr>
            <w:ins w:id="1066" w:author="Soler Martin, Carlos" w:date="2022-06-19T13:32:00Z">
              <w:r w:rsidRPr="00B94B9F">
                <w:rPr>
                  <w:lang w:val="en-US"/>
                </w:rPr>
                <w:t>200 – OK</w:t>
              </w:r>
            </w:ins>
          </w:p>
          <w:p w14:paraId="2B3E12E9" w14:textId="77777777" w:rsidR="000F01E8" w:rsidRPr="00B94B9F" w:rsidRDefault="000F01E8" w:rsidP="00B94B9F">
            <w:pPr>
              <w:cnfStyle w:val="000000000000" w:firstRow="0" w:lastRow="0" w:firstColumn="0" w:lastColumn="0" w:oddVBand="0" w:evenVBand="0" w:oddHBand="0" w:evenHBand="0" w:firstRowFirstColumn="0" w:firstRowLastColumn="0" w:lastRowFirstColumn="0" w:lastRowLastColumn="0"/>
              <w:rPr>
                <w:ins w:id="1067" w:author="Soler Martin, Carlos" w:date="2022-06-19T13:32:00Z"/>
                <w:lang w:val="en-US"/>
              </w:rPr>
            </w:pPr>
            <w:ins w:id="1068" w:author="Soler Martin, Carlos" w:date="2022-06-19T13:32:00Z">
              <w:r w:rsidRPr="00B94B9F">
                <w:rPr>
                  <w:lang w:val="en-US"/>
                </w:rPr>
                <w:lastRenderedPageBreak/>
                <w:t>404 – Not Found</w:t>
              </w:r>
            </w:ins>
          </w:p>
          <w:p w14:paraId="0768372F" w14:textId="77777777" w:rsidR="000F01E8" w:rsidRPr="00B94B9F" w:rsidRDefault="000F01E8" w:rsidP="00B94B9F">
            <w:pPr>
              <w:cnfStyle w:val="000000000000" w:firstRow="0" w:lastRow="0" w:firstColumn="0" w:lastColumn="0" w:oddVBand="0" w:evenVBand="0" w:oddHBand="0" w:evenHBand="0" w:firstRowFirstColumn="0" w:firstRowLastColumn="0" w:lastRowFirstColumn="0" w:lastRowLastColumn="0"/>
              <w:rPr>
                <w:ins w:id="1069" w:author="Soler Martin, Carlos" w:date="2022-06-19T13:32:00Z"/>
                <w:lang w:val="en-US"/>
              </w:rPr>
            </w:pPr>
            <w:ins w:id="1070" w:author="Soler Martin, Carlos" w:date="2022-06-19T13:32:00Z">
              <w:r w:rsidRPr="00B94B9F">
                <w:rPr>
                  <w:lang w:val="en-US"/>
                </w:rPr>
                <w:t>400 – Bad request</w:t>
              </w:r>
            </w:ins>
          </w:p>
          <w:p w14:paraId="4419C4F0" w14:textId="77777777" w:rsidR="000F01E8" w:rsidRPr="00B94B9F" w:rsidRDefault="000F01E8" w:rsidP="00B94B9F">
            <w:pPr>
              <w:cnfStyle w:val="000000000000" w:firstRow="0" w:lastRow="0" w:firstColumn="0" w:lastColumn="0" w:oddVBand="0" w:evenVBand="0" w:oddHBand="0" w:evenHBand="0" w:firstRowFirstColumn="0" w:firstRowLastColumn="0" w:lastRowFirstColumn="0" w:lastRowLastColumn="0"/>
              <w:rPr>
                <w:ins w:id="1071" w:author="Soler Martin, Carlos" w:date="2022-06-19T13:32:00Z"/>
                <w:lang w:val="en-US"/>
              </w:rPr>
            </w:pPr>
            <w:ins w:id="1072" w:author="Soler Martin, Carlos" w:date="2022-06-19T13:32:00Z">
              <w:r w:rsidRPr="00B94B9F">
                <w:rPr>
                  <w:lang w:val="en-US"/>
                </w:rPr>
                <w:t>500 – Internal Server Error</w:t>
              </w:r>
            </w:ins>
          </w:p>
        </w:tc>
      </w:tr>
      <w:tr w:rsidR="000F01E8" w14:paraId="2D65FA21" w14:textId="77777777" w:rsidTr="00B94B9F">
        <w:trPr>
          <w:cnfStyle w:val="000000100000" w:firstRow="0" w:lastRow="0" w:firstColumn="0" w:lastColumn="0" w:oddVBand="0" w:evenVBand="0" w:oddHBand="1" w:evenHBand="0" w:firstRowFirstColumn="0" w:firstRowLastColumn="0" w:lastRowFirstColumn="0" w:lastRowLastColumn="0"/>
          <w:trHeight w:val="759"/>
          <w:ins w:id="1073" w:author="Soler Martin, Carlos" w:date="2022-06-19T13:32:00Z"/>
        </w:trPr>
        <w:tc>
          <w:tcPr>
            <w:cnfStyle w:val="001000000000" w:firstRow="0" w:lastRow="0" w:firstColumn="1" w:lastColumn="0" w:oddVBand="0" w:evenVBand="0" w:oddHBand="0" w:evenHBand="0" w:firstRowFirstColumn="0" w:firstRowLastColumn="0" w:lastRowFirstColumn="0" w:lastRowLastColumn="0"/>
            <w:tcW w:w="1566" w:type="dxa"/>
          </w:tcPr>
          <w:p w14:paraId="770634F5" w14:textId="77777777" w:rsidR="000F01E8" w:rsidRDefault="000F01E8" w:rsidP="00B94B9F">
            <w:pPr>
              <w:rPr>
                <w:ins w:id="1074" w:author="Soler Martin, Carlos" w:date="2022-06-19T13:32:00Z"/>
              </w:rPr>
            </w:pPr>
            <w:ins w:id="1075" w:author="Soler Martin, Carlos" w:date="2022-06-19T13:32:00Z">
              <w:r>
                <w:lastRenderedPageBreak/>
                <w:t>PUT</w:t>
              </w:r>
            </w:ins>
          </w:p>
        </w:tc>
        <w:tc>
          <w:tcPr>
            <w:tcW w:w="1566" w:type="dxa"/>
          </w:tcPr>
          <w:p w14:paraId="442AA22D" w14:textId="6F2CD560" w:rsidR="000F01E8" w:rsidRDefault="000F01E8" w:rsidP="00B94B9F">
            <w:pPr>
              <w:cnfStyle w:val="000000100000" w:firstRow="0" w:lastRow="0" w:firstColumn="0" w:lastColumn="0" w:oddVBand="0" w:evenVBand="0" w:oddHBand="1" w:evenHBand="0" w:firstRowFirstColumn="0" w:firstRowLastColumn="0" w:lastRowFirstColumn="0" w:lastRowLastColumn="0"/>
              <w:rPr>
                <w:ins w:id="1076" w:author="Soler Martin, Carlos" w:date="2022-06-19T13:32:00Z"/>
              </w:rPr>
            </w:pPr>
            <w:ins w:id="1077" w:author="Soler Martin, Carlos" w:date="2022-06-19T13:33:00Z">
              <w:r>
                <w:t>-</w:t>
              </w:r>
            </w:ins>
          </w:p>
        </w:tc>
        <w:tc>
          <w:tcPr>
            <w:tcW w:w="1566" w:type="dxa"/>
          </w:tcPr>
          <w:p w14:paraId="329C65E6" w14:textId="0E19F9AB" w:rsidR="000F01E8" w:rsidRDefault="000F01E8" w:rsidP="00B94B9F">
            <w:pPr>
              <w:cnfStyle w:val="000000100000" w:firstRow="0" w:lastRow="0" w:firstColumn="0" w:lastColumn="0" w:oddVBand="0" w:evenVBand="0" w:oddHBand="1" w:evenHBand="0" w:firstRowFirstColumn="0" w:firstRowLastColumn="0" w:lastRowFirstColumn="0" w:lastRowLastColumn="0"/>
              <w:rPr>
                <w:ins w:id="1078" w:author="Soler Martin, Carlos" w:date="2022-06-19T13:32:00Z"/>
              </w:rPr>
            </w:pPr>
            <w:ins w:id="1079" w:author="Soler Martin, Carlos" w:date="2022-06-19T13:33:00Z">
              <w:r>
                <w:t>-</w:t>
              </w:r>
            </w:ins>
          </w:p>
        </w:tc>
        <w:tc>
          <w:tcPr>
            <w:tcW w:w="1398" w:type="dxa"/>
          </w:tcPr>
          <w:p w14:paraId="34FE0252" w14:textId="5D6497A0" w:rsidR="000F01E8" w:rsidRDefault="000F01E8" w:rsidP="00B94B9F">
            <w:pPr>
              <w:cnfStyle w:val="000000100000" w:firstRow="0" w:lastRow="0" w:firstColumn="0" w:lastColumn="0" w:oddVBand="0" w:evenVBand="0" w:oddHBand="1" w:evenHBand="0" w:firstRowFirstColumn="0" w:firstRowLastColumn="0" w:lastRowFirstColumn="0" w:lastRowLastColumn="0"/>
              <w:rPr>
                <w:ins w:id="1080" w:author="Soler Martin, Carlos" w:date="2022-06-19T13:32:00Z"/>
              </w:rPr>
            </w:pPr>
            <w:ins w:id="1081" w:author="Soler Martin, Carlos" w:date="2022-06-19T13:33:00Z">
              <w:r>
                <w:t>-</w:t>
              </w:r>
            </w:ins>
          </w:p>
        </w:tc>
        <w:tc>
          <w:tcPr>
            <w:tcW w:w="1559" w:type="dxa"/>
          </w:tcPr>
          <w:p w14:paraId="02F4DF60" w14:textId="63F9B44D" w:rsidR="000F01E8" w:rsidRDefault="000F01E8" w:rsidP="00B94B9F">
            <w:pPr>
              <w:cnfStyle w:val="000000100000" w:firstRow="0" w:lastRow="0" w:firstColumn="0" w:lastColumn="0" w:oddVBand="0" w:evenVBand="0" w:oddHBand="1" w:evenHBand="0" w:firstRowFirstColumn="0" w:firstRowLastColumn="0" w:lastRowFirstColumn="0" w:lastRowLastColumn="0"/>
              <w:rPr>
                <w:ins w:id="1082" w:author="Soler Martin, Carlos" w:date="2022-06-19T13:32:00Z"/>
              </w:rPr>
            </w:pPr>
            <w:ins w:id="1083" w:author="Soler Martin, Carlos" w:date="2022-06-19T13:33:00Z">
              <w:r>
                <w:t>-</w:t>
              </w:r>
            </w:ins>
          </w:p>
        </w:tc>
        <w:tc>
          <w:tcPr>
            <w:tcW w:w="1744" w:type="dxa"/>
          </w:tcPr>
          <w:p w14:paraId="7386159A" w14:textId="4D844D26" w:rsidR="000F01E8" w:rsidRPr="00B94B9F" w:rsidRDefault="000F01E8" w:rsidP="00B94B9F">
            <w:pPr>
              <w:cnfStyle w:val="000000100000" w:firstRow="0" w:lastRow="0" w:firstColumn="0" w:lastColumn="0" w:oddVBand="0" w:evenVBand="0" w:oddHBand="1" w:evenHBand="0" w:firstRowFirstColumn="0" w:firstRowLastColumn="0" w:lastRowFirstColumn="0" w:lastRowLastColumn="0"/>
              <w:rPr>
                <w:ins w:id="1084" w:author="Soler Martin, Carlos" w:date="2022-06-19T13:32:00Z"/>
                <w:lang w:val="en-US"/>
              </w:rPr>
            </w:pPr>
            <w:ins w:id="1085" w:author="Soler Martin, Carlos" w:date="2022-06-19T13:33:00Z">
              <w:r>
                <w:t>405 – Method not Allowed</w:t>
              </w:r>
            </w:ins>
          </w:p>
          <w:p w14:paraId="79F7AAF2" w14:textId="77777777" w:rsidR="000F01E8" w:rsidRDefault="000F01E8" w:rsidP="00B94B9F">
            <w:pPr>
              <w:cnfStyle w:val="000000100000" w:firstRow="0" w:lastRow="0" w:firstColumn="0" w:lastColumn="0" w:oddVBand="0" w:evenVBand="0" w:oddHBand="1" w:evenHBand="0" w:firstRowFirstColumn="0" w:firstRowLastColumn="0" w:lastRowFirstColumn="0" w:lastRowLastColumn="0"/>
              <w:rPr>
                <w:ins w:id="1086" w:author="Soler Martin, Carlos" w:date="2022-06-19T13:32:00Z"/>
              </w:rPr>
            </w:pPr>
          </w:p>
        </w:tc>
      </w:tr>
      <w:tr w:rsidR="000F01E8" w14:paraId="7D7A9C52" w14:textId="77777777" w:rsidTr="00B94B9F">
        <w:trPr>
          <w:trHeight w:val="759"/>
          <w:ins w:id="1087" w:author="Soler Martin, Carlos" w:date="2022-06-19T13:32:00Z"/>
        </w:trPr>
        <w:tc>
          <w:tcPr>
            <w:cnfStyle w:val="001000000000" w:firstRow="0" w:lastRow="0" w:firstColumn="1" w:lastColumn="0" w:oddVBand="0" w:evenVBand="0" w:oddHBand="0" w:evenHBand="0" w:firstRowFirstColumn="0" w:firstRowLastColumn="0" w:lastRowFirstColumn="0" w:lastRowLastColumn="0"/>
            <w:tcW w:w="1566" w:type="dxa"/>
          </w:tcPr>
          <w:p w14:paraId="3C399357" w14:textId="77777777" w:rsidR="000F01E8" w:rsidRDefault="000F01E8" w:rsidP="00B94B9F">
            <w:pPr>
              <w:rPr>
                <w:ins w:id="1088" w:author="Soler Martin, Carlos" w:date="2022-06-19T13:32:00Z"/>
              </w:rPr>
            </w:pPr>
            <w:ins w:id="1089" w:author="Soler Martin, Carlos" w:date="2022-06-19T13:32:00Z">
              <w:r>
                <w:t>DELETE</w:t>
              </w:r>
            </w:ins>
          </w:p>
        </w:tc>
        <w:tc>
          <w:tcPr>
            <w:tcW w:w="1566" w:type="dxa"/>
          </w:tcPr>
          <w:p w14:paraId="07D631CC" w14:textId="77777777" w:rsidR="000F01E8" w:rsidRDefault="000F01E8" w:rsidP="00B94B9F">
            <w:pPr>
              <w:cnfStyle w:val="000000000000" w:firstRow="0" w:lastRow="0" w:firstColumn="0" w:lastColumn="0" w:oddVBand="0" w:evenVBand="0" w:oddHBand="0" w:evenHBand="0" w:firstRowFirstColumn="0" w:firstRowLastColumn="0" w:lastRowFirstColumn="0" w:lastRowLastColumn="0"/>
              <w:rPr>
                <w:ins w:id="1090" w:author="Soler Martin, Carlos" w:date="2022-06-19T13:32:00Z"/>
              </w:rPr>
            </w:pPr>
            <w:ins w:id="1091" w:author="Soler Martin, Carlos" w:date="2022-06-19T13:32:00Z">
              <w:r>
                <w:t>-</w:t>
              </w:r>
            </w:ins>
          </w:p>
        </w:tc>
        <w:tc>
          <w:tcPr>
            <w:tcW w:w="1566" w:type="dxa"/>
          </w:tcPr>
          <w:p w14:paraId="3F4113A2" w14:textId="77777777" w:rsidR="000F01E8" w:rsidRDefault="000F01E8" w:rsidP="00B94B9F">
            <w:pPr>
              <w:cnfStyle w:val="000000000000" w:firstRow="0" w:lastRow="0" w:firstColumn="0" w:lastColumn="0" w:oddVBand="0" w:evenVBand="0" w:oddHBand="0" w:evenHBand="0" w:firstRowFirstColumn="0" w:firstRowLastColumn="0" w:lastRowFirstColumn="0" w:lastRowLastColumn="0"/>
              <w:rPr>
                <w:ins w:id="1092" w:author="Soler Martin, Carlos" w:date="2022-06-19T13:32:00Z"/>
              </w:rPr>
            </w:pPr>
            <w:ins w:id="1093" w:author="Soler Martin, Carlos" w:date="2022-06-19T13:32:00Z">
              <w:r>
                <w:t>-</w:t>
              </w:r>
            </w:ins>
          </w:p>
        </w:tc>
        <w:tc>
          <w:tcPr>
            <w:tcW w:w="1398" w:type="dxa"/>
          </w:tcPr>
          <w:p w14:paraId="3E9B145B" w14:textId="77777777" w:rsidR="000F01E8" w:rsidRDefault="000F01E8" w:rsidP="00B94B9F">
            <w:pPr>
              <w:cnfStyle w:val="000000000000" w:firstRow="0" w:lastRow="0" w:firstColumn="0" w:lastColumn="0" w:oddVBand="0" w:evenVBand="0" w:oddHBand="0" w:evenHBand="0" w:firstRowFirstColumn="0" w:firstRowLastColumn="0" w:lastRowFirstColumn="0" w:lastRowLastColumn="0"/>
              <w:rPr>
                <w:ins w:id="1094" w:author="Soler Martin, Carlos" w:date="2022-06-19T13:32:00Z"/>
              </w:rPr>
            </w:pPr>
            <w:ins w:id="1095" w:author="Soler Martin, Carlos" w:date="2022-06-19T13:32:00Z">
              <w:r>
                <w:t>-</w:t>
              </w:r>
            </w:ins>
          </w:p>
        </w:tc>
        <w:tc>
          <w:tcPr>
            <w:tcW w:w="1559" w:type="dxa"/>
          </w:tcPr>
          <w:p w14:paraId="5E68AD1D" w14:textId="77777777" w:rsidR="000F01E8" w:rsidRDefault="000F01E8" w:rsidP="00B94B9F">
            <w:pPr>
              <w:cnfStyle w:val="000000000000" w:firstRow="0" w:lastRow="0" w:firstColumn="0" w:lastColumn="0" w:oddVBand="0" w:evenVBand="0" w:oddHBand="0" w:evenHBand="0" w:firstRowFirstColumn="0" w:firstRowLastColumn="0" w:lastRowFirstColumn="0" w:lastRowLastColumn="0"/>
              <w:rPr>
                <w:ins w:id="1096" w:author="Soler Martin, Carlos" w:date="2022-06-19T13:32:00Z"/>
              </w:rPr>
            </w:pPr>
            <w:ins w:id="1097" w:author="Soler Martin, Carlos" w:date="2022-06-19T13:32:00Z">
              <w:r>
                <w:t>-</w:t>
              </w:r>
            </w:ins>
          </w:p>
        </w:tc>
        <w:tc>
          <w:tcPr>
            <w:tcW w:w="1744" w:type="dxa"/>
          </w:tcPr>
          <w:p w14:paraId="70C62B5E" w14:textId="77777777" w:rsidR="000F01E8" w:rsidRDefault="000F01E8" w:rsidP="00B94B9F">
            <w:pPr>
              <w:cnfStyle w:val="000000000000" w:firstRow="0" w:lastRow="0" w:firstColumn="0" w:lastColumn="0" w:oddVBand="0" w:evenVBand="0" w:oddHBand="0" w:evenHBand="0" w:firstRowFirstColumn="0" w:firstRowLastColumn="0" w:lastRowFirstColumn="0" w:lastRowLastColumn="0"/>
              <w:rPr>
                <w:ins w:id="1098" w:author="Soler Martin, Carlos" w:date="2022-06-19T13:32:00Z"/>
              </w:rPr>
            </w:pPr>
            <w:ins w:id="1099" w:author="Soler Martin, Carlos" w:date="2022-06-19T13:32:00Z">
              <w:r>
                <w:t>405 – Method not Allowed</w:t>
              </w:r>
            </w:ins>
          </w:p>
        </w:tc>
      </w:tr>
      <w:tr w:rsidR="000F01E8" w14:paraId="427F040E" w14:textId="77777777" w:rsidTr="00B94B9F">
        <w:trPr>
          <w:cnfStyle w:val="000000100000" w:firstRow="0" w:lastRow="0" w:firstColumn="0" w:lastColumn="0" w:oddVBand="0" w:evenVBand="0" w:oddHBand="1" w:evenHBand="0" w:firstRowFirstColumn="0" w:firstRowLastColumn="0" w:lastRowFirstColumn="0" w:lastRowLastColumn="0"/>
          <w:trHeight w:val="759"/>
          <w:ins w:id="1100" w:author="Soler Martin, Carlos" w:date="2022-06-19T13:32:00Z"/>
        </w:trPr>
        <w:tc>
          <w:tcPr>
            <w:cnfStyle w:val="001000000000" w:firstRow="0" w:lastRow="0" w:firstColumn="1" w:lastColumn="0" w:oddVBand="0" w:evenVBand="0" w:oddHBand="0" w:evenHBand="0" w:firstRowFirstColumn="0" w:firstRowLastColumn="0" w:lastRowFirstColumn="0" w:lastRowLastColumn="0"/>
            <w:tcW w:w="1566" w:type="dxa"/>
          </w:tcPr>
          <w:p w14:paraId="63CBFAA3" w14:textId="77777777" w:rsidR="000F01E8" w:rsidRDefault="000F01E8" w:rsidP="00B94B9F">
            <w:pPr>
              <w:rPr>
                <w:ins w:id="1101" w:author="Soler Martin, Carlos" w:date="2022-06-19T13:32:00Z"/>
              </w:rPr>
            </w:pPr>
            <w:ins w:id="1102" w:author="Soler Martin, Carlos" w:date="2022-06-19T13:32:00Z">
              <w:r>
                <w:t>PATCH</w:t>
              </w:r>
            </w:ins>
          </w:p>
        </w:tc>
        <w:tc>
          <w:tcPr>
            <w:tcW w:w="1566" w:type="dxa"/>
          </w:tcPr>
          <w:p w14:paraId="235B1B01" w14:textId="77777777" w:rsidR="000F01E8" w:rsidRDefault="000F01E8" w:rsidP="00B94B9F">
            <w:pPr>
              <w:cnfStyle w:val="000000100000" w:firstRow="0" w:lastRow="0" w:firstColumn="0" w:lastColumn="0" w:oddVBand="0" w:evenVBand="0" w:oddHBand="1" w:evenHBand="0" w:firstRowFirstColumn="0" w:firstRowLastColumn="0" w:lastRowFirstColumn="0" w:lastRowLastColumn="0"/>
              <w:rPr>
                <w:ins w:id="1103" w:author="Soler Martin, Carlos" w:date="2022-06-19T13:32:00Z"/>
              </w:rPr>
            </w:pPr>
            <w:ins w:id="1104" w:author="Soler Martin, Carlos" w:date="2022-06-19T13:32:00Z">
              <w:r>
                <w:t>-</w:t>
              </w:r>
            </w:ins>
          </w:p>
        </w:tc>
        <w:tc>
          <w:tcPr>
            <w:tcW w:w="1566" w:type="dxa"/>
          </w:tcPr>
          <w:p w14:paraId="7927BC64" w14:textId="77777777" w:rsidR="000F01E8" w:rsidRDefault="000F01E8" w:rsidP="00B94B9F">
            <w:pPr>
              <w:cnfStyle w:val="000000100000" w:firstRow="0" w:lastRow="0" w:firstColumn="0" w:lastColumn="0" w:oddVBand="0" w:evenVBand="0" w:oddHBand="1" w:evenHBand="0" w:firstRowFirstColumn="0" w:firstRowLastColumn="0" w:lastRowFirstColumn="0" w:lastRowLastColumn="0"/>
              <w:rPr>
                <w:ins w:id="1105" w:author="Soler Martin, Carlos" w:date="2022-06-19T13:32:00Z"/>
              </w:rPr>
            </w:pPr>
            <w:ins w:id="1106" w:author="Soler Martin, Carlos" w:date="2022-06-19T13:32:00Z">
              <w:r>
                <w:t>-</w:t>
              </w:r>
            </w:ins>
          </w:p>
        </w:tc>
        <w:tc>
          <w:tcPr>
            <w:tcW w:w="1398" w:type="dxa"/>
          </w:tcPr>
          <w:p w14:paraId="04735007" w14:textId="77777777" w:rsidR="000F01E8" w:rsidRDefault="000F01E8" w:rsidP="00B94B9F">
            <w:pPr>
              <w:cnfStyle w:val="000000100000" w:firstRow="0" w:lastRow="0" w:firstColumn="0" w:lastColumn="0" w:oddVBand="0" w:evenVBand="0" w:oddHBand="1" w:evenHBand="0" w:firstRowFirstColumn="0" w:firstRowLastColumn="0" w:lastRowFirstColumn="0" w:lastRowLastColumn="0"/>
              <w:rPr>
                <w:ins w:id="1107" w:author="Soler Martin, Carlos" w:date="2022-06-19T13:32:00Z"/>
              </w:rPr>
            </w:pPr>
            <w:ins w:id="1108" w:author="Soler Martin, Carlos" w:date="2022-06-19T13:32:00Z">
              <w:r>
                <w:t>-</w:t>
              </w:r>
            </w:ins>
          </w:p>
        </w:tc>
        <w:tc>
          <w:tcPr>
            <w:tcW w:w="1559" w:type="dxa"/>
          </w:tcPr>
          <w:p w14:paraId="56D1CE38" w14:textId="77777777" w:rsidR="000F01E8" w:rsidRDefault="000F01E8" w:rsidP="00B94B9F">
            <w:pPr>
              <w:cnfStyle w:val="000000100000" w:firstRow="0" w:lastRow="0" w:firstColumn="0" w:lastColumn="0" w:oddVBand="0" w:evenVBand="0" w:oddHBand="1" w:evenHBand="0" w:firstRowFirstColumn="0" w:firstRowLastColumn="0" w:lastRowFirstColumn="0" w:lastRowLastColumn="0"/>
              <w:rPr>
                <w:ins w:id="1109" w:author="Soler Martin, Carlos" w:date="2022-06-19T13:32:00Z"/>
              </w:rPr>
            </w:pPr>
            <w:ins w:id="1110" w:author="Soler Martin, Carlos" w:date="2022-06-19T13:32:00Z">
              <w:r>
                <w:t>-</w:t>
              </w:r>
            </w:ins>
          </w:p>
        </w:tc>
        <w:tc>
          <w:tcPr>
            <w:tcW w:w="1744" w:type="dxa"/>
          </w:tcPr>
          <w:p w14:paraId="49E12497" w14:textId="77777777" w:rsidR="000F01E8" w:rsidRDefault="000F01E8" w:rsidP="00B94B9F">
            <w:pPr>
              <w:cnfStyle w:val="000000100000" w:firstRow="0" w:lastRow="0" w:firstColumn="0" w:lastColumn="0" w:oddVBand="0" w:evenVBand="0" w:oddHBand="1" w:evenHBand="0" w:firstRowFirstColumn="0" w:firstRowLastColumn="0" w:lastRowFirstColumn="0" w:lastRowLastColumn="0"/>
              <w:rPr>
                <w:ins w:id="1111" w:author="Soler Martin, Carlos" w:date="2022-06-19T13:32:00Z"/>
              </w:rPr>
            </w:pPr>
            <w:ins w:id="1112" w:author="Soler Martin, Carlos" w:date="2022-06-19T13:32:00Z">
              <w:r>
                <w:t>405 – Method not Allowed</w:t>
              </w:r>
            </w:ins>
          </w:p>
        </w:tc>
      </w:tr>
    </w:tbl>
    <w:p w14:paraId="53C1AED5" w14:textId="308BA80C" w:rsidR="000F01E8" w:rsidRDefault="000F01E8" w:rsidP="000F01E8">
      <w:pPr>
        <w:jc w:val="center"/>
        <w:rPr>
          <w:ins w:id="1113" w:author="Soler Martin, Carlos" w:date="2022-06-19T13:39:00Z"/>
          <w:i/>
          <w:iCs/>
        </w:rPr>
      </w:pPr>
      <w:ins w:id="1114" w:author="Soler Martin, Carlos" w:date="2022-06-19T13:32:00Z">
        <w:r>
          <w:rPr>
            <w:i/>
            <w:iCs/>
          </w:rPr>
          <w:t>Tabla 4</w:t>
        </w:r>
        <w:r w:rsidRPr="00CE5888">
          <w:rPr>
            <w:i/>
            <w:iCs/>
          </w:rPr>
          <w:t xml:space="preserve">: </w:t>
        </w:r>
        <w:r>
          <w:rPr>
            <w:i/>
            <w:iCs/>
          </w:rPr>
          <w:t>Recurso /empresas/id</w:t>
        </w:r>
      </w:ins>
    </w:p>
    <w:tbl>
      <w:tblPr>
        <w:tblStyle w:val="Tablaconcuadrcula7concolores-nfasis1"/>
        <w:tblW w:w="9399" w:type="dxa"/>
        <w:tblLook w:val="04A0" w:firstRow="1" w:lastRow="0" w:firstColumn="1" w:lastColumn="0" w:noHBand="0" w:noVBand="1"/>
      </w:tblPr>
      <w:tblGrid>
        <w:gridCol w:w="1008"/>
        <w:gridCol w:w="3119"/>
        <w:gridCol w:w="1682"/>
        <w:gridCol w:w="1254"/>
        <w:gridCol w:w="1141"/>
        <w:gridCol w:w="1195"/>
      </w:tblGrid>
      <w:tr w:rsidR="00FD561B" w14:paraId="3645899E" w14:textId="77777777" w:rsidTr="00FD561B">
        <w:trPr>
          <w:cnfStyle w:val="100000000000" w:firstRow="1" w:lastRow="0" w:firstColumn="0" w:lastColumn="0" w:oddVBand="0" w:evenVBand="0" w:oddHBand="0" w:evenHBand="0" w:firstRowFirstColumn="0" w:firstRowLastColumn="0" w:lastRowFirstColumn="0" w:lastRowLastColumn="0"/>
          <w:trHeight w:val="759"/>
          <w:ins w:id="1115" w:author="Soler Martin, Carlos" w:date="2022-06-19T13:39:00Z"/>
        </w:trPr>
        <w:tc>
          <w:tcPr>
            <w:cnfStyle w:val="001000000100" w:firstRow="0" w:lastRow="0" w:firstColumn="1" w:lastColumn="0" w:oddVBand="0" w:evenVBand="0" w:oddHBand="0" w:evenHBand="0" w:firstRowFirstColumn="1" w:firstRowLastColumn="0" w:lastRowFirstColumn="0" w:lastRowLastColumn="0"/>
            <w:tcW w:w="1008" w:type="dxa"/>
          </w:tcPr>
          <w:p w14:paraId="3B8485D3" w14:textId="77777777" w:rsidR="00FD561B" w:rsidRDefault="00FD561B" w:rsidP="00B94B9F">
            <w:pPr>
              <w:rPr>
                <w:ins w:id="1116" w:author="Soler Martin, Carlos" w:date="2022-06-19T13:39:00Z"/>
              </w:rPr>
            </w:pPr>
            <w:ins w:id="1117" w:author="Soler Martin, Carlos" w:date="2022-06-19T13:39:00Z">
              <w:r>
                <w:t>Método</w:t>
              </w:r>
            </w:ins>
          </w:p>
        </w:tc>
        <w:tc>
          <w:tcPr>
            <w:tcW w:w="3119" w:type="dxa"/>
          </w:tcPr>
          <w:p w14:paraId="660EC7EA" w14:textId="77777777" w:rsidR="00FD561B" w:rsidRDefault="00FD561B" w:rsidP="00B94B9F">
            <w:pPr>
              <w:cnfStyle w:val="100000000000" w:firstRow="1" w:lastRow="0" w:firstColumn="0" w:lastColumn="0" w:oddVBand="0" w:evenVBand="0" w:oddHBand="0" w:evenHBand="0" w:firstRowFirstColumn="0" w:firstRowLastColumn="0" w:lastRowFirstColumn="0" w:lastRowLastColumn="0"/>
              <w:rPr>
                <w:ins w:id="1118" w:author="Soler Martin, Carlos" w:date="2022-06-19T13:39:00Z"/>
              </w:rPr>
            </w:pPr>
            <w:ins w:id="1119" w:author="Soler Martin, Carlos" w:date="2022-06-19T13:39:00Z">
              <w:r>
                <w:t>URI</w:t>
              </w:r>
            </w:ins>
          </w:p>
        </w:tc>
        <w:tc>
          <w:tcPr>
            <w:tcW w:w="1682" w:type="dxa"/>
          </w:tcPr>
          <w:p w14:paraId="60185B29" w14:textId="77777777" w:rsidR="00FD561B" w:rsidRDefault="00FD561B" w:rsidP="00B94B9F">
            <w:pPr>
              <w:cnfStyle w:val="100000000000" w:firstRow="1" w:lastRow="0" w:firstColumn="0" w:lastColumn="0" w:oddVBand="0" w:evenVBand="0" w:oddHBand="0" w:evenHBand="0" w:firstRowFirstColumn="0" w:firstRowLastColumn="0" w:lastRowFirstColumn="0" w:lastRowLastColumn="0"/>
              <w:rPr>
                <w:ins w:id="1120" w:author="Soler Martin, Carlos" w:date="2022-06-19T13:39:00Z"/>
              </w:rPr>
            </w:pPr>
            <w:ins w:id="1121" w:author="Soler Martin, Carlos" w:date="2022-06-19T13:39:00Z">
              <w:r>
                <w:t>Utilidad</w:t>
              </w:r>
            </w:ins>
          </w:p>
        </w:tc>
        <w:tc>
          <w:tcPr>
            <w:tcW w:w="1254" w:type="dxa"/>
          </w:tcPr>
          <w:p w14:paraId="216E171A" w14:textId="77777777" w:rsidR="00FD561B" w:rsidRDefault="00FD561B" w:rsidP="00B94B9F">
            <w:pPr>
              <w:cnfStyle w:val="100000000000" w:firstRow="1" w:lastRow="0" w:firstColumn="0" w:lastColumn="0" w:oddVBand="0" w:evenVBand="0" w:oddHBand="0" w:evenHBand="0" w:firstRowFirstColumn="0" w:firstRowLastColumn="0" w:lastRowFirstColumn="0" w:lastRowLastColumn="0"/>
              <w:rPr>
                <w:ins w:id="1122" w:author="Soler Martin, Carlos" w:date="2022-06-19T13:39:00Z"/>
              </w:rPr>
            </w:pPr>
            <w:ins w:id="1123" w:author="Soler Martin, Carlos" w:date="2022-06-19T13:39:00Z">
              <w:r>
                <w:t>Semántica</w:t>
              </w:r>
            </w:ins>
          </w:p>
        </w:tc>
        <w:tc>
          <w:tcPr>
            <w:tcW w:w="1141" w:type="dxa"/>
          </w:tcPr>
          <w:p w14:paraId="177906CE" w14:textId="77777777" w:rsidR="00FD561B" w:rsidRDefault="00FD561B" w:rsidP="00B94B9F">
            <w:pPr>
              <w:cnfStyle w:val="100000000000" w:firstRow="1" w:lastRow="0" w:firstColumn="0" w:lastColumn="0" w:oddVBand="0" w:evenVBand="0" w:oddHBand="0" w:evenHBand="0" w:firstRowFirstColumn="0" w:firstRowLastColumn="0" w:lastRowFirstColumn="0" w:lastRowLastColumn="0"/>
              <w:rPr>
                <w:ins w:id="1124" w:author="Soler Martin, Carlos" w:date="2022-06-19T13:39:00Z"/>
              </w:rPr>
            </w:pPr>
            <w:ins w:id="1125" w:author="Soler Martin, Carlos" w:date="2022-06-19T13:39:00Z">
              <w:r>
                <w:t>Cuerpo Solicitud</w:t>
              </w:r>
            </w:ins>
          </w:p>
        </w:tc>
        <w:tc>
          <w:tcPr>
            <w:tcW w:w="1195" w:type="dxa"/>
          </w:tcPr>
          <w:p w14:paraId="1906D5D2" w14:textId="77777777" w:rsidR="00FD561B" w:rsidRDefault="00FD561B" w:rsidP="00B94B9F">
            <w:pPr>
              <w:jc w:val="left"/>
              <w:cnfStyle w:val="100000000000" w:firstRow="1" w:lastRow="0" w:firstColumn="0" w:lastColumn="0" w:oddVBand="0" w:evenVBand="0" w:oddHBand="0" w:evenHBand="0" w:firstRowFirstColumn="0" w:firstRowLastColumn="0" w:lastRowFirstColumn="0" w:lastRowLastColumn="0"/>
              <w:rPr>
                <w:ins w:id="1126" w:author="Soler Martin, Carlos" w:date="2022-06-19T13:39:00Z"/>
              </w:rPr>
            </w:pPr>
            <w:ins w:id="1127" w:author="Soler Martin, Carlos" w:date="2022-06-19T13:39:00Z">
              <w:r>
                <w:t>Códigos de respuesta</w:t>
              </w:r>
            </w:ins>
          </w:p>
        </w:tc>
      </w:tr>
      <w:tr w:rsidR="00FD561B" w14:paraId="6B73F82E" w14:textId="77777777" w:rsidTr="00FD561B">
        <w:trPr>
          <w:cnfStyle w:val="000000100000" w:firstRow="0" w:lastRow="0" w:firstColumn="0" w:lastColumn="0" w:oddVBand="0" w:evenVBand="0" w:oddHBand="1" w:evenHBand="0" w:firstRowFirstColumn="0" w:firstRowLastColumn="0" w:lastRowFirstColumn="0" w:lastRowLastColumn="0"/>
          <w:trHeight w:val="759"/>
          <w:ins w:id="1128" w:author="Soler Martin, Carlos" w:date="2022-06-19T13:39:00Z"/>
        </w:trPr>
        <w:tc>
          <w:tcPr>
            <w:cnfStyle w:val="001000000000" w:firstRow="0" w:lastRow="0" w:firstColumn="1" w:lastColumn="0" w:oddVBand="0" w:evenVBand="0" w:oddHBand="0" w:evenHBand="0" w:firstRowFirstColumn="0" w:firstRowLastColumn="0" w:lastRowFirstColumn="0" w:lastRowLastColumn="0"/>
            <w:tcW w:w="1008" w:type="dxa"/>
          </w:tcPr>
          <w:p w14:paraId="24BD524F" w14:textId="77777777" w:rsidR="00FD561B" w:rsidRPr="0071131E" w:rsidRDefault="00FD561B" w:rsidP="00B94B9F">
            <w:pPr>
              <w:rPr>
                <w:ins w:id="1129" w:author="Soler Martin, Carlos" w:date="2022-06-19T13:39:00Z"/>
              </w:rPr>
            </w:pPr>
            <w:ins w:id="1130" w:author="Soler Martin, Carlos" w:date="2022-06-19T13:39:00Z">
              <w:r>
                <w:t>POST</w:t>
              </w:r>
            </w:ins>
          </w:p>
        </w:tc>
        <w:tc>
          <w:tcPr>
            <w:tcW w:w="3119" w:type="dxa"/>
          </w:tcPr>
          <w:p w14:paraId="0E0B675C" w14:textId="7863BC4A" w:rsidR="00FD561B" w:rsidRDefault="00FD561B" w:rsidP="00B94B9F">
            <w:pPr>
              <w:cnfStyle w:val="000000100000" w:firstRow="0" w:lastRow="0" w:firstColumn="0" w:lastColumn="0" w:oddVBand="0" w:evenVBand="0" w:oddHBand="1" w:evenHBand="0" w:firstRowFirstColumn="0" w:firstRowLastColumn="0" w:lastRowFirstColumn="0" w:lastRowLastColumn="0"/>
              <w:rPr>
                <w:ins w:id="1131" w:author="Soler Martin, Carlos" w:date="2022-06-19T13:39:00Z"/>
              </w:rPr>
            </w:pPr>
            <w:ins w:id="1132" w:author="Soler Martin, Carlos" w:date="2022-06-19T13:39:00Z">
              <w:r>
                <w:t>/empresas/id/ofertas_nuevas</w:t>
              </w:r>
            </w:ins>
          </w:p>
        </w:tc>
        <w:tc>
          <w:tcPr>
            <w:tcW w:w="1682" w:type="dxa"/>
          </w:tcPr>
          <w:p w14:paraId="6688F2E9" w14:textId="6C4B09EC" w:rsidR="00FD561B" w:rsidRDefault="003951E4" w:rsidP="00B94B9F">
            <w:pPr>
              <w:jc w:val="left"/>
              <w:cnfStyle w:val="000000100000" w:firstRow="0" w:lastRow="0" w:firstColumn="0" w:lastColumn="0" w:oddVBand="0" w:evenVBand="0" w:oddHBand="1" w:evenHBand="0" w:firstRowFirstColumn="0" w:firstRowLastColumn="0" w:lastRowFirstColumn="0" w:lastRowLastColumn="0"/>
              <w:rPr>
                <w:ins w:id="1133" w:author="Soler Martin, Carlos" w:date="2022-06-19T13:39:00Z"/>
              </w:rPr>
            </w:pPr>
            <w:ins w:id="1134" w:author="Soler Martin, Carlos" w:date="2022-06-19T13:41:00Z">
              <w:r>
                <w:t>Una</w:t>
              </w:r>
              <w:r w:rsidR="00FD561B">
                <w:t xml:space="preserve"> empresa </w:t>
              </w:r>
              <w:r>
                <w:t xml:space="preserve">especifica </w:t>
              </w:r>
              <w:r w:rsidR="00FD561B">
                <w:t xml:space="preserve">crea </w:t>
              </w:r>
              <w:r w:rsidR="00FD561B">
                <w:lastRenderedPageBreak/>
                <w:t>una nueva oferta</w:t>
              </w:r>
            </w:ins>
          </w:p>
        </w:tc>
        <w:tc>
          <w:tcPr>
            <w:tcW w:w="1254" w:type="dxa"/>
          </w:tcPr>
          <w:p w14:paraId="2EDBC138" w14:textId="77777777" w:rsidR="00FD561B" w:rsidRDefault="00FD561B" w:rsidP="00B94B9F">
            <w:pPr>
              <w:cnfStyle w:val="000000100000" w:firstRow="0" w:lastRow="0" w:firstColumn="0" w:lastColumn="0" w:oddVBand="0" w:evenVBand="0" w:oddHBand="1" w:evenHBand="0" w:firstRowFirstColumn="0" w:firstRowLastColumn="0" w:lastRowFirstColumn="0" w:lastRowLastColumn="0"/>
              <w:rPr>
                <w:ins w:id="1135" w:author="Soler Martin, Carlos" w:date="2022-06-19T13:39:00Z"/>
              </w:rPr>
            </w:pPr>
            <w:ins w:id="1136" w:author="Soler Martin, Carlos" w:date="2022-06-19T13:39:00Z">
              <w:r>
                <w:lastRenderedPageBreak/>
                <w:t>JSON</w:t>
              </w:r>
            </w:ins>
          </w:p>
        </w:tc>
        <w:tc>
          <w:tcPr>
            <w:tcW w:w="1141" w:type="dxa"/>
          </w:tcPr>
          <w:p w14:paraId="3F903C63" w14:textId="6B6F3EC5" w:rsidR="00FD561B" w:rsidRDefault="003951E4" w:rsidP="00B94B9F">
            <w:pPr>
              <w:jc w:val="left"/>
              <w:cnfStyle w:val="000000100000" w:firstRow="0" w:lastRow="0" w:firstColumn="0" w:lastColumn="0" w:oddVBand="0" w:evenVBand="0" w:oddHBand="1" w:evenHBand="0" w:firstRowFirstColumn="0" w:firstRowLastColumn="0" w:lastRowFirstColumn="0" w:lastRowLastColumn="0"/>
              <w:rPr>
                <w:ins w:id="1137" w:author="Soler Martin, Carlos" w:date="2022-06-19T13:39:00Z"/>
              </w:rPr>
            </w:pPr>
            <w:ins w:id="1138" w:author="Soler Martin, Carlos" w:date="2022-06-19T13:41:00Z">
              <w:r>
                <w:t xml:space="preserve">Atributos de una </w:t>
              </w:r>
              <w:r>
                <w:lastRenderedPageBreak/>
                <w:t>nueva oferta</w:t>
              </w:r>
            </w:ins>
          </w:p>
        </w:tc>
        <w:tc>
          <w:tcPr>
            <w:tcW w:w="1195" w:type="dxa"/>
          </w:tcPr>
          <w:p w14:paraId="1B6980E7" w14:textId="77777777" w:rsidR="00FD561B" w:rsidRDefault="00FD561B" w:rsidP="00B94B9F">
            <w:pPr>
              <w:jc w:val="left"/>
              <w:cnfStyle w:val="000000100000" w:firstRow="0" w:lastRow="0" w:firstColumn="0" w:lastColumn="0" w:oddVBand="0" w:evenVBand="0" w:oddHBand="1" w:evenHBand="0" w:firstRowFirstColumn="0" w:firstRowLastColumn="0" w:lastRowFirstColumn="0" w:lastRowLastColumn="0"/>
              <w:rPr>
                <w:ins w:id="1139" w:author="Soler Martin, Carlos" w:date="2022-06-19T13:39:00Z"/>
              </w:rPr>
            </w:pPr>
            <w:ins w:id="1140" w:author="Soler Martin, Carlos" w:date="2022-06-19T13:39:00Z">
              <w:r>
                <w:lastRenderedPageBreak/>
                <w:t>201 – Created</w:t>
              </w:r>
            </w:ins>
          </w:p>
          <w:p w14:paraId="3982D6B7" w14:textId="77777777" w:rsidR="00FD561B" w:rsidRDefault="00FD561B" w:rsidP="00B94B9F">
            <w:pPr>
              <w:jc w:val="left"/>
              <w:cnfStyle w:val="000000100000" w:firstRow="0" w:lastRow="0" w:firstColumn="0" w:lastColumn="0" w:oddVBand="0" w:evenVBand="0" w:oddHBand="1" w:evenHBand="0" w:firstRowFirstColumn="0" w:firstRowLastColumn="0" w:lastRowFirstColumn="0" w:lastRowLastColumn="0"/>
              <w:rPr>
                <w:ins w:id="1141" w:author="Soler Martin, Carlos" w:date="2022-06-19T13:39:00Z"/>
              </w:rPr>
            </w:pPr>
            <w:ins w:id="1142" w:author="Soler Martin, Carlos" w:date="2022-06-19T13:39:00Z">
              <w:r>
                <w:lastRenderedPageBreak/>
                <w:t>400 – Bad Request</w:t>
              </w:r>
            </w:ins>
          </w:p>
        </w:tc>
      </w:tr>
      <w:tr w:rsidR="00FD561B" w:rsidRPr="006846A8" w14:paraId="72D0E3AD" w14:textId="77777777" w:rsidTr="00FD561B">
        <w:trPr>
          <w:trHeight w:val="759"/>
          <w:ins w:id="1143" w:author="Soler Martin, Carlos" w:date="2022-06-19T13:39:00Z"/>
        </w:trPr>
        <w:tc>
          <w:tcPr>
            <w:cnfStyle w:val="001000000000" w:firstRow="0" w:lastRow="0" w:firstColumn="1" w:lastColumn="0" w:oddVBand="0" w:evenVBand="0" w:oddHBand="0" w:evenHBand="0" w:firstRowFirstColumn="0" w:firstRowLastColumn="0" w:lastRowFirstColumn="0" w:lastRowLastColumn="0"/>
            <w:tcW w:w="1008" w:type="dxa"/>
          </w:tcPr>
          <w:p w14:paraId="5B04E469" w14:textId="77777777" w:rsidR="00FD561B" w:rsidRPr="0071131E" w:rsidRDefault="00FD561B" w:rsidP="00FD561B">
            <w:pPr>
              <w:rPr>
                <w:ins w:id="1144" w:author="Soler Martin, Carlos" w:date="2022-06-19T13:39:00Z"/>
              </w:rPr>
            </w:pPr>
            <w:ins w:id="1145" w:author="Soler Martin, Carlos" w:date="2022-06-19T13:39:00Z">
              <w:r>
                <w:lastRenderedPageBreak/>
                <w:t>GET</w:t>
              </w:r>
            </w:ins>
          </w:p>
        </w:tc>
        <w:tc>
          <w:tcPr>
            <w:tcW w:w="3119" w:type="dxa"/>
          </w:tcPr>
          <w:p w14:paraId="65BB78F8" w14:textId="0FD51A5D" w:rsidR="00FD561B" w:rsidRDefault="00FD561B" w:rsidP="00FD561B">
            <w:pPr>
              <w:cnfStyle w:val="000000000000" w:firstRow="0" w:lastRow="0" w:firstColumn="0" w:lastColumn="0" w:oddVBand="0" w:evenVBand="0" w:oddHBand="0" w:evenHBand="0" w:firstRowFirstColumn="0" w:firstRowLastColumn="0" w:lastRowFirstColumn="0" w:lastRowLastColumn="0"/>
              <w:rPr>
                <w:ins w:id="1146" w:author="Soler Martin, Carlos" w:date="2022-06-19T13:39:00Z"/>
              </w:rPr>
            </w:pPr>
            <w:ins w:id="1147" w:author="Soler Martin, Carlos" w:date="2022-06-19T13:40:00Z">
              <w:r>
                <w:t>/empresas/id/ofertas_nuevas</w:t>
              </w:r>
            </w:ins>
          </w:p>
        </w:tc>
        <w:tc>
          <w:tcPr>
            <w:tcW w:w="1682" w:type="dxa"/>
          </w:tcPr>
          <w:p w14:paraId="641CA05A" w14:textId="6F3EC6E8" w:rsidR="00FD561B" w:rsidRDefault="00FD561B" w:rsidP="00FD561B">
            <w:pPr>
              <w:jc w:val="left"/>
              <w:cnfStyle w:val="000000000000" w:firstRow="0" w:lastRow="0" w:firstColumn="0" w:lastColumn="0" w:oddVBand="0" w:evenVBand="0" w:oddHBand="0" w:evenHBand="0" w:firstRowFirstColumn="0" w:firstRowLastColumn="0" w:lastRowFirstColumn="0" w:lastRowLastColumn="0"/>
              <w:rPr>
                <w:ins w:id="1148" w:author="Soler Martin, Carlos" w:date="2022-06-19T13:39:00Z"/>
              </w:rPr>
            </w:pPr>
            <w:ins w:id="1149" w:author="Soler Martin, Carlos" w:date="2022-06-19T13:39:00Z">
              <w:r>
                <w:t xml:space="preserve">Se obtiene </w:t>
              </w:r>
            </w:ins>
            <w:ins w:id="1150" w:author="Soler Martin, Carlos" w:date="2022-06-19T13:41:00Z">
              <w:r w:rsidR="003951E4">
                <w:t>un listado de to</w:t>
              </w:r>
            </w:ins>
            <w:ins w:id="1151" w:author="Soler Martin, Carlos" w:date="2022-06-19T13:42:00Z">
              <w:r w:rsidR="003951E4">
                <w:t>das las ofertas de una empresa especifica</w:t>
              </w:r>
            </w:ins>
          </w:p>
        </w:tc>
        <w:tc>
          <w:tcPr>
            <w:tcW w:w="1254" w:type="dxa"/>
          </w:tcPr>
          <w:p w14:paraId="394089DE" w14:textId="77777777" w:rsidR="00FD561B" w:rsidRDefault="00FD561B" w:rsidP="00FD561B">
            <w:pPr>
              <w:cnfStyle w:val="000000000000" w:firstRow="0" w:lastRow="0" w:firstColumn="0" w:lastColumn="0" w:oddVBand="0" w:evenVBand="0" w:oddHBand="0" w:evenHBand="0" w:firstRowFirstColumn="0" w:firstRowLastColumn="0" w:lastRowFirstColumn="0" w:lastRowLastColumn="0"/>
              <w:rPr>
                <w:ins w:id="1152" w:author="Soler Martin, Carlos" w:date="2022-06-19T13:39:00Z"/>
              </w:rPr>
            </w:pPr>
            <w:ins w:id="1153" w:author="Soler Martin, Carlos" w:date="2022-06-19T13:39:00Z">
              <w:r>
                <w:t>JSON</w:t>
              </w:r>
            </w:ins>
          </w:p>
        </w:tc>
        <w:tc>
          <w:tcPr>
            <w:tcW w:w="1141" w:type="dxa"/>
          </w:tcPr>
          <w:p w14:paraId="7BF5D612" w14:textId="77777777" w:rsidR="00FD561B" w:rsidRDefault="00FD561B" w:rsidP="00FD561B">
            <w:pPr>
              <w:cnfStyle w:val="000000000000" w:firstRow="0" w:lastRow="0" w:firstColumn="0" w:lastColumn="0" w:oddVBand="0" w:evenVBand="0" w:oddHBand="0" w:evenHBand="0" w:firstRowFirstColumn="0" w:firstRowLastColumn="0" w:lastRowFirstColumn="0" w:lastRowLastColumn="0"/>
              <w:rPr>
                <w:ins w:id="1154" w:author="Soler Martin, Carlos" w:date="2022-06-19T13:39:00Z"/>
              </w:rPr>
            </w:pPr>
          </w:p>
        </w:tc>
        <w:tc>
          <w:tcPr>
            <w:tcW w:w="1195" w:type="dxa"/>
          </w:tcPr>
          <w:p w14:paraId="21227B3C" w14:textId="77777777" w:rsidR="00FD561B" w:rsidRPr="00B94B9F" w:rsidRDefault="00FD561B" w:rsidP="00FD561B">
            <w:pPr>
              <w:cnfStyle w:val="000000000000" w:firstRow="0" w:lastRow="0" w:firstColumn="0" w:lastColumn="0" w:oddVBand="0" w:evenVBand="0" w:oddHBand="0" w:evenHBand="0" w:firstRowFirstColumn="0" w:firstRowLastColumn="0" w:lastRowFirstColumn="0" w:lastRowLastColumn="0"/>
              <w:rPr>
                <w:ins w:id="1155" w:author="Soler Martin, Carlos" w:date="2022-06-19T13:39:00Z"/>
                <w:lang w:val="en-US"/>
              </w:rPr>
            </w:pPr>
            <w:ins w:id="1156" w:author="Soler Martin, Carlos" w:date="2022-06-19T13:39:00Z">
              <w:r w:rsidRPr="00B94B9F">
                <w:rPr>
                  <w:lang w:val="en-US"/>
                </w:rPr>
                <w:t>200 – OK</w:t>
              </w:r>
            </w:ins>
          </w:p>
          <w:p w14:paraId="42DE68AA" w14:textId="77777777" w:rsidR="00FD561B" w:rsidRPr="00B94B9F" w:rsidRDefault="00FD561B" w:rsidP="00FD561B">
            <w:pPr>
              <w:cnfStyle w:val="000000000000" w:firstRow="0" w:lastRow="0" w:firstColumn="0" w:lastColumn="0" w:oddVBand="0" w:evenVBand="0" w:oddHBand="0" w:evenHBand="0" w:firstRowFirstColumn="0" w:firstRowLastColumn="0" w:lastRowFirstColumn="0" w:lastRowLastColumn="0"/>
              <w:rPr>
                <w:ins w:id="1157" w:author="Soler Martin, Carlos" w:date="2022-06-19T13:39:00Z"/>
                <w:lang w:val="en-US"/>
              </w:rPr>
            </w:pPr>
            <w:ins w:id="1158" w:author="Soler Martin, Carlos" w:date="2022-06-19T13:39:00Z">
              <w:r w:rsidRPr="00B94B9F">
                <w:rPr>
                  <w:lang w:val="en-US"/>
                </w:rPr>
                <w:t>404 – Not Found</w:t>
              </w:r>
            </w:ins>
          </w:p>
          <w:p w14:paraId="6962209D" w14:textId="77777777" w:rsidR="00FD561B" w:rsidRPr="00B94B9F" w:rsidRDefault="00FD561B" w:rsidP="00FD561B">
            <w:pPr>
              <w:cnfStyle w:val="000000000000" w:firstRow="0" w:lastRow="0" w:firstColumn="0" w:lastColumn="0" w:oddVBand="0" w:evenVBand="0" w:oddHBand="0" w:evenHBand="0" w:firstRowFirstColumn="0" w:firstRowLastColumn="0" w:lastRowFirstColumn="0" w:lastRowLastColumn="0"/>
              <w:rPr>
                <w:ins w:id="1159" w:author="Soler Martin, Carlos" w:date="2022-06-19T13:39:00Z"/>
                <w:lang w:val="en-US"/>
              </w:rPr>
            </w:pPr>
            <w:ins w:id="1160" w:author="Soler Martin, Carlos" w:date="2022-06-19T13:39:00Z">
              <w:r w:rsidRPr="00B94B9F">
                <w:rPr>
                  <w:lang w:val="en-US"/>
                </w:rPr>
                <w:t>400 – Bad request</w:t>
              </w:r>
            </w:ins>
          </w:p>
          <w:p w14:paraId="748A2596" w14:textId="77777777" w:rsidR="00FD561B" w:rsidRPr="00B94B9F" w:rsidRDefault="00FD561B" w:rsidP="00FD561B">
            <w:pPr>
              <w:cnfStyle w:val="000000000000" w:firstRow="0" w:lastRow="0" w:firstColumn="0" w:lastColumn="0" w:oddVBand="0" w:evenVBand="0" w:oddHBand="0" w:evenHBand="0" w:firstRowFirstColumn="0" w:firstRowLastColumn="0" w:lastRowFirstColumn="0" w:lastRowLastColumn="0"/>
              <w:rPr>
                <w:ins w:id="1161" w:author="Soler Martin, Carlos" w:date="2022-06-19T13:39:00Z"/>
                <w:lang w:val="en-US"/>
              </w:rPr>
            </w:pPr>
            <w:ins w:id="1162" w:author="Soler Martin, Carlos" w:date="2022-06-19T13:39:00Z">
              <w:r w:rsidRPr="00B94B9F">
                <w:rPr>
                  <w:lang w:val="en-US"/>
                </w:rPr>
                <w:t>500 – Internal Server Error</w:t>
              </w:r>
            </w:ins>
          </w:p>
        </w:tc>
      </w:tr>
      <w:tr w:rsidR="00FD561B" w14:paraId="741A8DBF" w14:textId="77777777" w:rsidTr="00FD561B">
        <w:trPr>
          <w:cnfStyle w:val="000000100000" w:firstRow="0" w:lastRow="0" w:firstColumn="0" w:lastColumn="0" w:oddVBand="0" w:evenVBand="0" w:oddHBand="1" w:evenHBand="0" w:firstRowFirstColumn="0" w:firstRowLastColumn="0" w:lastRowFirstColumn="0" w:lastRowLastColumn="0"/>
          <w:trHeight w:val="759"/>
          <w:ins w:id="1163" w:author="Soler Martin, Carlos" w:date="2022-06-19T13:39:00Z"/>
        </w:trPr>
        <w:tc>
          <w:tcPr>
            <w:cnfStyle w:val="001000000000" w:firstRow="0" w:lastRow="0" w:firstColumn="1" w:lastColumn="0" w:oddVBand="0" w:evenVBand="0" w:oddHBand="0" w:evenHBand="0" w:firstRowFirstColumn="0" w:firstRowLastColumn="0" w:lastRowFirstColumn="0" w:lastRowLastColumn="0"/>
            <w:tcW w:w="1008" w:type="dxa"/>
          </w:tcPr>
          <w:p w14:paraId="52BB4B2C" w14:textId="77777777" w:rsidR="00FD561B" w:rsidRDefault="00FD561B" w:rsidP="00FD561B">
            <w:pPr>
              <w:rPr>
                <w:ins w:id="1164" w:author="Soler Martin, Carlos" w:date="2022-06-19T13:39:00Z"/>
              </w:rPr>
            </w:pPr>
            <w:ins w:id="1165" w:author="Soler Martin, Carlos" w:date="2022-06-19T13:39:00Z">
              <w:r>
                <w:t>PUT</w:t>
              </w:r>
            </w:ins>
          </w:p>
        </w:tc>
        <w:tc>
          <w:tcPr>
            <w:tcW w:w="3119" w:type="dxa"/>
          </w:tcPr>
          <w:p w14:paraId="763FC367" w14:textId="77777777" w:rsidR="00FD561B" w:rsidRDefault="00FD561B" w:rsidP="00FD561B">
            <w:pPr>
              <w:cnfStyle w:val="000000100000" w:firstRow="0" w:lastRow="0" w:firstColumn="0" w:lastColumn="0" w:oddVBand="0" w:evenVBand="0" w:oddHBand="1" w:evenHBand="0" w:firstRowFirstColumn="0" w:firstRowLastColumn="0" w:lastRowFirstColumn="0" w:lastRowLastColumn="0"/>
              <w:rPr>
                <w:ins w:id="1166" w:author="Soler Martin, Carlos" w:date="2022-06-19T13:39:00Z"/>
              </w:rPr>
            </w:pPr>
            <w:ins w:id="1167" w:author="Soler Martin, Carlos" w:date="2022-06-19T13:39:00Z">
              <w:r>
                <w:t>-</w:t>
              </w:r>
            </w:ins>
          </w:p>
        </w:tc>
        <w:tc>
          <w:tcPr>
            <w:tcW w:w="1682" w:type="dxa"/>
          </w:tcPr>
          <w:p w14:paraId="07384041" w14:textId="77777777" w:rsidR="00FD561B" w:rsidRDefault="00FD561B" w:rsidP="00FD561B">
            <w:pPr>
              <w:cnfStyle w:val="000000100000" w:firstRow="0" w:lastRow="0" w:firstColumn="0" w:lastColumn="0" w:oddVBand="0" w:evenVBand="0" w:oddHBand="1" w:evenHBand="0" w:firstRowFirstColumn="0" w:firstRowLastColumn="0" w:lastRowFirstColumn="0" w:lastRowLastColumn="0"/>
              <w:rPr>
                <w:ins w:id="1168" w:author="Soler Martin, Carlos" w:date="2022-06-19T13:39:00Z"/>
              </w:rPr>
            </w:pPr>
            <w:ins w:id="1169" w:author="Soler Martin, Carlos" w:date="2022-06-19T13:39:00Z">
              <w:r>
                <w:t>-</w:t>
              </w:r>
            </w:ins>
          </w:p>
        </w:tc>
        <w:tc>
          <w:tcPr>
            <w:tcW w:w="1254" w:type="dxa"/>
          </w:tcPr>
          <w:p w14:paraId="1405BE94" w14:textId="77777777" w:rsidR="00FD561B" w:rsidRDefault="00FD561B" w:rsidP="00FD561B">
            <w:pPr>
              <w:cnfStyle w:val="000000100000" w:firstRow="0" w:lastRow="0" w:firstColumn="0" w:lastColumn="0" w:oddVBand="0" w:evenVBand="0" w:oddHBand="1" w:evenHBand="0" w:firstRowFirstColumn="0" w:firstRowLastColumn="0" w:lastRowFirstColumn="0" w:lastRowLastColumn="0"/>
              <w:rPr>
                <w:ins w:id="1170" w:author="Soler Martin, Carlos" w:date="2022-06-19T13:39:00Z"/>
              </w:rPr>
            </w:pPr>
            <w:ins w:id="1171" w:author="Soler Martin, Carlos" w:date="2022-06-19T13:39:00Z">
              <w:r>
                <w:t>-</w:t>
              </w:r>
            </w:ins>
          </w:p>
        </w:tc>
        <w:tc>
          <w:tcPr>
            <w:tcW w:w="1141" w:type="dxa"/>
          </w:tcPr>
          <w:p w14:paraId="3B6CF9C0" w14:textId="77777777" w:rsidR="00FD561B" w:rsidRDefault="00FD561B" w:rsidP="00FD561B">
            <w:pPr>
              <w:cnfStyle w:val="000000100000" w:firstRow="0" w:lastRow="0" w:firstColumn="0" w:lastColumn="0" w:oddVBand="0" w:evenVBand="0" w:oddHBand="1" w:evenHBand="0" w:firstRowFirstColumn="0" w:firstRowLastColumn="0" w:lastRowFirstColumn="0" w:lastRowLastColumn="0"/>
              <w:rPr>
                <w:ins w:id="1172" w:author="Soler Martin, Carlos" w:date="2022-06-19T13:39:00Z"/>
              </w:rPr>
            </w:pPr>
            <w:ins w:id="1173" w:author="Soler Martin, Carlos" w:date="2022-06-19T13:39:00Z">
              <w:r>
                <w:t>-</w:t>
              </w:r>
            </w:ins>
          </w:p>
        </w:tc>
        <w:tc>
          <w:tcPr>
            <w:tcW w:w="1195" w:type="dxa"/>
          </w:tcPr>
          <w:p w14:paraId="5EB60740" w14:textId="77777777" w:rsidR="00FD561B" w:rsidRDefault="00FD561B" w:rsidP="00FD561B">
            <w:pPr>
              <w:cnfStyle w:val="000000100000" w:firstRow="0" w:lastRow="0" w:firstColumn="0" w:lastColumn="0" w:oddVBand="0" w:evenVBand="0" w:oddHBand="1" w:evenHBand="0" w:firstRowFirstColumn="0" w:firstRowLastColumn="0" w:lastRowFirstColumn="0" w:lastRowLastColumn="0"/>
              <w:rPr>
                <w:ins w:id="1174" w:author="Soler Martin, Carlos" w:date="2022-06-19T13:39:00Z"/>
              </w:rPr>
            </w:pPr>
            <w:ins w:id="1175" w:author="Soler Martin, Carlos" w:date="2022-06-19T13:39:00Z">
              <w:r>
                <w:t xml:space="preserve">405 – Method not Allowed </w:t>
              </w:r>
            </w:ins>
          </w:p>
        </w:tc>
      </w:tr>
      <w:tr w:rsidR="003951E4" w14:paraId="20D45761" w14:textId="77777777" w:rsidTr="00FD561B">
        <w:trPr>
          <w:trHeight w:val="759"/>
          <w:ins w:id="1176" w:author="Soler Martin, Carlos" w:date="2022-06-19T13:39:00Z"/>
        </w:trPr>
        <w:tc>
          <w:tcPr>
            <w:cnfStyle w:val="001000000000" w:firstRow="0" w:lastRow="0" w:firstColumn="1" w:lastColumn="0" w:oddVBand="0" w:evenVBand="0" w:oddHBand="0" w:evenHBand="0" w:firstRowFirstColumn="0" w:firstRowLastColumn="0" w:lastRowFirstColumn="0" w:lastRowLastColumn="0"/>
            <w:tcW w:w="1008" w:type="dxa"/>
          </w:tcPr>
          <w:p w14:paraId="42B191E5" w14:textId="77777777" w:rsidR="003951E4" w:rsidRDefault="003951E4" w:rsidP="003951E4">
            <w:pPr>
              <w:rPr>
                <w:ins w:id="1177" w:author="Soler Martin, Carlos" w:date="2022-06-19T13:39:00Z"/>
              </w:rPr>
            </w:pPr>
            <w:ins w:id="1178" w:author="Soler Martin, Carlos" w:date="2022-06-19T13:39:00Z">
              <w:r>
                <w:t>DELETE</w:t>
              </w:r>
            </w:ins>
          </w:p>
        </w:tc>
        <w:tc>
          <w:tcPr>
            <w:tcW w:w="3119" w:type="dxa"/>
          </w:tcPr>
          <w:p w14:paraId="3136D675" w14:textId="52CDAD56" w:rsidR="003951E4" w:rsidRDefault="003951E4" w:rsidP="003951E4">
            <w:pPr>
              <w:cnfStyle w:val="000000000000" w:firstRow="0" w:lastRow="0" w:firstColumn="0" w:lastColumn="0" w:oddVBand="0" w:evenVBand="0" w:oddHBand="0" w:evenHBand="0" w:firstRowFirstColumn="0" w:firstRowLastColumn="0" w:lastRowFirstColumn="0" w:lastRowLastColumn="0"/>
              <w:rPr>
                <w:ins w:id="1179" w:author="Soler Martin, Carlos" w:date="2022-06-19T13:39:00Z"/>
              </w:rPr>
            </w:pPr>
            <w:ins w:id="1180" w:author="Soler Martin, Carlos" w:date="2022-06-19T13:42:00Z">
              <w:r>
                <w:t>-</w:t>
              </w:r>
            </w:ins>
          </w:p>
        </w:tc>
        <w:tc>
          <w:tcPr>
            <w:tcW w:w="1682" w:type="dxa"/>
          </w:tcPr>
          <w:p w14:paraId="1FCE1F4C" w14:textId="7F72A2FF" w:rsidR="003951E4" w:rsidRDefault="003951E4" w:rsidP="003951E4">
            <w:pPr>
              <w:cnfStyle w:val="000000000000" w:firstRow="0" w:lastRow="0" w:firstColumn="0" w:lastColumn="0" w:oddVBand="0" w:evenVBand="0" w:oddHBand="0" w:evenHBand="0" w:firstRowFirstColumn="0" w:firstRowLastColumn="0" w:lastRowFirstColumn="0" w:lastRowLastColumn="0"/>
              <w:rPr>
                <w:ins w:id="1181" w:author="Soler Martin, Carlos" w:date="2022-06-19T13:39:00Z"/>
              </w:rPr>
            </w:pPr>
          </w:p>
        </w:tc>
        <w:tc>
          <w:tcPr>
            <w:tcW w:w="1254" w:type="dxa"/>
          </w:tcPr>
          <w:p w14:paraId="41936374" w14:textId="77777777" w:rsidR="003951E4" w:rsidRDefault="003951E4" w:rsidP="003951E4">
            <w:pPr>
              <w:cnfStyle w:val="000000000000" w:firstRow="0" w:lastRow="0" w:firstColumn="0" w:lastColumn="0" w:oddVBand="0" w:evenVBand="0" w:oddHBand="0" w:evenHBand="0" w:firstRowFirstColumn="0" w:firstRowLastColumn="0" w:lastRowFirstColumn="0" w:lastRowLastColumn="0"/>
              <w:rPr>
                <w:ins w:id="1182" w:author="Soler Martin, Carlos" w:date="2022-06-19T13:39:00Z"/>
              </w:rPr>
            </w:pPr>
            <w:ins w:id="1183" w:author="Soler Martin, Carlos" w:date="2022-06-19T13:39:00Z">
              <w:r>
                <w:t>-</w:t>
              </w:r>
            </w:ins>
          </w:p>
        </w:tc>
        <w:tc>
          <w:tcPr>
            <w:tcW w:w="1141" w:type="dxa"/>
          </w:tcPr>
          <w:p w14:paraId="4E5B1F7F" w14:textId="77777777" w:rsidR="003951E4" w:rsidRDefault="003951E4" w:rsidP="003951E4">
            <w:pPr>
              <w:cnfStyle w:val="000000000000" w:firstRow="0" w:lastRow="0" w:firstColumn="0" w:lastColumn="0" w:oddVBand="0" w:evenVBand="0" w:oddHBand="0" w:evenHBand="0" w:firstRowFirstColumn="0" w:firstRowLastColumn="0" w:lastRowFirstColumn="0" w:lastRowLastColumn="0"/>
              <w:rPr>
                <w:ins w:id="1184" w:author="Soler Martin, Carlos" w:date="2022-06-19T13:39:00Z"/>
              </w:rPr>
            </w:pPr>
            <w:ins w:id="1185" w:author="Soler Martin, Carlos" w:date="2022-06-19T13:39:00Z">
              <w:r>
                <w:t>-</w:t>
              </w:r>
            </w:ins>
          </w:p>
        </w:tc>
        <w:tc>
          <w:tcPr>
            <w:tcW w:w="1195" w:type="dxa"/>
          </w:tcPr>
          <w:p w14:paraId="71B2328B" w14:textId="77777777" w:rsidR="003951E4" w:rsidRPr="00B94B9F" w:rsidRDefault="003951E4" w:rsidP="003951E4">
            <w:pPr>
              <w:cnfStyle w:val="000000000000" w:firstRow="0" w:lastRow="0" w:firstColumn="0" w:lastColumn="0" w:oddVBand="0" w:evenVBand="0" w:oddHBand="0" w:evenHBand="0" w:firstRowFirstColumn="0" w:firstRowLastColumn="0" w:lastRowFirstColumn="0" w:lastRowLastColumn="0"/>
              <w:rPr>
                <w:ins w:id="1186" w:author="Soler Martin, Carlos" w:date="2022-06-19T13:42:00Z"/>
                <w:lang w:val="en-US"/>
              </w:rPr>
            </w:pPr>
            <w:ins w:id="1187" w:author="Soler Martin, Carlos" w:date="2022-06-19T13:42:00Z">
              <w:r>
                <w:t>405 – Method not Allowed</w:t>
              </w:r>
            </w:ins>
          </w:p>
          <w:p w14:paraId="18D43A7C" w14:textId="62DFEFC5" w:rsidR="003951E4" w:rsidRDefault="003951E4" w:rsidP="003951E4">
            <w:pPr>
              <w:cnfStyle w:val="000000000000" w:firstRow="0" w:lastRow="0" w:firstColumn="0" w:lastColumn="0" w:oddVBand="0" w:evenVBand="0" w:oddHBand="0" w:evenHBand="0" w:firstRowFirstColumn="0" w:firstRowLastColumn="0" w:lastRowFirstColumn="0" w:lastRowLastColumn="0"/>
              <w:rPr>
                <w:ins w:id="1188" w:author="Soler Martin, Carlos" w:date="2022-06-19T13:39:00Z"/>
              </w:rPr>
            </w:pPr>
          </w:p>
        </w:tc>
      </w:tr>
      <w:tr w:rsidR="003951E4" w14:paraId="1F25B25D" w14:textId="77777777" w:rsidTr="00FD561B">
        <w:trPr>
          <w:cnfStyle w:val="000000100000" w:firstRow="0" w:lastRow="0" w:firstColumn="0" w:lastColumn="0" w:oddVBand="0" w:evenVBand="0" w:oddHBand="1" w:evenHBand="0" w:firstRowFirstColumn="0" w:firstRowLastColumn="0" w:lastRowFirstColumn="0" w:lastRowLastColumn="0"/>
          <w:trHeight w:val="759"/>
          <w:ins w:id="1189" w:author="Soler Martin, Carlos" w:date="2022-06-19T13:39:00Z"/>
        </w:trPr>
        <w:tc>
          <w:tcPr>
            <w:cnfStyle w:val="001000000000" w:firstRow="0" w:lastRow="0" w:firstColumn="1" w:lastColumn="0" w:oddVBand="0" w:evenVBand="0" w:oddHBand="0" w:evenHBand="0" w:firstRowFirstColumn="0" w:firstRowLastColumn="0" w:lastRowFirstColumn="0" w:lastRowLastColumn="0"/>
            <w:tcW w:w="1008" w:type="dxa"/>
          </w:tcPr>
          <w:p w14:paraId="0D28DDC9" w14:textId="77777777" w:rsidR="003951E4" w:rsidRDefault="003951E4" w:rsidP="003951E4">
            <w:pPr>
              <w:rPr>
                <w:ins w:id="1190" w:author="Soler Martin, Carlos" w:date="2022-06-19T13:39:00Z"/>
              </w:rPr>
            </w:pPr>
            <w:ins w:id="1191" w:author="Soler Martin, Carlos" w:date="2022-06-19T13:39:00Z">
              <w:r>
                <w:t>PATCH</w:t>
              </w:r>
            </w:ins>
          </w:p>
        </w:tc>
        <w:tc>
          <w:tcPr>
            <w:tcW w:w="3119" w:type="dxa"/>
          </w:tcPr>
          <w:p w14:paraId="73D12EAD" w14:textId="3051F68C" w:rsidR="003951E4" w:rsidRDefault="003951E4" w:rsidP="003951E4">
            <w:pPr>
              <w:cnfStyle w:val="000000100000" w:firstRow="0" w:lastRow="0" w:firstColumn="0" w:lastColumn="0" w:oddVBand="0" w:evenVBand="0" w:oddHBand="1" w:evenHBand="0" w:firstRowFirstColumn="0" w:firstRowLastColumn="0" w:lastRowFirstColumn="0" w:lastRowLastColumn="0"/>
              <w:rPr>
                <w:ins w:id="1192" w:author="Soler Martin, Carlos" w:date="2022-06-19T13:39:00Z"/>
              </w:rPr>
            </w:pPr>
            <w:ins w:id="1193" w:author="Soler Martin, Carlos" w:date="2022-06-19T13:40:00Z">
              <w:r>
                <w:t>-</w:t>
              </w:r>
            </w:ins>
          </w:p>
        </w:tc>
        <w:tc>
          <w:tcPr>
            <w:tcW w:w="1682" w:type="dxa"/>
          </w:tcPr>
          <w:p w14:paraId="3AF887B4" w14:textId="0B074F93" w:rsidR="003951E4" w:rsidRDefault="003951E4" w:rsidP="003951E4">
            <w:pPr>
              <w:cnfStyle w:val="000000100000" w:firstRow="0" w:lastRow="0" w:firstColumn="0" w:lastColumn="0" w:oddVBand="0" w:evenVBand="0" w:oddHBand="1" w:evenHBand="0" w:firstRowFirstColumn="0" w:firstRowLastColumn="0" w:lastRowFirstColumn="0" w:lastRowLastColumn="0"/>
              <w:rPr>
                <w:ins w:id="1194" w:author="Soler Martin, Carlos" w:date="2022-06-19T13:39:00Z"/>
              </w:rPr>
            </w:pPr>
            <w:ins w:id="1195" w:author="Soler Martin, Carlos" w:date="2022-06-19T13:40:00Z">
              <w:r>
                <w:t>-</w:t>
              </w:r>
            </w:ins>
          </w:p>
        </w:tc>
        <w:tc>
          <w:tcPr>
            <w:tcW w:w="1254" w:type="dxa"/>
          </w:tcPr>
          <w:p w14:paraId="6B7ACABF" w14:textId="6BAAB49B" w:rsidR="003951E4" w:rsidRDefault="003951E4" w:rsidP="003951E4">
            <w:pPr>
              <w:cnfStyle w:val="000000100000" w:firstRow="0" w:lastRow="0" w:firstColumn="0" w:lastColumn="0" w:oddVBand="0" w:evenVBand="0" w:oddHBand="1" w:evenHBand="0" w:firstRowFirstColumn="0" w:firstRowLastColumn="0" w:lastRowFirstColumn="0" w:lastRowLastColumn="0"/>
              <w:rPr>
                <w:ins w:id="1196" w:author="Soler Martin, Carlos" w:date="2022-06-19T13:39:00Z"/>
              </w:rPr>
            </w:pPr>
            <w:ins w:id="1197" w:author="Soler Martin, Carlos" w:date="2022-06-19T13:40:00Z">
              <w:r>
                <w:t>-</w:t>
              </w:r>
            </w:ins>
          </w:p>
        </w:tc>
        <w:tc>
          <w:tcPr>
            <w:tcW w:w="1141" w:type="dxa"/>
          </w:tcPr>
          <w:p w14:paraId="60C0F0BA" w14:textId="47088F85" w:rsidR="003951E4" w:rsidRDefault="003951E4" w:rsidP="003951E4">
            <w:pPr>
              <w:cnfStyle w:val="000000100000" w:firstRow="0" w:lastRow="0" w:firstColumn="0" w:lastColumn="0" w:oddVBand="0" w:evenVBand="0" w:oddHBand="1" w:evenHBand="0" w:firstRowFirstColumn="0" w:firstRowLastColumn="0" w:lastRowFirstColumn="0" w:lastRowLastColumn="0"/>
              <w:rPr>
                <w:ins w:id="1198" w:author="Soler Martin, Carlos" w:date="2022-06-19T13:39:00Z"/>
              </w:rPr>
            </w:pPr>
            <w:ins w:id="1199" w:author="Soler Martin, Carlos" w:date="2022-06-19T13:40:00Z">
              <w:r>
                <w:t>-</w:t>
              </w:r>
            </w:ins>
          </w:p>
        </w:tc>
        <w:tc>
          <w:tcPr>
            <w:tcW w:w="1195" w:type="dxa"/>
          </w:tcPr>
          <w:p w14:paraId="0256F5C7" w14:textId="1E37A5C2" w:rsidR="003951E4" w:rsidRPr="00B94B9F" w:rsidRDefault="003951E4" w:rsidP="003951E4">
            <w:pPr>
              <w:cnfStyle w:val="000000100000" w:firstRow="0" w:lastRow="0" w:firstColumn="0" w:lastColumn="0" w:oddVBand="0" w:evenVBand="0" w:oddHBand="1" w:evenHBand="0" w:firstRowFirstColumn="0" w:firstRowLastColumn="0" w:lastRowFirstColumn="0" w:lastRowLastColumn="0"/>
              <w:rPr>
                <w:ins w:id="1200" w:author="Soler Martin, Carlos" w:date="2022-06-19T13:39:00Z"/>
                <w:lang w:val="en-US"/>
              </w:rPr>
            </w:pPr>
            <w:ins w:id="1201" w:author="Soler Martin, Carlos" w:date="2022-06-19T13:40:00Z">
              <w:r>
                <w:t>405 – Method not Allowed</w:t>
              </w:r>
            </w:ins>
          </w:p>
          <w:p w14:paraId="5D1F91B5" w14:textId="77777777" w:rsidR="003951E4" w:rsidRDefault="003951E4" w:rsidP="003951E4">
            <w:pPr>
              <w:cnfStyle w:val="000000100000" w:firstRow="0" w:lastRow="0" w:firstColumn="0" w:lastColumn="0" w:oddVBand="0" w:evenVBand="0" w:oddHBand="1" w:evenHBand="0" w:firstRowFirstColumn="0" w:firstRowLastColumn="0" w:lastRowFirstColumn="0" w:lastRowLastColumn="0"/>
              <w:rPr>
                <w:ins w:id="1202" w:author="Soler Martin, Carlos" w:date="2022-06-19T13:39:00Z"/>
              </w:rPr>
            </w:pPr>
          </w:p>
        </w:tc>
      </w:tr>
    </w:tbl>
    <w:p w14:paraId="04384998" w14:textId="32079549" w:rsidR="00FD561B" w:rsidRDefault="00FD561B" w:rsidP="00FD561B">
      <w:pPr>
        <w:jc w:val="center"/>
        <w:rPr>
          <w:ins w:id="1203" w:author="Soler Martin, Carlos" w:date="2022-06-19T13:39:00Z"/>
          <w:i/>
          <w:iCs/>
        </w:rPr>
      </w:pPr>
      <w:ins w:id="1204" w:author="Soler Martin, Carlos" w:date="2022-06-19T13:39:00Z">
        <w:r>
          <w:rPr>
            <w:i/>
            <w:iCs/>
          </w:rPr>
          <w:lastRenderedPageBreak/>
          <w:t>Tabla 5</w:t>
        </w:r>
        <w:r w:rsidRPr="00CE5888">
          <w:rPr>
            <w:i/>
            <w:iCs/>
          </w:rPr>
          <w:t xml:space="preserve">: </w:t>
        </w:r>
        <w:r>
          <w:rPr>
            <w:i/>
            <w:iCs/>
          </w:rPr>
          <w:t>Recurso /</w:t>
        </w:r>
      </w:ins>
      <w:ins w:id="1205" w:author="Soler Martin, Carlos" w:date="2022-06-19T13:46:00Z">
        <w:r w:rsidR="00906FD0">
          <w:rPr>
            <w:i/>
            <w:iCs/>
          </w:rPr>
          <w:t>empresas</w:t>
        </w:r>
      </w:ins>
      <w:ins w:id="1206" w:author="Soler Martin, Carlos" w:date="2022-06-19T13:39:00Z">
        <w:r>
          <w:rPr>
            <w:i/>
            <w:iCs/>
          </w:rPr>
          <w:t>/id/ofertas_nuevas</w:t>
        </w:r>
      </w:ins>
    </w:p>
    <w:p w14:paraId="78BAB1A4" w14:textId="6E94A233" w:rsidR="00FD561B" w:rsidRDefault="00FD561B" w:rsidP="000F01E8">
      <w:pPr>
        <w:jc w:val="center"/>
        <w:rPr>
          <w:ins w:id="1207" w:author="Soler Martin, Carlos" w:date="2022-06-19T13:43:00Z"/>
          <w:i/>
          <w:iCs/>
        </w:rPr>
      </w:pPr>
    </w:p>
    <w:p w14:paraId="571F6F5E" w14:textId="6F439B0B" w:rsidR="003951E4" w:rsidRDefault="003951E4" w:rsidP="000F01E8">
      <w:pPr>
        <w:jc w:val="center"/>
        <w:rPr>
          <w:ins w:id="1208" w:author="Soler Martin, Carlos" w:date="2022-06-19T13:43:00Z"/>
          <w:i/>
          <w:iCs/>
        </w:rPr>
      </w:pPr>
    </w:p>
    <w:p w14:paraId="0F9FE1CC" w14:textId="54F1795E" w:rsidR="003951E4" w:rsidRDefault="003951E4" w:rsidP="000F01E8">
      <w:pPr>
        <w:jc w:val="center"/>
        <w:rPr>
          <w:ins w:id="1209" w:author="Soler Martin, Carlos" w:date="2022-06-19T13:43:00Z"/>
          <w:i/>
          <w:iCs/>
        </w:rPr>
      </w:pPr>
    </w:p>
    <w:p w14:paraId="4ECA013D" w14:textId="0332EF8D" w:rsidR="003951E4" w:rsidRDefault="003951E4" w:rsidP="000F01E8">
      <w:pPr>
        <w:jc w:val="center"/>
        <w:rPr>
          <w:ins w:id="1210" w:author="Soler Martin, Carlos" w:date="2022-06-19T13:43:00Z"/>
          <w:i/>
          <w:iCs/>
        </w:rPr>
      </w:pPr>
    </w:p>
    <w:p w14:paraId="541CAA05" w14:textId="77777777" w:rsidR="003951E4" w:rsidRDefault="003951E4" w:rsidP="000F01E8">
      <w:pPr>
        <w:jc w:val="center"/>
        <w:rPr>
          <w:ins w:id="1211" w:author="Soler Martin, Carlos" w:date="2022-06-19T13:42:00Z"/>
          <w:i/>
          <w:iCs/>
        </w:rPr>
      </w:pPr>
    </w:p>
    <w:tbl>
      <w:tblPr>
        <w:tblStyle w:val="Tablaconcuadrcula7concolores-nfasis1"/>
        <w:tblW w:w="9399" w:type="dxa"/>
        <w:tblLook w:val="04A0" w:firstRow="1" w:lastRow="0" w:firstColumn="1" w:lastColumn="0" w:noHBand="0" w:noVBand="1"/>
      </w:tblPr>
      <w:tblGrid>
        <w:gridCol w:w="1007"/>
        <w:gridCol w:w="3393"/>
        <w:gridCol w:w="1440"/>
        <w:gridCol w:w="1254"/>
        <w:gridCol w:w="1110"/>
        <w:gridCol w:w="1195"/>
      </w:tblGrid>
      <w:tr w:rsidR="003951E4" w14:paraId="7530A163" w14:textId="77777777" w:rsidTr="00B94B9F">
        <w:trPr>
          <w:cnfStyle w:val="100000000000" w:firstRow="1" w:lastRow="0" w:firstColumn="0" w:lastColumn="0" w:oddVBand="0" w:evenVBand="0" w:oddHBand="0" w:evenHBand="0" w:firstRowFirstColumn="0" w:firstRowLastColumn="0" w:lastRowFirstColumn="0" w:lastRowLastColumn="0"/>
          <w:trHeight w:val="759"/>
          <w:ins w:id="1212" w:author="Soler Martin, Carlos" w:date="2022-06-19T13:42:00Z"/>
        </w:trPr>
        <w:tc>
          <w:tcPr>
            <w:cnfStyle w:val="001000000100" w:firstRow="0" w:lastRow="0" w:firstColumn="1" w:lastColumn="0" w:oddVBand="0" w:evenVBand="0" w:oddHBand="0" w:evenHBand="0" w:firstRowFirstColumn="1" w:firstRowLastColumn="0" w:lastRowFirstColumn="0" w:lastRowLastColumn="0"/>
            <w:tcW w:w="1008" w:type="dxa"/>
          </w:tcPr>
          <w:p w14:paraId="286787BA" w14:textId="77777777" w:rsidR="003951E4" w:rsidRDefault="003951E4" w:rsidP="00B94B9F">
            <w:pPr>
              <w:rPr>
                <w:ins w:id="1213" w:author="Soler Martin, Carlos" w:date="2022-06-19T13:42:00Z"/>
              </w:rPr>
            </w:pPr>
            <w:ins w:id="1214" w:author="Soler Martin, Carlos" w:date="2022-06-19T13:42:00Z">
              <w:r>
                <w:t>Método</w:t>
              </w:r>
            </w:ins>
          </w:p>
        </w:tc>
        <w:tc>
          <w:tcPr>
            <w:tcW w:w="3119" w:type="dxa"/>
          </w:tcPr>
          <w:p w14:paraId="26CEA83D" w14:textId="77777777" w:rsidR="003951E4" w:rsidRDefault="003951E4" w:rsidP="00B94B9F">
            <w:pPr>
              <w:cnfStyle w:val="100000000000" w:firstRow="1" w:lastRow="0" w:firstColumn="0" w:lastColumn="0" w:oddVBand="0" w:evenVBand="0" w:oddHBand="0" w:evenHBand="0" w:firstRowFirstColumn="0" w:firstRowLastColumn="0" w:lastRowFirstColumn="0" w:lastRowLastColumn="0"/>
              <w:rPr>
                <w:ins w:id="1215" w:author="Soler Martin, Carlos" w:date="2022-06-19T13:42:00Z"/>
              </w:rPr>
            </w:pPr>
            <w:ins w:id="1216" w:author="Soler Martin, Carlos" w:date="2022-06-19T13:42:00Z">
              <w:r>
                <w:t>URI</w:t>
              </w:r>
            </w:ins>
          </w:p>
        </w:tc>
        <w:tc>
          <w:tcPr>
            <w:tcW w:w="1682" w:type="dxa"/>
          </w:tcPr>
          <w:p w14:paraId="6118F271" w14:textId="77777777" w:rsidR="003951E4" w:rsidRDefault="003951E4" w:rsidP="00B94B9F">
            <w:pPr>
              <w:cnfStyle w:val="100000000000" w:firstRow="1" w:lastRow="0" w:firstColumn="0" w:lastColumn="0" w:oddVBand="0" w:evenVBand="0" w:oddHBand="0" w:evenHBand="0" w:firstRowFirstColumn="0" w:firstRowLastColumn="0" w:lastRowFirstColumn="0" w:lastRowLastColumn="0"/>
              <w:rPr>
                <w:ins w:id="1217" w:author="Soler Martin, Carlos" w:date="2022-06-19T13:42:00Z"/>
              </w:rPr>
            </w:pPr>
            <w:ins w:id="1218" w:author="Soler Martin, Carlos" w:date="2022-06-19T13:42:00Z">
              <w:r>
                <w:t>Utilidad</w:t>
              </w:r>
            </w:ins>
          </w:p>
        </w:tc>
        <w:tc>
          <w:tcPr>
            <w:tcW w:w="1254" w:type="dxa"/>
          </w:tcPr>
          <w:p w14:paraId="1519C16E" w14:textId="77777777" w:rsidR="003951E4" w:rsidRDefault="003951E4" w:rsidP="00B94B9F">
            <w:pPr>
              <w:cnfStyle w:val="100000000000" w:firstRow="1" w:lastRow="0" w:firstColumn="0" w:lastColumn="0" w:oddVBand="0" w:evenVBand="0" w:oddHBand="0" w:evenHBand="0" w:firstRowFirstColumn="0" w:firstRowLastColumn="0" w:lastRowFirstColumn="0" w:lastRowLastColumn="0"/>
              <w:rPr>
                <w:ins w:id="1219" w:author="Soler Martin, Carlos" w:date="2022-06-19T13:42:00Z"/>
              </w:rPr>
            </w:pPr>
            <w:ins w:id="1220" w:author="Soler Martin, Carlos" w:date="2022-06-19T13:42:00Z">
              <w:r>
                <w:t>Semántica</w:t>
              </w:r>
            </w:ins>
          </w:p>
        </w:tc>
        <w:tc>
          <w:tcPr>
            <w:tcW w:w="1141" w:type="dxa"/>
          </w:tcPr>
          <w:p w14:paraId="181E4D6A" w14:textId="77777777" w:rsidR="003951E4" w:rsidRDefault="003951E4" w:rsidP="00B94B9F">
            <w:pPr>
              <w:cnfStyle w:val="100000000000" w:firstRow="1" w:lastRow="0" w:firstColumn="0" w:lastColumn="0" w:oddVBand="0" w:evenVBand="0" w:oddHBand="0" w:evenHBand="0" w:firstRowFirstColumn="0" w:firstRowLastColumn="0" w:lastRowFirstColumn="0" w:lastRowLastColumn="0"/>
              <w:rPr>
                <w:ins w:id="1221" w:author="Soler Martin, Carlos" w:date="2022-06-19T13:42:00Z"/>
              </w:rPr>
            </w:pPr>
            <w:ins w:id="1222" w:author="Soler Martin, Carlos" w:date="2022-06-19T13:42:00Z">
              <w:r>
                <w:t>Cuerpo Solicitud</w:t>
              </w:r>
            </w:ins>
          </w:p>
        </w:tc>
        <w:tc>
          <w:tcPr>
            <w:tcW w:w="1195" w:type="dxa"/>
          </w:tcPr>
          <w:p w14:paraId="5D8C94AD" w14:textId="77777777" w:rsidR="003951E4" w:rsidRDefault="003951E4" w:rsidP="00B94B9F">
            <w:pPr>
              <w:jc w:val="left"/>
              <w:cnfStyle w:val="100000000000" w:firstRow="1" w:lastRow="0" w:firstColumn="0" w:lastColumn="0" w:oddVBand="0" w:evenVBand="0" w:oddHBand="0" w:evenHBand="0" w:firstRowFirstColumn="0" w:firstRowLastColumn="0" w:lastRowFirstColumn="0" w:lastRowLastColumn="0"/>
              <w:rPr>
                <w:ins w:id="1223" w:author="Soler Martin, Carlos" w:date="2022-06-19T13:42:00Z"/>
              </w:rPr>
            </w:pPr>
            <w:ins w:id="1224" w:author="Soler Martin, Carlos" w:date="2022-06-19T13:42:00Z">
              <w:r>
                <w:t>Códigos de respuesta</w:t>
              </w:r>
            </w:ins>
          </w:p>
        </w:tc>
      </w:tr>
      <w:tr w:rsidR="003951E4" w14:paraId="2D403672" w14:textId="77777777" w:rsidTr="00B94B9F">
        <w:trPr>
          <w:cnfStyle w:val="000000100000" w:firstRow="0" w:lastRow="0" w:firstColumn="0" w:lastColumn="0" w:oddVBand="0" w:evenVBand="0" w:oddHBand="1" w:evenHBand="0" w:firstRowFirstColumn="0" w:firstRowLastColumn="0" w:lastRowFirstColumn="0" w:lastRowLastColumn="0"/>
          <w:trHeight w:val="759"/>
          <w:ins w:id="1225" w:author="Soler Martin, Carlos" w:date="2022-06-19T13:42:00Z"/>
        </w:trPr>
        <w:tc>
          <w:tcPr>
            <w:cnfStyle w:val="001000000000" w:firstRow="0" w:lastRow="0" w:firstColumn="1" w:lastColumn="0" w:oddVBand="0" w:evenVBand="0" w:oddHBand="0" w:evenHBand="0" w:firstRowFirstColumn="0" w:firstRowLastColumn="0" w:lastRowFirstColumn="0" w:lastRowLastColumn="0"/>
            <w:tcW w:w="1008" w:type="dxa"/>
          </w:tcPr>
          <w:p w14:paraId="65AC4C6C" w14:textId="77777777" w:rsidR="003951E4" w:rsidRPr="0071131E" w:rsidRDefault="003951E4" w:rsidP="00B94B9F">
            <w:pPr>
              <w:rPr>
                <w:ins w:id="1226" w:author="Soler Martin, Carlos" w:date="2022-06-19T13:42:00Z"/>
              </w:rPr>
            </w:pPr>
            <w:ins w:id="1227" w:author="Soler Martin, Carlos" w:date="2022-06-19T13:42:00Z">
              <w:r>
                <w:t>POST</w:t>
              </w:r>
            </w:ins>
          </w:p>
        </w:tc>
        <w:tc>
          <w:tcPr>
            <w:tcW w:w="3119" w:type="dxa"/>
          </w:tcPr>
          <w:p w14:paraId="1DFCB602" w14:textId="38611665" w:rsidR="003951E4" w:rsidRDefault="003951E4" w:rsidP="00B94B9F">
            <w:pPr>
              <w:cnfStyle w:val="000000100000" w:firstRow="0" w:lastRow="0" w:firstColumn="0" w:lastColumn="0" w:oddVBand="0" w:evenVBand="0" w:oddHBand="1" w:evenHBand="0" w:firstRowFirstColumn="0" w:firstRowLastColumn="0" w:lastRowFirstColumn="0" w:lastRowLastColumn="0"/>
              <w:rPr>
                <w:ins w:id="1228" w:author="Soler Martin, Carlos" w:date="2022-06-19T13:42:00Z"/>
              </w:rPr>
            </w:pPr>
            <w:ins w:id="1229" w:author="Soler Martin, Carlos" w:date="2022-06-19T13:43:00Z">
              <w:r>
                <w:t>-</w:t>
              </w:r>
            </w:ins>
          </w:p>
        </w:tc>
        <w:tc>
          <w:tcPr>
            <w:tcW w:w="1682" w:type="dxa"/>
          </w:tcPr>
          <w:p w14:paraId="02DF3E5A" w14:textId="1EFD030C" w:rsidR="003951E4" w:rsidRDefault="003951E4" w:rsidP="00B94B9F">
            <w:pPr>
              <w:jc w:val="left"/>
              <w:cnfStyle w:val="000000100000" w:firstRow="0" w:lastRow="0" w:firstColumn="0" w:lastColumn="0" w:oddVBand="0" w:evenVBand="0" w:oddHBand="1" w:evenHBand="0" w:firstRowFirstColumn="0" w:firstRowLastColumn="0" w:lastRowFirstColumn="0" w:lastRowLastColumn="0"/>
              <w:rPr>
                <w:ins w:id="1230" w:author="Soler Martin, Carlos" w:date="2022-06-19T13:42:00Z"/>
              </w:rPr>
            </w:pPr>
            <w:ins w:id="1231" w:author="Soler Martin, Carlos" w:date="2022-06-19T13:43:00Z">
              <w:r>
                <w:t>-</w:t>
              </w:r>
            </w:ins>
          </w:p>
        </w:tc>
        <w:tc>
          <w:tcPr>
            <w:tcW w:w="1254" w:type="dxa"/>
          </w:tcPr>
          <w:p w14:paraId="4967AB15" w14:textId="1482C10F" w:rsidR="003951E4" w:rsidRDefault="003951E4" w:rsidP="00B94B9F">
            <w:pPr>
              <w:cnfStyle w:val="000000100000" w:firstRow="0" w:lastRow="0" w:firstColumn="0" w:lastColumn="0" w:oddVBand="0" w:evenVBand="0" w:oddHBand="1" w:evenHBand="0" w:firstRowFirstColumn="0" w:firstRowLastColumn="0" w:lastRowFirstColumn="0" w:lastRowLastColumn="0"/>
              <w:rPr>
                <w:ins w:id="1232" w:author="Soler Martin, Carlos" w:date="2022-06-19T13:42:00Z"/>
              </w:rPr>
            </w:pPr>
            <w:ins w:id="1233" w:author="Soler Martin, Carlos" w:date="2022-06-19T13:43:00Z">
              <w:r>
                <w:t>-</w:t>
              </w:r>
            </w:ins>
          </w:p>
        </w:tc>
        <w:tc>
          <w:tcPr>
            <w:tcW w:w="1141" w:type="dxa"/>
          </w:tcPr>
          <w:p w14:paraId="291B1ACD" w14:textId="07E1B52B" w:rsidR="003951E4" w:rsidRDefault="003951E4" w:rsidP="00B94B9F">
            <w:pPr>
              <w:jc w:val="left"/>
              <w:cnfStyle w:val="000000100000" w:firstRow="0" w:lastRow="0" w:firstColumn="0" w:lastColumn="0" w:oddVBand="0" w:evenVBand="0" w:oddHBand="1" w:evenHBand="0" w:firstRowFirstColumn="0" w:firstRowLastColumn="0" w:lastRowFirstColumn="0" w:lastRowLastColumn="0"/>
              <w:rPr>
                <w:ins w:id="1234" w:author="Soler Martin, Carlos" w:date="2022-06-19T13:42:00Z"/>
              </w:rPr>
            </w:pPr>
            <w:ins w:id="1235" w:author="Soler Martin, Carlos" w:date="2022-06-19T13:43:00Z">
              <w:r>
                <w:t>-</w:t>
              </w:r>
            </w:ins>
          </w:p>
        </w:tc>
        <w:tc>
          <w:tcPr>
            <w:tcW w:w="1195" w:type="dxa"/>
          </w:tcPr>
          <w:p w14:paraId="1D1E44C0" w14:textId="4986D74E" w:rsidR="003951E4" w:rsidRDefault="003951E4" w:rsidP="00B94B9F">
            <w:pPr>
              <w:jc w:val="left"/>
              <w:cnfStyle w:val="000000100000" w:firstRow="0" w:lastRow="0" w:firstColumn="0" w:lastColumn="0" w:oddVBand="0" w:evenVBand="0" w:oddHBand="1" w:evenHBand="0" w:firstRowFirstColumn="0" w:firstRowLastColumn="0" w:lastRowFirstColumn="0" w:lastRowLastColumn="0"/>
              <w:rPr>
                <w:ins w:id="1236" w:author="Soler Martin, Carlos" w:date="2022-06-19T13:42:00Z"/>
              </w:rPr>
            </w:pPr>
            <w:ins w:id="1237" w:author="Soler Martin, Carlos" w:date="2022-06-19T13:43:00Z">
              <w:r>
                <w:t>405 – Method not Allowed</w:t>
              </w:r>
            </w:ins>
          </w:p>
        </w:tc>
      </w:tr>
      <w:tr w:rsidR="003951E4" w:rsidRPr="006846A8" w14:paraId="0DCC2F33" w14:textId="77777777" w:rsidTr="00B94B9F">
        <w:trPr>
          <w:trHeight w:val="759"/>
          <w:ins w:id="1238" w:author="Soler Martin, Carlos" w:date="2022-06-19T13:42:00Z"/>
        </w:trPr>
        <w:tc>
          <w:tcPr>
            <w:cnfStyle w:val="001000000000" w:firstRow="0" w:lastRow="0" w:firstColumn="1" w:lastColumn="0" w:oddVBand="0" w:evenVBand="0" w:oddHBand="0" w:evenHBand="0" w:firstRowFirstColumn="0" w:firstRowLastColumn="0" w:lastRowFirstColumn="0" w:lastRowLastColumn="0"/>
            <w:tcW w:w="1008" w:type="dxa"/>
          </w:tcPr>
          <w:p w14:paraId="13756BD7" w14:textId="77777777" w:rsidR="003951E4" w:rsidRPr="0071131E" w:rsidRDefault="003951E4" w:rsidP="00B94B9F">
            <w:pPr>
              <w:rPr>
                <w:ins w:id="1239" w:author="Soler Martin, Carlos" w:date="2022-06-19T13:42:00Z"/>
              </w:rPr>
            </w:pPr>
            <w:ins w:id="1240" w:author="Soler Martin, Carlos" w:date="2022-06-19T13:42:00Z">
              <w:r>
                <w:t>GET</w:t>
              </w:r>
            </w:ins>
          </w:p>
        </w:tc>
        <w:tc>
          <w:tcPr>
            <w:tcW w:w="3119" w:type="dxa"/>
          </w:tcPr>
          <w:p w14:paraId="1AB6C1F8" w14:textId="62DD88EC" w:rsidR="003951E4" w:rsidRDefault="003951E4" w:rsidP="00B94B9F">
            <w:pPr>
              <w:cnfStyle w:val="000000000000" w:firstRow="0" w:lastRow="0" w:firstColumn="0" w:lastColumn="0" w:oddVBand="0" w:evenVBand="0" w:oddHBand="0" w:evenHBand="0" w:firstRowFirstColumn="0" w:firstRowLastColumn="0" w:lastRowFirstColumn="0" w:lastRowLastColumn="0"/>
              <w:rPr>
                <w:ins w:id="1241" w:author="Soler Martin, Carlos" w:date="2022-06-19T13:42:00Z"/>
              </w:rPr>
            </w:pPr>
            <w:ins w:id="1242" w:author="Soler Martin, Carlos" w:date="2022-06-19T13:42:00Z">
              <w:r>
                <w:t>/empresas/id/ofertas_nuevas</w:t>
              </w:r>
            </w:ins>
            <w:ins w:id="1243" w:author="Soler Martin, Carlos" w:date="2022-06-19T13:43:00Z">
              <w:r>
                <w:t>/id</w:t>
              </w:r>
            </w:ins>
          </w:p>
        </w:tc>
        <w:tc>
          <w:tcPr>
            <w:tcW w:w="1682" w:type="dxa"/>
          </w:tcPr>
          <w:p w14:paraId="703BF6AC" w14:textId="388ECE49" w:rsidR="003951E4" w:rsidRDefault="003951E4" w:rsidP="00B94B9F">
            <w:pPr>
              <w:jc w:val="left"/>
              <w:cnfStyle w:val="000000000000" w:firstRow="0" w:lastRow="0" w:firstColumn="0" w:lastColumn="0" w:oddVBand="0" w:evenVBand="0" w:oddHBand="0" w:evenHBand="0" w:firstRowFirstColumn="0" w:firstRowLastColumn="0" w:lastRowFirstColumn="0" w:lastRowLastColumn="0"/>
              <w:rPr>
                <w:ins w:id="1244" w:author="Soler Martin, Carlos" w:date="2022-06-19T13:42:00Z"/>
              </w:rPr>
            </w:pPr>
            <w:ins w:id="1245" w:author="Soler Martin, Carlos" w:date="2022-06-19T13:42:00Z">
              <w:r>
                <w:t xml:space="preserve">Se obtiene un </w:t>
              </w:r>
            </w:ins>
            <w:ins w:id="1246" w:author="Soler Martin, Carlos" w:date="2022-06-19T13:43:00Z">
              <w:r>
                <w:t>una oferta nueva especifica de una empresa especifica</w:t>
              </w:r>
            </w:ins>
          </w:p>
        </w:tc>
        <w:tc>
          <w:tcPr>
            <w:tcW w:w="1254" w:type="dxa"/>
          </w:tcPr>
          <w:p w14:paraId="47730B70" w14:textId="77777777" w:rsidR="003951E4" w:rsidRDefault="003951E4" w:rsidP="00B94B9F">
            <w:pPr>
              <w:cnfStyle w:val="000000000000" w:firstRow="0" w:lastRow="0" w:firstColumn="0" w:lastColumn="0" w:oddVBand="0" w:evenVBand="0" w:oddHBand="0" w:evenHBand="0" w:firstRowFirstColumn="0" w:firstRowLastColumn="0" w:lastRowFirstColumn="0" w:lastRowLastColumn="0"/>
              <w:rPr>
                <w:ins w:id="1247" w:author="Soler Martin, Carlos" w:date="2022-06-19T13:42:00Z"/>
              </w:rPr>
            </w:pPr>
            <w:ins w:id="1248" w:author="Soler Martin, Carlos" w:date="2022-06-19T13:42:00Z">
              <w:r>
                <w:t>JSON</w:t>
              </w:r>
            </w:ins>
          </w:p>
        </w:tc>
        <w:tc>
          <w:tcPr>
            <w:tcW w:w="1141" w:type="dxa"/>
          </w:tcPr>
          <w:p w14:paraId="238A9158" w14:textId="77777777" w:rsidR="003951E4" w:rsidRDefault="003951E4" w:rsidP="00B94B9F">
            <w:pPr>
              <w:cnfStyle w:val="000000000000" w:firstRow="0" w:lastRow="0" w:firstColumn="0" w:lastColumn="0" w:oddVBand="0" w:evenVBand="0" w:oddHBand="0" w:evenHBand="0" w:firstRowFirstColumn="0" w:firstRowLastColumn="0" w:lastRowFirstColumn="0" w:lastRowLastColumn="0"/>
              <w:rPr>
                <w:ins w:id="1249" w:author="Soler Martin, Carlos" w:date="2022-06-19T13:42:00Z"/>
              </w:rPr>
            </w:pPr>
          </w:p>
        </w:tc>
        <w:tc>
          <w:tcPr>
            <w:tcW w:w="1195" w:type="dxa"/>
          </w:tcPr>
          <w:p w14:paraId="15F6A5A7" w14:textId="77777777" w:rsidR="003951E4" w:rsidRPr="00B94B9F" w:rsidRDefault="003951E4" w:rsidP="00B94B9F">
            <w:pPr>
              <w:cnfStyle w:val="000000000000" w:firstRow="0" w:lastRow="0" w:firstColumn="0" w:lastColumn="0" w:oddVBand="0" w:evenVBand="0" w:oddHBand="0" w:evenHBand="0" w:firstRowFirstColumn="0" w:firstRowLastColumn="0" w:lastRowFirstColumn="0" w:lastRowLastColumn="0"/>
              <w:rPr>
                <w:ins w:id="1250" w:author="Soler Martin, Carlos" w:date="2022-06-19T13:42:00Z"/>
                <w:lang w:val="en-US"/>
              </w:rPr>
            </w:pPr>
            <w:ins w:id="1251" w:author="Soler Martin, Carlos" w:date="2022-06-19T13:42:00Z">
              <w:r w:rsidRPr="00B94B9F">
                <w:rPr>
                  <w:lang w:val="en-US"/>
                </w:rPr>
                <w:t>200 – OK</w:t>
              </w:r>
            </w:ins>
          </w:p>
          <w:p w14:paraId="323DB27D" w14:textId="77777777" w:rsidR="003951E4" w:rsidRPr="00B94B9F" w:rsidRDefault="003951E4" w:rsidP="00B94B9F">
            <w:pPr>
              <w:cnfStyle w:val="000000000000" w:firstRow="0" w:lastRow="0" w:firstColumn="0" w:lastColumn="0" w:oddVBand="0" w:evenVBand="0" w:oddHBand="0" w:evenHBand="0" w:firstRowFirstColumn="0" w:firstRowLastColumn="0" w:lastRowFirstColumn="0" w:lastRowLastColumn="0"/>
              <w:rPr>
                <w:ins w:id="1252" w:author="Soler Martin, Carlos" w:date="2022-06-19T13:42:00Z"/>
                <w:lang w:val="en-US"/>
              </w:rPr>
            </w:pPr>
            <w:ins w:id="1253" w:author="Soler Martin, Carlos" w:date="2022-06-19T13:42:00Z">
              <w:r w:rsidRPr="00B94B9F">
                <w:rPr>
                  <w:lang w:val="en-US"/>
                </w:rPr>
                <w:t>404 – Not Found</w:t>
              </w:r>
            </w:ins>
          </w:p>
          <w:p w14:paraId="03F52F71" w14:textId="77777777" w:rsidR="003951E4" w:rsidRPr="00B94B9F" w:rsidRDefault="003951E4" w:rsidP="00B94B9F">
            <w:pPr>
              <w:cnfStyle w:val="000000000000" w:firstRow="0" w:lastRow="0" w:firstColumn="0" w:lastColumn="0" w:oddVBand="0" w:evenVBand="0" w:oddHBand="0" w:evenHBand="0" w:firstRowFirstColumn="0" w:firstRowLastColumn="0" w:lastRowFirstColumn="0" w:lastRowLastColumn="0"/>
              <w:rPr>
                <w:ins w:id="1254" w:author="Soler Martin, Carlos" w:date="2022-06-19T13:42:00Z"/>
                <w:lang w:val="en-US"/>
              </w:rPr>
            </w:pPr>
            <w:ins w:id="1255" w:author="Soler Martin, Carlos" w:date="2022-06-19T13:42:00Z">
              <w:r w:rsidRPr="00B94B9F">
                <w:rPr>
                  <w:lang w:val="en-US"/>
                </w:rPr>
                <w:t>400 – Bad request</w:t>
              </w:r>
            </w:ins>
          </w:p>
          <w:p w14:paraId="7029C735" w14:textId="77777777" w:rsidR="003951E4" w:rsidRPr="00B94B9F" w:rsidRDefault="003951E4" w:rsidP="00B94B9F">
            <w:pPr>
              <w:cnfStyle w:val="000000000000" w:firstRow="0" w:lastRow="0" w:firstColumn="0" w:lastColumn="0" w:oddVBand="0" w:evenVBand="0" w:oddHBand="0" w:evenHBand="0" w:firstRowFirstColumn="0" w:firstRowLastColumn="0" w:lastRowFirstColumn="0" w:lastRowLastColumn="0"/>
              <w:rPr>
                <w:ins w:id="1256" w:author="Soler Martin, Carlos" w:date="2022-06-19T13:42:00Z"/>
                <w:lang w:val="en-US"/>
              </w:rPr>
            </w:pPr>
            <w:ins w:id="1257" w:author="Soler Martin, Carlos" w:date="2022-06-19T13:42:00Z">
              <w:r w:rsidRPr="00B94B9F">
                <w:rPr>
                  <w:lang w:val="en-US"/>
                </w:rPr>
                <w:t xml:space="preserve">500 – Internal </w:t>
              </w:r>
              <w:r w:rsidRPr="00B94B9F">
                <w:rPr>
                  <w:lang w:val="en-US"/>
                </w:rPr>
                <w:lastRenderedPageBreak/>
                <w:t>Server Error</w:t>
              </w:r>
            </w:ins>
          </w:p>
        </w:tc>
      </w:tr>
      <w:tr w:rsidR="003951E4" w14:paraId="176DDDAA" w14:textId="77777777" w:rsidTr="00B94B9F">
        <w:trPr>
          <w:cnfStyle w:val="000000100000" w:firstRow="0" w:lastRow="0" w:firstColumn="0" w:lastColumn="0" w:oddVBand="0" w:evenVBand="0" w:oddHBand="1" w:evenHBand="0" w:firstRowFirstColumn="0" w:firstRowLastColumn="0" w:lastRowFirstColumn="0" w:lastRowLastColumn="0"/>
          <w:trHeight w:val="759"/>
          <w:ins w:id="1258" w:author="Soler Martin, Carlos" w:date="2022-06-19T13:42:00Z"/>
        </w:trPr>
        <w:tc>
          <w:tcPr>
            <w:cnfStyle w:val="001000000000" w:firstRow="0" w:lastRow="0" w:firstColumn="1" w:lastColumn="0" w:oddVBand="0" w:evenVBand="0" w:oddHBand="0" w:evenHBand="0" w:firstRowFirstColumn="0" w:firstRowLastColumn="0" w:lastRowFirstColumn="0" w:lastRowLastColumn="0"/>
            <w:tcW w:w="1008" w:type="dxa"/>
          </w:tcPr>
          <w:p w14:paraId="6D3B5D37" w14:textId="77777777" w:rsidR="003951E4" w:rsidRDefault="003951E4" w:rsidP="00B94B9F">
            <w:pPr>
              <w:rPr>
                <w:ins w:id="1259" w:author="Soler Martin, Carlos" w:date="2022-06-19T13:42:00Z"/>
              </w:rPr>
            </w:pPr>
            <w:ins w:id="1260" w:author="Soler Martin, Carlos" w:date="2022-06-19T13:42:00Z">
              <w:r>
                <w:lastRenderedPageBreak/>
                <w:t>PUT</w:t>
              </w:r>
            </w:ins>
          </w:p>
        </w:tc>
        <w:tc>
          <w:tcPr>
            <w:tcW w:w="3119" w:type="dxa"/>
          </w:tcPr>
          <w:p w14:paraId="1973EED5" w14:textId="77777777" w:rsidR="003951E4" w:rsidRDefault="003951E4" w:rsidP="00B94B9F">
            <w:pPr>
              <w:cnfStyle w:val="000000100000" w:firstRow="0" w:lastRow="0" w:firstColumn="0" w:lastColumn="0" w:oddVBand="0" w:evenVBand="0" w:oddHBand="1" w:evenHBand="0" w:firstRowFirstColumn="0" w:firstRowLastColumn="0" w:lastRowFirstColumn="0" w:lastRowLastColumn="0"/>
              <w:rPr>
                <w:ins w:id="1261" w:author="Soler Martin, Carlos" w:date="2022-06-19T13:42:00Z"/>
              </w:rPr>
            </w:pPr>
            <w:ins w:id="1262" w:author="Soler Martin, Carlos" w:date="2022-06-19T13:42:00Z">
              <w:r>
                <w:t>-</w:t>
              </w:r>
            </w:ins>
          </w:p>
        </w:tc>
        <w:tc>
          <w:tcPr>
            <w:tcW w:w="1682" w:type="dxa"/>
          </w:tcPr>
          <w:p w14:paraId="0F9E31EE" w14:textId="77777777" w:rsidR="003951E4" w:rsidRDefault="003951E4" w:rsidP="00B94B9F">
            <w:pPr>
              <w:cnfStyle w:val="000000100000" w:firstRow="0" w:lastRow="0" w:firstColumn="0" w:lastColumn="0" w:oddVBand="0" w:evenVBand="0" w:oddHBand="1" w:evenHBand="0" w:firstRowFirstColumn="0" w:firstRowLastColumn="0" w:lastRowFirstColumn="0" w:lastRowLastColumn="0"/>
              <w:rPr>
                <w:ins w:id="1263" w:author="Soler Martin, Carlos" w:date="2022-06-19T13:42:00Z"/>
              </w:rPr>
            </w:pPr>
            <w:ins w:id="1264" w:author="Soler Martin, Carlos" w:date="2022-06-19T13:42:00Z">
              <w:r>
                <w:t>-</w:t>
              </w:r>
            </w:ins>
          </w:p>
        </w:tc>
        <w:tc>
          <w:tcPr>
            <w:tcW w:w="1254" w:type="dxa"/>
          </w:tcPr>
          <w:p w14:paraId="42EE350D" w14:textId="77777777" w:rsidR="003951E4" w:rsidRDefault="003951E4" w:rsidP="00B94B9F">
            <w:pPr>
              <w:cnfStyle w:val="000000100000" w:firstRow="0" w:lastRow="0" w:firstColumn="0" w:lastColumn="0" w:oddVBand="0" w:evenVBand="0" w:oddHBand="1" w:evenHBand="0" w:firstRowFirstColumn="0" w:firstRowLastColumn="0" w:lastRowFirstColumn="0" w:lastRowLastColumn="0"/>
              <w:rPr>
                <w:ins w:id="1265" w:author="Soler Martin, Carlos" w:date="2022-06-19T13:42:00Z"/>
              </w:rPr>
            </w:pPr>
            <w:ins w:id="1266" w:author="Soler Martin, Carlos" w:date="2022-06-19T13:42:00Z">
              <w:r>
                <w:t>-</w:t>
              </w:r>
            </w:ins>
          </w:p>
        </w:tc>
        <w:tc>
          <w:tcPr>
            <w:tcW w:w="1141" w:type="dxa"/>
          </w:tcPr>
          <w:p w14:paraId="47761966" w14:textId="77777777" w:rsidR="003951E4" w:rsidRDefault="003951E4" w:rsidP="00B94B9F">
            <w:pPr>
              <w:cnfStyle w:val="000000100000" w:firstRow="0" w:lastRow="0" w:firstColumn="0" w:lastColumn="0" w:oddVBand="0" w:evenVBand="0" w:oddHBand="1" w:evenHBand="0" w:firstRowFirstColumn="0" w:firstRowLastColumn="0" w:lastRowFirstColumn="0" w:lastRowLastColumn="0"/>
              <w:rPr>
                <w:ins w:id="1267" w:author="Soler Martin, Carlos" w:date="2022-06-19T13:42:00Z"/>
              </w:rPr>
            </w:pPr>
            <w:ins w:id="1268" w:author="Soler Martin, Carlos" w:date="2022-06-19T13:42:00Z">
              <w:r>
                <w:t>-</w:t>
              </w:r>
            </w:ins>
          </w:p>
        </w:tc>
        <w:tc>
          <w:tcPr>
            <w:tcW w:w="1195" w:type="dxa"/>
          </w:tcPr>
          <w:p w14:paraId="18B94A8E" w14:textId="77777777" w:rsidR="003951E4" w:rsidRDefault="003951E4" w:rsidP="00B94B9F">
            <w:pPr>
              <w:cnfStyle w:val="000000100000" w:firstRow="0" w:lastRow="0" w:firstColumn="0" w:lastColumn="0" w:oddVBand="0" w:evenVBand="0" w:oddHBand="1" w:evenHBand="0" w:firstRowFirstColumn="0" w:firstRowLastColumn="0" w:lastRowFirstColumn="0" w:lastRowLastColumn="0"/>
              <w:rPr>
                <w:ins w:id="1269" w:author="Soler Martin, Carlos" w:date="2022-06-19T13:42:00Z"/>
              </w:rPr>
            </w:pPr>
            <w:ins w:id="1270" w:author="Soler Martin, Carlos" w:date="2022-06-19T13:42:00Z">
              <w:r>
                <w:t xml:space="preserve">405 – Method not Allowed </w:t>
              </w:r>
            </w:ins>
          </w:p>
        </w:tc>
      </w:tr>
      <w:tr w:rsidR="003951E4" w:rsidRPr="006846A8" w14:paraId="3285BCC7" w14:textId="77777777" w:rsidTr="00B94B9F">
        <w:trPr>
          <w:trHeight w:val="759"/>
          <w:ins w:id="1271" w:author="Soler Martin, Carlos" w:date="2022-06-19T13:42:00Z"/>
        </w:trPr>
        <w:tc>
          <w:tcPr>
            <w:cnfStyle w:val="001000000000" w:firstRow="0" w:lastRow="0" w:firstColumn="1" w:lastColumn="0" w:oddVBand="0" w:evenVBand="0" w:oddHBand="0" w:evenHBand="0" w:firstRowFirstColumn="0" w:firstRowLastColumn="0" w:lastRowFirstColumn="0" w:lastRowLastColumn="0"/>
            <w:tcW w:w="1008" w:type="dxa"/>
          </w:tcPr>
          <w:p w14:paraId="6CDD7F73" w14:textId="77777777" w:rsidR="003951E4" w:rsidRDefault="003951E4" w:rsidP="00B94B9F">
            <w:pPr>
              <w:rPr>
                <w:ins w:id="1272" w:author="Soler Martin, Carlos" w:date="2022-06-19T13:42:00Z"/>
              </w:rPr>
            </w:pPr>
            <w:ins w:id="1273" w:author="Soler Martin, Carlos" w:date="2022-06-19T13:42:00Z">
              <w:r>
                <w:t>DELETE</w:t>
              </w:r>
            </w:ins>
          </w:p>
        </w:tc>
        <w:tc>
          <w:tcPr>
            <w:tcW w:w="3119" w:type="dxa"/>
          </w:tcPr>
          <w:p w14:paraId="086F3D91" w14:textId="60CBB15A" w:rsidR="003951E4" w:rsidRDefault="003951E4" w:rsidP="00B94B9F">
            <w:pPr>
              <w:cnfStyle w:val="000000000000" w:firstRow="0" w:lastRow="0" w:firstColumn="0" w:lastColumn="0" w:oddVBand="0" w:evenVBand="0" w:oddHBand="0" w:evenHBand="0" w:firstRowFirstColumn="0" w:firstRowLastColumn="0" w:lastRowFirstColumn="0" w:lastRowLastColumn="0"/>
              <w:rPr>
                <w:ins w:id="1274" w:author="Soler Martin, Carlos" w:date="2022-06-19T13:42:00Z"/>
              </w:rPr>
            </w:pPr>
            <w:ins w:id="1275" w:author="Soler Martin, Carlos" w:date="2022-06-19T13:43:00Z">
              <w:r>
                <w:t>/empresas/id/ofertas_nuevas/id</w:t>
              </w:r>
            </w:ins>
          </w:p>
        </w:tc>
        <w:tc>
          <w:tcPr>
            <w:tcW w:w="1682" w:type="dxa"/>
          </w:tcPr>
          <w:p w14:paraId="2E998E9C" w14:textId="4240243F" w:rsidR="003951E4" w:rsidRDefault="003951E4" w:rsidP="00B94B9F">
            <w:pPr>
              <w:cnfStyle w:val="000000000000" w:firstRow="0" w:lastRow="0" w:firstColumn="0" w:lastColumn="0" w:oddVBand="0" w:evenVBand="0" w:oddHBand="0" w:evenHBand="0" w:firstRowFirstColumn="0" w:firstRowLastColumn="0" w:lastRowFirstColumn="0" w:lastRowLastColumn="0"/>
              <w:rPr>
                <w:ins w:id="1276" w:author="Soler Martin, Carlos" w:date="2022-06-19T13:42:00Z"/>
              </w:rPr>
            </w:pPr>
            <w:ins w:id="1277" w:author="Soler Martin, Carlos" w:date="2022-06-19T13:43:00Z">
              <w:r>
                <w:t>Se elimina un</w:t>
              </w:r>
            </w:ins>
            <w:ins w:id="1278" w:author="Soler Martin, Carlos" w:date="2022-06-19T13:44:00Z">
              <w:r>
                <w:t>a oferta nueva de una empresa</w:t>
              </w:r>
            </w:ins>
          </w:p>
        </w:tc>
        <w:tc>
          <w:tcPr>
            <w:tcW w:w="1254" w:type="dxa"/>
          </w:tcPr>
          <w:p w14:paraId="5400D395" w14:textId="78038730" w:rsidR="003951E4" w:rsidRDefault="003951E4" w:rsidP="00B94B9F">
            <w:pPr>
              <w:cnfStyle w:val="000000000000" w:firstRow="0" w:lastRow="0" w:firstColumn="0" w:lastColumn="0" w:oddVBand="0" w:evenVBand="0" w:oddHBand="0" w:evenHBand="0" w:firstRowFirstColumn="0" w:firstRowLastColumn="0" w:lastRowFirstColumn="0" w:lastRowLastColumn="0"/>
              <w:rPr>
                <w:ins w:id="1279" w:author="Soler Martin, Carlos" w:date="2022-06-19T13:42:00Z"/>
              </w:rPr>
            </w:pPr>
            <w:ins w:id="1280" w:author="Soler Martin, Carlos" w:date="2022-06-19T13:44:00Z">
              <w:r>
                <w:t>JSON</w:t>
              </w:r>
            </w:ins>
          </w:p>
        </w:tc>
        <w:tc>
          <w:tcPr>
            <w:tcW w:w="1141" w:type="dxa"/>
          </w:tcPr>
          <w:p w14:paraId="3EC1DDF6" w14:textId="77777777" w:rsidR="003951E4" w:rsidRDefault="003951E4" w:rsidP="00B94B9F">
            <w:pPr>
              <w:cnfStyle w:val="000000000000" w:firstRow="0" w:lastRow="0" w:firstColumn="0" w:lastColumn="0" w:oddVBand="0" w:evenVBand="0" w:oddHBand="0" w:evenHBand="0" w:firstRowFirstColumn="0" w:firstRowLastColumn="0" w:lastRowFirstColumn="0" w:lastRowLastColumn="0"/>
              <w:rPr>
                <w:ins w:id="1281" w:author="Soler Martin, Carlos" w:date="2022-06-19T13:42:00Z"/>
              </w:rPr>
            </w:pPr>
            <w:ins w:id="1282" w:author="Soler Martin, Carlos" w:date="2022-06-19T13:42:00Z">
              <w:r>
                <w:t>-</w:t>
              </w:r>
            </w:ins>
          </w:p>
        </w:tc>
        <w:tc>
          <w:tcPr>
            <w:tcW w:w="1195" w:type="dxa"/>
          </w:tcPr>
          <w:p w14:paraId="452F1E80" w14:textId="77777777" w:rsidR="003951E4" w:rsidRPr="00B94B9F" w:rsidRDefault="003951E4" w:rsidP="003951E4">
            <w:pPr>
              <w:cnfStyle w:val="000000000000" w:firstRow="0" w:lastRow="0" w:firstColumn="0" w:lastColumn="0" w:oddVBand="0" w:evenVBand="0" w:oddHBand="0" w:evenHBand="0" w:firstRowFirstColumn="0" w:firstRowLastColumn="0" w:lastRowFirstColumn="0" w:lastRowLastColumn="0"/>
              <w:rPr>
                <w:ins w:id="1283" w:author="Soler Martin, Carlos" w:date="2022-06-19T13:44:00Z"/>
                <w:lang w:val="en-US"/>
              </w:rPr>
            </w:pPr>
            <w:ins w:id="1284" w:author="Soler Martin, Carlos" w:date="2022-06-19T13:44:00Z">
              <w:r w:rsidRPr="00B94B9F">
                <w:rPr>
                  <w:lang w:val="en-US"/>
                </w:rPr>
                <w:t>200 – OK</w:t>
              </w:r>
            </w:ins>
          </w:p>
          <w:p w14:paraId="3BB1FBC0" w14:textId="77777777" w:rsidR="003951E4" w:rsidRPr="00B94B9F" w:rsidRDefault="003951E4" w:rsidP="003951E4">
            <w:pPr>
              <w:cnfStyle w:val="000000000000" w:firstRow="0" w:lastRow="0" w:firstColumn="0" w:lastColumn="0" w:oddVBand="0" w:evenVBand="0" w:oddHBand="0" w:evenHBand="0" w:firstRowFirstColumn="0" w:firstRowLastColumn="0" w:lastRowFirstColumn="0" w:lastRowLastColumn="0"/>
              <w:rPr>
                <w:ins w:id="1285" w:author="Soler Martin, Carlos" w:date="2022-06-19T13:44:00Z"/>
                <w:lang w:val="en-US"/>
              </w:rPr>
            </w:pPr>
            <w:ins w:id="1286" w:author="Soler Martin, Carlos" w:date="2022-06-19T13:44:00Z">
              <w:r w:rsidRPr="00B94B9F">
                <w:rPr>
                  <w:lang w:val="en-US"/>
                </w:rPr>
                <w:t>404 – Not Found</w:t>
              </w:r>
            </w:ins>
          </w:p>
          <w:p w14:paraId="3613DA21" w14:textId="77777777" w:rsidR="003951E4" w:rsidRPr="00B94B9F" w:rsidRDefault="003951E4" w:rsidP="003951E4">
            <w:pPr>
              <w:cnfStyle w:val="000000000000" w:firstRow="0" w:lastRow="0" w:firstColumn="0" w:lastColumn="0" w:oddVBand="0" w:evenVBand="0" w:oddHBand="0" w:evenHBand="0" w:firstRowFirstColumn="0" w:firstRowLastColumn="0" w:lastRowFirstColumn="0" w:lastRowLastColumn="0"/>
              <w:rPr>
                <w:ins w:id="1287" w:author="Soler Martin, Carlos" w:date="2022-06-19T13:44:00Z"/>
                <w:lang w:val="en-US"/>
              </w:rPr>
            </w:pPr>
            <w:ins w:id="1288" w:author="Soler Martin, Carlos" w:date="2022-06-19T13:44:00Z">
              <w:r w:rsidRPr="00B94B9F">
                <w:rPr>
                  <w:lang w:val="en-US"/>
                </w:rPr>
                <w:t>400 – Bad request</w:t>
              </w:r>
            </w:ins>
          </w:p>
          <w:p w14:paraId="24497E79" w14:textId="56EBEF98" w:rsidR="003951E4" w:rsidRPr="003951E4" w:rsidRDefault="003951E4" w:rsidP="003951E4">
            <w:pPr>
              <w:cnfStyle w:val="000000000000" w:firstRow="0" w:lastRow="0" w:firstColumn="0" w:lastColumn="0" w:oddVBand="0" w:evenVBand="0" w:oddHBand="0" w:evenHBand="0" w:firstRowFirstColumn="0" w:firstRowLastColumn="0" w:lastRowFirstColumn="0" w:lastRowLastColumn="0"/>
              <w:rPr>
                <w:ins w:id="1289" w:author="Soler Martin, Carlos" w:date="2022-06-19T13:42:00Z"/>
                <w:lang w:val="en-US"/>
                <w:rPrChange w:id="1290" w:author="Soler Martin, Carlos" w:date="2022-06-19T13:45:00Z">
                  <w:rPr>
                    <w:ins w:id="1291" w:author="Soler Martin, Carlos" w:date="2022-06-19T13:42:00Z"/>
                  </w:rPr>
                </w:rPrChange>
              </w:rPr>
            </w:pPr>
            <w:ins w:id="1292" w:author="Soler Martin, Carlos" w:date="2022-06-19T13:44:00Z">
              <w:r w:rsidRPr="00B94B9F">
                <w:rPr>
                  <w:lang w:val="en-US"/>
                </w:rPr>
                <w:t>500 – Internal Server Error</w:t>
              </w:r>
              <w:r w:rsidRPr="003951E4">
                <w:rPr>
                  <w:lang w:val="en-US"/>
                  <w:rPrChange w:id="1293" w:author="Soler Martin, Carlos" w:date="2022-06-19T13:45:00Z">
                    <w:rPr/>
                  </w:rPrChange>
                </w:rPr>
                <w:t xml:space="preserve"> </w:t>
              </w:r>
            </w:ins>
          </w:p>
        </w:tc>
      </w:tr>
      <w:tr w:rsidR="003951E4" w14:paraId="49ED5882" w14:textId="77777777" w:rsidTr="00B94B9F">
        <w:trPr>
          <w:cnfStyle w:val="000000100000" w:firstRow="0" w:lastRow="0" w:firstColumn="0" w:lastColumn="0" w:oddVBand="0" w:evenVBand="0" w:oddHBand="1" w:evenHBand="0" w:firstRowFirstColumn="0" w:firstRowLastColumn="0" w:lastRowFirstColumn="0" w:lastRowLastColumn="0"/>
          <w:trHeight w:val="759"/>
          <w:ins w:id="1294" w:author="Soler Martin, Carlos" w:date="2022-06-19T13:42:00Z"/>
        </w:trPr>
        <w:tc>
          <w:tcPr>
            <w:cnfStyle w:val="001000000000" w:firstRow="0" w:lastRow="0" w:firstColumn="1" w:lastColumn="0" w:oddVBand="0" w:evenVBand="0" w:oddHBand="0" w:evenHBand="0" w:firstRowFirstColumn="0" w:firstRowLastColumn="0" w:lastRowFirstColumn="0" w:lastRowLastColumn="0"/>
            <w:tcW w:w="1008" w:type="dxa"/>
          </w:tcPr>
          <w:p w14:paraId="4FA7E972" w14:textId="77777777" w:rsidR="003951E4" w:rsidRDefault="003951E4" w:rsidP="00B94B9F">
            <w:pPr>
              <w:rPr>
                <w:ins w:id="1295" w:author="Soler Martin, Carlos" w:date="2022-06-19T13:42:00Z"/>
              </w:rPr>
            </w:pPr>
            <w:ins w:id="1296" w:author="Soler Martin, Carlos" w:date="2022-06-19T13:42:00Z">
              <w:r>
                <w:t>PATCH</w:t>
              </w:r>
            </w:ins>
          </w:p>
        </w:tc>
        <w:tc>
          <w:tcPr>
            <w:tcW w:w="3119" w:type="dxa"/>
          </w:tcPr>
          <w:p w14:paraId="77B39B5E" w14:textId="77777777" w:rsidR="003951E4" w:rsidRDefault="003951E4" w:rsidP="00B94B9F">
            <w:pPr>
              <w:cnfStyle w:val="000000100000" w:firstRow="0" w:lastRow="0" w:firstColumn="0" w:lastColumn="0" w:oddVBand="0" w:evenVBand="0" w:oddHBand="1" w:evenHBand="0" w:firstRowFirstColumn="0" w:firstRowLastColumn="0" w:lastRowFirstColumn="0" w:lastRowLastColumn="0"/>
              <w:rPr>
                <w:ins w:id="1297" w:author="Soler Martin, Carlos" w:date="2022-06-19T13:42:00Z"/>
              </w:rPr>
            </w:pPr>
            <w:ins w:id="1298" w:author="Soler Martin, Carlos" w:date="2022-06-19T13:42:00Z">
              <w:r>
                <w:t>-</w:t>
              </w:r>
            </w:ins>
          </w:p>
        </w:tc>
        <w:tc>
          <w:tcPr>
            <w:tcW w:w="1682" w:type="dxa"/>
          </w:tcPr>
          <w:p w14:paraId="405C6700" w14:textId="77777777" w:rsidR="003951E4" w:rsidRDefault="003951E4" w:rsidP="00B94B9F">
            <w:pPr>
              <w:cnfStyle w:val="000000100000" w:firstRow="0" w:lastRow="0" w:firstColumn="0" w:lastColumn="0" w:oddVBand="0" w:evenVBand="0" w:oddHBand="1" w:evenHBand="0" w:firstRowFirstColumn="0" w:firstRowLastColumn="0" w:lastRowFirstColumn="0" w:lastRowLastColumn="0"/>
              <w:rPr>
                <w:ins w:id="1299" w:author="Soler Martin, Carlos" w:date="2022-06-19T13:42:00Z"/>
              </w:rPr>
            </w:pPr>
            <w:ins w:id="1300" w:author="Soler Martin, Carlos" w:date="2022-06-19T13:42:00Z">
              <w:r>
                <w:t>-</w:t>
              </w:r>
            </w:ins>
          </w:p>
        </w:tc>
        <w:tc>
          <w:tcPr>
            <w:tcW w:w="1254" w:type="dxa"/>
          </w:tcPr>
          <w:p w14:paraId="33E83C99" w14:textId="77777777" w:rsidR="003951E4" w:rsidRDefault="003951E4" w:rsidP="00B94B9F">
            <w:pPr>
              <w:cnfStyle w:val="000000100000" w:firstRow="0" w:lastRow="0" w:firstColumn="0" w:lastColumn="0" w:oddVBand="0" w:evenVBand="0" w:oddHBand="1" w:evenHBand="0" w:firstRowFirstColumn="0" w:firstRowLastColumn="0" w:lastRowFirstColumn="0" w:lastRowLastColumn="0"/>
              <w:rPr>
                <w:ins w:id="1301" w:author="Soler Martin, Carlos" w:date="2022-06-19T13:42:00Z"/>
              </w:rPr>
            </w:pPr>
            <w:ins w:id="1302" w:author="Soler Martin, Carlos" w:date="2022-06-19T13:42:00Z">
              <w:r>
                <w:t>-</w:t>
              </w:r>
            </w:ins>
          </w:p>
        </w:tc>
        <w:tc>
          <w:tcPr>
            <w:tcW w:w="1141" w:type="dxa"/>
          </w:tcPr>
          <w:p w14:paraId="6F698C00" w14:textId="77777777" w:rsidR="003951E4" w:rsidRDefault="003951E4" w:rsidP="00B94B9F">
            <w:pPr>
              <w:cnfStyle w:val="000000100000" w:firstRow="0" w:lastRow="0" w:firstColumn="0" w:lastColumn="0" w:oddVBand="0" w:evenVBand="0" w:oddHBand="1" w:evenHBand="0" w:firstRowFirstColumn="0" w:firstRowLastColumn="0" w:lastRowFirstColumn="0" w:lastRowLastColumn="0"/>
              <w:rPr>
                <w:ins w:id="1303" w:author="Soler Martin, Carlos" w:date="2022-06-19T13:42:00Z"/>
              </w:rPr>
            </w:pPr>
            <w:ins w:id="1304" w:author="Soler Martin, Carlos" w:date="2022-06-19T13:42:00Z">
              <w:r>
                <w:t>-</w:t>
              </w:r>
            </w:ins>
          </w:p>
        </w:tc>
        <w:tc>
          <w:tcPr>
            <w:tcW w:w="1195" w:type="dxa"/>
          </w:tcPr>
          <w:p w14:paraId="3F2CD4B6" w14:textId="77777777" w:rsidR="003951E4" w:rsidRPr="00B94B9F" w:rsidRDefault="003951E4" w:rsidP="00B94B9F">
            <w:pPr>
              <w:cnfStyle w:val="000000100000" w:firstRow="0" w:lastRow="0" w:firstColumn="0" w:lastColumn="0" w:oddVBand="0" w:evenVBand="0" w:oddHBand="1" w:evenHBand="0" w:firstRowFirstColumn="0" w:firstRowLastColumn="0" w:lastRowFirstColumn="0" w:lastRowLastColumn="0"/>
              <w:rPr>
                <w:ins w:id="1305" w:author="Soler Martin, Carlos" w:date="2022-06-19T13:42:00Z"/>
                <w:lang w:val="en-US"/>
              </w:rPr>
            </w:pPr>
            <w:ins w:id="1306" w:author="Soler Martin, Carlos" w:date="2022-06-19T13:42:00Z">
              <w:r>
                <w:t>405 – Method not Allowed</w:t>
              </w:r>
            </w:ins>
          </w:p>
          <w:p w14:paraId="35E91592" w14:textId="77777777" w:rsidR="003951E4" w:rsidRDefault="003951E4" w:rsidP="00B94B9F">
            <w:pPr>
              <w:cnfStyle w:val="000000100000" w:firstRow="0" w:lastRow="0" w:firstColumn="0" w:lastColumn="0" w:oddVBand="0" w:evenVBand="0" w:oddHBand="1" w:evenHBand="0" w:firstRowFirstColumn="0" w:firstRowLastColumn="0" w:lastRowFirstColumn="0" w:lastRowLastColumn="0"/>
              <w:rPr>
                <w:ins w:id="1307" w:author="Soler Martin, Carlos" w:date="2022-06-19T13:42:00Z"/>
              </w:rPr>
            </w:pPr>
          </w:p>
        </w:tc>
      </w:tr>
    </w:tbl>
    <w:p w14:paraId="31693E3B" w14:textId="7050B3D0" w:rsidR="003951E4" w:rsidRDefault="003951E4" w:rsidP="003951E4">
      <w:pPr>
        <w:jc w:val="center"/>
        <w:rPr>
          <w:ins w:id="1308" w:author="Soler Martin, Carlos" w:date="2022-06-19T13:46:00Z"/>
          <w:i/>
          <w:iCs/>
        </w:rPr>
      </w:pPr>
      <w:ins w:id="1309" w:author="Soler Martin, Carlos" w:date="2022-06-19T13:42:00Z">
        <w:r>
          <w:rPr>
            <w:i/>
            <w:iCs/>
          </w:rPr>
          <w:t>Tabla 6</w:t>
        </w:r>
        <w:r w:rsidRPr="00CE5888">
          <w:rPr>
            <w:i/>
            <w:iCs/>
          </w:rPr>
          <w:t xml:space="preserve">: </w:t>
        </w:r>
        <w:r>
          <w:rPr>
            <w:i/>
            <w:iCs/>
          </w:rPr>
          <w:t>Recurso /</w:t>
        </w:r>
      </w:ins>
      <w:ins w:id="1310" w:author="Soler Martin, Carlos" w:date="2022-06-19T13:46:00Z">
        <w:r w:rsidR="00906FD0">
          <w:rPr>
            <w:i/>
            <w:iCs/>
          </w:rPr>
          <w:t>empresas</w:t>
        </w:r>
      </w:ins>
      <w:ins w:id="1311" w:author="Soler Martin, Carlos" w:date="2022-06-19T13:42:00Z">
        <w:r>
          <w:rPr>
            <w:i/>
            <w:iCs/>
          </w:rPr>
          <w:t>/id/ofertas_nuevas/id</w:t>
        </w:r>
      </w:ins>
    </w:p>
    <w:p w14:paraId="0D47CEF3" w14:textId="70AA961A" w:rsidR="003951E4" w:rsidRDefault="003951E4" w:rsidP="003951E4">
      <w:pPr>
        <w:jc w:val="center"/>
        <w:rPr>
          <w:ins w:id="1312" w:author="Soler Martin, Carlos" w:date="2022-06-19T13:46:00Z"/>
          <w:i/>
          <w:iCs/>
        </w:rPr>
      </w:pPr>
    </w:p>
    <w:p w14:paraId="5B4D5E7A" w14:textId="08BE17A1" w:rsidR="003951E4" w:rsidRDefault="003951E4" w:rsidP="003951E4">
      <w:pPr>
        <w:jc w:val="center"/>
        <w:rPr>
          <w:ins w:id="1313" w:author="Soler Martin, Carlos" w:date="2022-06-19T13:46:00Z"/>
          <w:i/>
          <w:iCs/>
        </w:rPr>
      </w:pPr>
    </w:p>
    <w:p w14:paraId="7F9D22D2" w14:textId="2734073F" w:rsidR="003951E4" w:rsidRDefault="003951E4" w:rsidP="003951E4">
      <w:pPr>
        <w:jc w:val="center"/>
        <w:rPr>
          <w:ins w:id="1314" w:author="Soler Martin, Carlos" w:date="2022-06-19T13:46:00Z"/>
          <w:i/>
          <w:iCs/>
        </w:rPr>
      </w:pPr>
    </w:p>
    <w:p w14:paraId="1206D5A7" w14:textId="383461D1" w:rsidR="003951E4" w:rsidRDefault="003951E4" w:rsidP="003951E4">
      <w:pPr>
        <w:jc w:val="center"/>
        <w:rPr>
          <w:ins w:id="1315" w:author="Soler Martin, Carlos" w:date="2022-06-19T13:46:00Z"/>
          <w:i/>
          <w:iCs/>
        </w:rPr>
      </w:pPr>
    </w:p>
    <w:p w14:paraId="4C99616C" w14:textId="3692B751" w:rsidR="003951E4" w:rsidRDefault="003951E4" w:rsidP="003951E4">
      <w:pPr>
        <w:jc w:val="center"/>
        <w:rPr>
          <w:ins w:id="1316" w:author="Soler Martin, Carlos" w:date="2022-06-19T13:46:00Z"/>
          <w:i/>
          <w:iCs/>
        </w:rPr>
      </w:pPr>
    </w:p>
    <w:p w14:paraId="358F7280" w14:textId="15990C7A" w:rsidR="003951E4" w:rsidRDefault="003951E4" w:rsidP="003951E4">
      <w:pPr>
        <w:jc w:val="center"/>
        <w:rPr>
          <w:ins w:id="1317" w:author="Soler Martin, Carlos" w:date="2022-06-19T13:46:00Z"/>
          <w:i/>
          <w:iCs/>
        </w:rPr>
      </w:pPr>
    </w:p>
    <w:p w14:paraId="2B806715" w14:textId="4E9BB17A" w:rsidR="003951E4" w:rsidRDefault="003951E4" w:rsidP="003951E4">
      <w:pPr>
        <w:jc w:val="center"/>
        <w:rPr>
          <w:ins w:id="1318" w:author="Soler Martin, Carlos" w:date="2022-06-19T13:46:00Z"/>
          <w:i/>
          <w:iCs/>
        </w:rPr>
      </w:pPr>
    </w:p>
    <w:p w14:paraId="45F463EC" w14:textId="77777777" w:rsidR="003951E4" w:rsidRDefault="003951E4" w:rsidP="003951E4">
      <w:pPr>
        <w:jc w:val="center"/>
        <w:rPr>
          <w:ins w:id="1319" w:author="Soler Martin, Carlos" w:date="2022-06-19T13:46:00Z"/>
          <w:i/>
          <w:iCs/>
        </w:rPr>
      </w:pPr>
    </w:p>
    <w:tbl>
      <w:tblPr>
        <w:tblStyle w:val="Tablaconcuadrcula7concolores-nfasis1"/>
        <w:tblW w:w="9399" w:type="dxa"/>
        <w:tblLook w:val="04A0" w:firstRow="1" w:lastRow="0" w:firstColumn="1" w:lastColumn="0" w:noHBand="0" w:noVBand="1"/>
      </w:tblPr>
      <w:tblGrid>
        <w:gridCol w:w="1008"/>
        <w:gridCol w:w="3383"/>
        <w:gridCol w:w="1426"/>
        <w:gridCol w:w="1254"/>
        <w:gridCol w:w="1134"/>
        <w:gridCol w:w="1194"/>
      </w:tblGrid>
      <w:tr w:rsidR="003951E4" w14:paraId="011FB6C1" w14:textId="77777777" w:rsidTr="00B94B9F">
        <w:trPr>
          <w:cnfStyle w:val="100000000000" w:firstRow="1" w:lastRow="0" w:firstColumn="0" w:lastColumn="0" w:oddVBand="0" w:evenVBand="0" w:oddHBand="0" w:evenHBand="0" w:firstRowFirstColumn="0" w:firstRowLastColumn="0" w:lastRowFirstColumn="0" w:lastRowLastColumn="0"/>
          <w:trHeight w:val="759"/>
          <w:ins w:id="1320" w:author="Soler Martin, Carlos" w:date="2022-06-19T13:46:00Z"/>
        </w:trPr>
        <w:tc>
          <w:tcPr>
            <w:cnfStyle w:val="001000000100" w:firstRow="0" w:lastRow="0" w:firstColumn="1" w:lastColumn="0" w:oddVBand="0" w:evenVBand="0" w:oddHBand="0" w:evenHBand="0" w:firstRowFirstColumn="1" w:firstRowLastColumn="0" w:lastRowFirstColumn="0" w:lastRowLastColumn="0"/>
            <w:tcW w:w="1008" w:type="dxa"/>
          </w:tcPr>
          <w:p w14:paraId="169B714A" w14:textId="77777777" w:rsidR="003951E4" w:rsidRDefault="003951E4" w:rsidP="00B94B9F">
            <w:pPr>
              <w:rPr>
                <w:ins w:id="1321" w:author="Soler Martin, Carlos" w:date="2022-06-19T13:46:00Z"/>
              </w:rPr>
            </w:pPr>
            <w:ins w:id="1322" w:author="Soler Martin, Carlos" w:date="2022-06-19T13:46:00Z">
              <w:r>
                <w:t>Método</w:t>
              </w:r>
            </w:ins>
          </w:p>
        </w:tc>
        <w:tc>
          <w:tcPr>
            <w:tcW w:w="3119" w:type="dxa"/>
          </w:tcPr>
          <w:p w14:paraId="6455D628" w14:textId="77777777" w:rsidR="003951E4" w:rsidRDefault="003951E4" w:rsidP="00B94B9F">
            <w:pPr>
              <w:cnfStyle w:val="100000000000" w:firstRow="1" w:lastRow="0" w:firstColumn="0" w:lastColumn="0" w:oddVBand="0" w:evenVBand="0" w:oddHBand="0" w:evenHBand="0" w:firstRowFirstColumn="0" w:firstRowLastColumn="0" w:lastRowFirstColumn="0" w:lastRowLastColumn="0"/>
              <w:rPr>
                <w:ins w:id="1323" w:author="Soler Martin, Carlos" w:date="2022-06-19T13:46:00Z"/>
              </w:rPr>
            </w:pPr>
            <w:ins w:id="1324" w:author="Soler Martin, Carlos" w:date="2022-06-19T13:46:00Z">
              <w:r>
                <w:t>URI</w:t>
              </w:r>
            </w:ins>
          </w:p>
        </w:tc>
        <w:tc>
          <w:tcPr>
            <w:tcW w:w="1682" w:type="dxa"/>
          </w:tcPr>
          <w:p w14:paraId="4C05B82A" w14:textId="77777777" w:rsidR="003951E4" w:rsidRDefault="003951E4" w:rsidP="00B94B9F">
            <w:pPr>
              <w:cnfStyle w:val="100000000000" w:firstRow="1" w:lastRow="0" w:firstColumn="0" w:lastColumn="0" w:oddVBand="0" w:evenVBand="0" w:oddHBand="0" w:evenHBand="0" w:firstRowFirstColumn="0" w:firstRowLastColumn="0" w:lastRowFirstColumn="0" w:lastRowLastColumn="0"/>
              <w:rPr>
                <w:ins w:id="1325" w:author="Soler Martin, Carlos" w:date="2022-06-19T13:46:00Z"/>
              </w:rPr>
            </w:pPr>
            <w:ins w:id="1326" w:author="Soler Martin, Carlos" w:date="2022-06-19T13:46:00Z">
              <w:r>
                <w:t>Utilidad</w:t>
              </w:r>
            </w:ins>
          </w:p>
        </w:tc>
        <w:tc>
          <w:tcPr>
            <w:tcW w:w="1254" w:type="dxa"/>
          </w:tcPr>
          <w:p w14:paraId="1276F1DC" w14:textId="77777777" w:rsidR="003951E4" w:rsidRDefault="003951E4" w:rsidP="00B94B9F">
            <w:pPr>
              <w:cnfStyle w:val="100000000000" w:firstRow="1" w:lastRow="0" w:firstColumn="0" w:lastColumn="0" w:oddVBand="0" w:evenVBand="0" w:oddHBand="0" w:evenHBand="0" w:firstRowFirstColumn="0" w:firstRowLastColumn="0" w:lastRowFirstColumn="0" w:lastRowLastColumn="0"/>
              <w:rPr>
                <w:ins w:id="1327" w:author="Soler Martin, Carlos" w:date="2022-06-19T13:46:00Z"/>
              </w:rPr>
            </w:pPr>
            <w:ins w:id="1328" w:author="Soler Martin, Carlos" w:date="2022-06-19T13:46:00Z">
              <w:r>
                <w:t>Semántica</w:t>
              </w:r>
            </w:ins>
          </w:p>
        </w:tc>
        <w:tc>
          <w:tcPr>
            <w:tcW w:w="1141" w:type="dxa"/>
          </w:tcPr>
          <w:p w14:paraId="78294D26" w14:textId="77777777" w:rsidR="003951E4" w:rsidRDefault="003951E4" w:rsidP="00B94B9F">
            <w:pPr>
              <w:cnfStyle w:val="100000000000" w:firstRow="1" w:lastRow="0" w:firstColumn="0" w:lastColumn="0" w:oddVBand="0" w:evenVBand="0" w:oddHBand="0" w:evenHBand="0" w:firstRowFirstColumn="0" w:firstRowLastColumn="0" w:lastRowFirstColumn="0" w:lastRowLastColumn="0"/>
              <w:rPr>
                <w:ins w:id="1329" w:author="Soler Martin, Carlos" w:date="2022-06-19T13:46:00Z"/>
              </w:rPr>
            </w:pPr>
            <w:ins w:id="1330" w:author="Soler Martin, Carlos" w:date="2022-06-19T13:46:00Z">
              <w:r>
                <w:t>Cuerpo Solicitud</w:t>
              </w:r>
            </w:ins>
          </w:p>
        </w:tc>
        <w:tc>
          <w:tcPr>
            <w:tcW w:w="1195" w:type="dxa"/>
          </w:tcPr>
          <w:p w14:paraId="6381AEE7" w14:textId="77777777" w:rsidR="003951E4" w:rsidRDefault="003951E4" w:rsidP="00B94B9F">
            <w:pPr>
              <w:jc w:val="left"/>
              <w:cnfStyle w:val="100000000000" w:firstRow="1" w:lastRow="0" w:firstColumn="0" w:lastColumn="0" w:oddVBand="0" w:evenVBand="0" w:oddHBand="0" w:evenHBand="0" w:firstRowFirstColumn="0" w:firstRowLastColumn="0" w:lastRowFirstColumn="0" w:lastRowLastColumn="0"/>
              <w:rPr>
                <w:ins w:id="1331" w:author="Soler Martin, Carlos" w:date="2022-06-19T13:46:00Z"/>
              </w:rPr>
            </w:pPr>
            <w:ins w:id="1332" w:author="Soler Martin, Carlos" w:date="2022-06-19T13:46:00Z">
              <w:r>
                <w:t>Códigos de respuesta</w:t>
              </w:r>
            </w:ins>
          </w:p>
        </w:tc>
      </w:tr>
      <w:tr w:rsidR="003951E4" w14:paraId="74AE6FDB" w14:textId="77777777" w:rsidTr="00B94B9F">
        <w:trPr>
          <w:cnfStyle w:val="000000100000" w:firstRow="0" w:lastRow="0" w:firstColumn="0" w:lastColumn="0" w:oddVBand="0" w:evenVBand="0" w:oddHBand="1" w:evenHBand="0" w:firstRowFirstColumn="0" w:firstRowLastColumn="0" w:lastRowFirstColumn="0" w:lastRowLastColumn="0"/>
          <w:trHeight w:val="759"/>
          <w:ins w:id="1333" w:author="Soler Martin, Carlos" w:date="2022-06-19T13:46:00Z"/>
        </w:trPr>
        <w:tc>
          <w:tcPr>
            <w:cnfStyle w:val="001000000000" w:firstRow="0" w:lastRow="0" w:firstColumn="1" w:lastColumn="0" w:oddVBand="0" w:evenVBand="0" w:oddHBand="0" w:evenHBand="0" w:firstRowFirstColumn="0" w:firstRowLastColumn="0" w:lastRowFirstColumn="0" w:lastRowLastColumn="0"/>
            <w:tcW w:w="1008" w:type="dxa"/>
          </w:tcPr>
          <w:p w14:paraId="38B2ADA1" w14:textId="77777777" w:rsidR="003951E4" w:rsidRPr="0071131E" w:rsidRDefault="003951E4" w:rsidP="00B94B9F">
            <w:pPr>
              <w:rPr>
                <w:ins w:id="1334" w:author="Soler Martin, Carlos" w:date="2022-06-19T13:46:00Z"/>
              </w:rPr>
            </w:pPr>
            <w:ins w:id="1335" w:author="Soler Martin, Carlos" w:date="2022-06-19T13:46:00Z">
              <w:r>
                <w:t>POST</w:t>
              </w:r>
            </w:ins>
          </w:p>
        </w:tc>
        <w:tc>
          <w:tcPr>
            <w:tcW w:w="3119" w:type="dxa"/>
          </w:tcPr>
          <w:p w14:paraId="39BBD713" w14:textId="224098C8" w:rsidR="003951E4" w:rsidRDefault="003951E4" w:rsidP="00B94B9F">
            <w:pPr>
              <w:cnfStyle w:val="000000100000" w:firstRow="0" w:lastRow="0" w:firstColumn="0" w:lastColumn="0" w:oddVBand="0" w:evenVBand="0" w:oddHBand="1" w:evenHBand="0" w:firstRowFirstColumn="0" w:firstRowLastColumn="0" w:lastRowFirstColumn="0" w:lastRowLastColumn="0"/>
              <w:rPr>
                <w:ins w:id="1336" w:author="Soler Martin, Carlos" w:date="2022-06-19T13:46:00Z"/>
              </w:rPr>
            </w:pPr>
            <w:ins w:id="1337" w:author="Soler Martin, Carlos" w:date="2022-06-19T13:46:00Z">
              <w:r>
                <w:t>/empresas/id/ofertas_</w:t>
              </w:r>
            </w:ins>
            <w:ins w:id="1338" w:author="Soler Martin, Carlos" w:date="2022-06-19T13:47:00Z">
              <w:r w:rsidR="001F6AE4">
                <w:t>asignadas</w:t>
              </w:r>
            </w:ins>
          </w:p>
        </w:tc>
        <w:tc>
          <w:tcPr>
            <w:tcW w:w="1682" w:type="dxa"/>
          </w:tcPr>
          <w:p w14:paraId="7636D42F" w14:textId="7F26D523" w:rsidR="003951E4" w:rsidRDefault="001F6AE4" w:rsidP="00B94B9F">
            <w:pPr>
              <w:jc w:val="left"/>
              <w:cnfStyle w:val="000000100000" w:firstRow="0" w:lastRow="0" w:firstColumn="0" w:lastColumn="0" w:oddVBand="0" w:evenVBand="0" w:oddHBand="1" w:evenHBand="0" w:firstRowFirstColumn="0" w:firstRowLastColumn="0" w:lastRowFirstColumn="0" w:lastRowLastColumn="0"/>
              <w:rPr>
                <w:ins w:id="1339" w:author="Soler Martin, Carlos" w:date="2022-06-19T13:46:00Z"/>
              </w:rPr>
            </w:pPr>
            <w:ins w:id="1340" w:author="Soler Martin, Carlos" w:date="2022-06-19T13:47:00Z">
              <w:r>
                <w:t>Se le asigna una oferta nueva a un alumno</w:t>
              </w:r>
            </w:ins>
          </w:p>
        </w:tc>
        <w:tc>
          <w:tcPr>
            <w:tcW w:w="1254" w:type="dxa"/>
          </w:tcPr>
          <w:p w14:paraId="3076F893" w14:textId="77777777" w:rsidR="003951E4" w:rsidRDefault="003951E4" w:rsidP="00B94B9F">
            <w:pPr>
              <w:cnfStyle w:val="000000100000" w:firstRow="0" w:lastRow="0" w:firstColumn="0" w:lastColumn="0" w:oddVBand="0" w:evenVBand="0" w:oddHBand="1" w:evenHBand="0" w:firstRowFirstColumn="0" w:firstRowLastColumn="0" w:lastRowFirstColumn="0" w:lastRowLastColumn="0"/>
              <w:rPr>
                <w:ins w:id="1341" w:author="Soler Martin, Carlos" w:date="2022-06-19T13:46:00Z"/>
              </w:rPr>
            </w:pPr>
            <w:ins w:id="1342" w:author="Soler Martin, Carlos" w:date="2022-06-19T13:46:00Z">
              <w:r>
                <w:t>JSON</w:t>
              </w:r>
            </w:ins>
          </w:p>
        </w:tc>
        <w:tc>
          <w:tcPr>
            <w:tcW w:w="1141" w:type="dxa"/>
          </w:tcPr>
          <w:p w14:paraId="5F2AEFA6" w14:textId="46D2BDFA" w:rsidR="003951E4" w:rsidRDefault="003951E4" w:rsidP="00B94B9F">
            <w:pPr>
              <w:jc w:val="left"/>
              <w:cnfStyle w:val="000000100000" w:firstRow="0" w:lastRow="0" w:firstColumn="0" w:lastColumn="0" w:oddVBand="0" w:evenVBand="0" w:oddHBand="1" w:evenHBand="0" w:firstRowFirstColumn="0" w:firstRowLastColumn="0" w:lastRowFirstColumn="0" w:lastRowLastColumn="0"/>
              <w:rPr>
                <w:ins w:id="1343" w:author="Soler Martin, Carlos" w:date="2022-06-19T13:46:00Z"/>
              </w:rPr>
            </w:pPr>
            <w:ins w:id="1344" w:author="Soler Martin, Carlos" w:date="2022-06-19T13:46:00Z">
              <w:r>
                <w:t>Atributos de una nueva oferta</w:t>
              </w:r>
            </w:ins>
            <w:ins w:id="1345" w:author="Soler Martin, Carlos" w:date="2022-06-19T13:47:00Z">
              <w:r w:rsidR="001F6AE4">
                <w:t xml:space="preserve"> y id del alumno al que se le ha asignado</w:t>
              </w:r>
            </w:ins>
          </w:p>
        </w:tc>
        <w:tc>
          <w:tcPr>
            <w:tcW w:w="1195" w:type="dxa"/>
          </w:tcPr>
          <w:p w14:paraId="0D38A1C1" w14:textId="77777777" w:rsidR="003951E4" w:rsidRDefault="003951E4" w:rsidP="00B94B9F">
            <w:pPr>
              <w:jc w:val="left"/>
              <w:cnfStyle w:val="000000100000" w:firstRow="0" w:lastRow="0" w:firstColumn="0" w:lastColumn="0" w:oddVBand="0" w:evenVBand="0" w:oddHBand="1" w:evenHBand="0" w:firstRowFirstColumn="0" w:firstRowLastColumn="0" w:lastRowFirstColumn="0" w:lastRowLastColumn="0"/>
              <w:rPr>
                <w:ins w:id="1346" w:author="Soler Martin, Carlos" w:date="2022-06-19T13:46:00Z"/>
              </w:rPr>
            </w:pPr>
            <w:ins w:id="1347" w:author="Soler Martin, Carlos" w:date="2022-06-19T13:46:00Z">
              <w:r>
                <w:t>201 – Created</w:t>
              </w:r>
            </w:ins>
          </w:p>
          <w:p w14:paraId="50A2128C" w14:textId="77777777" w:rsidR="003951E4" w:rsidRDefault="003951E4" w:rsidP="00B94B9F">
            <w:pPr>
              <w:jc w:val="left"/>
              <w:cnfStyle w:val="000000100000" w:firstRow="0" w:lastRow="0" w:firstColumn="0" w:lastColumn="0" w:oddVBand="0" w:evenVBand="0" w:oddHBand="1" w:evenHBand="0" w:firstRowFirstColumn="0" w:firstRowLastColumn="0" w:lastRowFirstColumn="0" w:lastRowLastColumn="0"/>
              <w:rPr>
                <w:ins w:id="1348" w:author="Soler Martin, Carlos" w:date="2022-06-19T13:46:00Z"/>
              </w:rPr>
            </w:pPr>
            <w:ins w:id="1349" w:author="Soler Martin, Carlos" w:date="2022-06-19T13:46:00Z">
              <w:r>
                <w:t>400 – Bad Request</w:t>
              </w:r>
            </w:ins>
          </w:p>
        </w:tc>
      </w:tr>
      <w:tr w:rsidR="003951E4" w:rsidRPr="006846A8" w14:paraId="0AC90FC5" w14:textId="77777777" w:rsidTr="00B94B9F">
        <w:trPr>
          <w:trHeight w:val="759"/>
          <w:ins w:id="1350" w:author="Soler Martin, Carlos" w:date="2022-06-19T13:46:00Z"/>
        </w:trPr>
        <w:tc>
          <w:tcPr>
            <w:cnfStyle w:val="001000000000" w:firstRow="0" w:lastRow="0" w:firstColumn="1" w:lastColumn="0" w:oddVBand="0" w:evenVBand="0" w:oddHBand="0" w:evenHBand="0" w:firstRowFirstColumn="0" w:firstRowLastColumn="0" w:lastRowFirstColumn="0" w:lastRowLastColumn="0"/>
            <w:tcW w:w="1008" w:type="dxa"/>
          </w:tcPr>
          <w:p w14:paraId="63060D15" w14:textId="77777777" w:rsidR="003951E4" w:rsidRPr="0071131E" w:rsidRDefault="003951E4" w:rsidP="00B94B9F">
            <w:pPr>
              <w:rPr>
                <w:ins w:id="1351" w:author="Soler Martin, Carlos" w:date="2022-06-19T13:46:00Z"/>
              </w:rPr>
            </w:pPr>
            <w:ins w:id="1352" w:author="Soler Martin, Carlos" w:date="2022-06-19T13:46:00Z">
              <w:r>
                <w:t>GET</w:t>
              </w:r>
            </w:ins>
          </w:p>
        </w:tc>
        <w:tc>
          <w:tcPr>
            <w:tcW w:w="3119" w:type="dxa"/>
          </w:tcPr>
          <w:p w14:paraId="7A30C773" w14:textId="331061CC" w:rsidR="003951E4" w:rsidRDefault="001F6AE4" w:rsidP="00B94B9F">
            <w:pPr>
              <w:cnfStyle w:val="000000000000" w:firstRow="0" w:lastRow="0" w:firstColumn="0" w:lastColumn="0" w:oddVBand="0" w:evenVBand="0" w:oddHBand="0" w:evenHBand="0" w:firstRowFirstColumn="0" w:firstRowLastColumn="0" w:lastRowFirstColumn="0" w:lastRowLastColumn="0"/>
              <w:rPr>
                <w:ins w:id="1353" w:author="Soler Martin, Carlos" w:date="2022-06-19T13:46:00Z"/>
              </w:rPr>
            </w:pPr>
            <w:ins w:id="1354" w:author="Soler Martin, Carlos" w:date="2022-06-19T13:47:00Z">
              <w:r>
                <w:t>/empresas/id/ofertas_asignadas</w:t>
              </w:r>
            </w:ins>
          </w:p>
        </w:tc>
        <w:tc>
          <w:tcPr>
            <w:tcW w:w="1682" w:type="dxa"/>
          </w:tcPr>
          <w:p w14:paraId="3C608B67" w14:textId="4A73FE07" w:rsidR="003951E4" w:rsidRDefault="003951E4" w:rsidP="00B94B9F">
            <w:pPr>
              <w:jc w:val="left"/>
              <w:cnfStyle w:val="000000000000" w:firstRow="0" w:lastRow="0" w:firstColumn="0" w:lastColumn="0" w:oddVBand="0" w:evenVBand="0" w:oddHBand="0" w:evenHBand="0" w:firstRowFirstColumn="0" w:firstRowLastColumn="0" w:lastRowFirstColumn="0" w:lastRowLastColumn="0"/>
              <w:rPr>
                <w:ins w:id="1355" w:author="Soler Martin, Carlos" w:date="2022-06-19T13:46:00Z"/>
              </w:rPr>
            </w:pPr>
            <w:ins w:id="1356" w:author="Soler Martin, Carlos" w:date="2022-06-19T13:46:00Z">
              <w:r>
                <w:t xml:space="preserve">Se obtiene un listado de todas las ofertas </w:t>
              </w:r>
            </w:ins>
            <w:ins w:id="1357" w:author="Soler Martin, Carlos" w:date="2022-06-19T13:47:00Z">
              <w:r w:rsidR="001F6AE4">
                <w:t xml:space="preserve">asignadas </w:t>
              </w:r>
            </w:ins>
            <w:ins w:id="1358" w:author="Soler Martin, Carlos" w:date="2022-06-19T13:46:00Z">
              <w:r>
                <w:t xml:space="preserve">de una </w:t>
              </w:r>
              <w:r>
                <w:lastRenderedPageBreak/>
                <w:t>empresa especifica</w:t>
              </w:r>
            </w:ins>
          </w:p>
        </w:tc>
        <w:tc>
          <w:tcPr>
            <w:tcW w:w="1254" w:type="dxa"/>
          </w:tcPr>
          <w:p w14:paraId="5ED0B560" w14:textId="77777777" w:rsidR="003951E4" w:rsidRDefault="003951E4" w:rsidP="00B94B9F">
            <w:pPr>
              <w:cnfStyle w:val="000000000000" w:firstRow="0" w:lastRow="0" w:firstColumn="0" w:lastColumn="0" w:oddVBand="0" w:evenVBand="0" w:oddHBand="0" w:evenHBand="0" w:firstRowFirstColumn="0" w:firstRowLastColumn="0" w:lastRowFirstColumn="0" w:lastRowLastColumn="0"/>
              <w:rPr>
                <w:ins w:id="1359" w:author="Soler Martin, Carlos" w:date="2022-06-19T13:46:00Z"/>
              </w:rPr>
            </w:pPr>
            <w:ins w:id="1360" w:author="Soler Martin, Carlos" w:date="2022-06-19T13:46:00Z">
              <w:r>
                <w:lastRenderedPageBreak/>
                <w:t>JSON</w:t>
              </w:r>
            </w:ins>
          </w:p>
        </w:tc>
        <w:tc>
          <w:tcPr>
            <w:tcW w:w="1141" w:type="dxa"/>
          </w:tcPr>
          <w:p w14:paraId="07CAFE3E" w14:textId="77777777" w:rsidR="003951E4" w:rsidRDefault="003951E4" w:rsidP="00B94B9F">
            <w:pPr>
              <w:cnfStyle w:val="000000000000" w:firstRow="0" w:lastRow="0" w:firstColumn="0" w:lastColumn="0" w:oddVBand="0" w:evenVBand="0" w:oddHBand="0" w:evenHBand="0" w:firstRowFirstColumn="0" w:firstRowLastColumn="0" w:lastRowFirstColumn="0" w:lastRowLastColumn="0"/>
              <w:rPr>
                <w:ins w:id="1361" w:author="Soler Martin, Carlos" w:date="2022-06-19T13:46:00Z"/>
              </w:rPr>
            </w:pPr>
          </w:p>
        </w:tc>
        <w:tc>
          <w:tcPr>
            <w:tcW w:w="1195" w:type="dxa"/>
          </w:tcPr>
          <w:p w14:paraId="11884640" w14:textId="77777777" w:rsidR="003951E4" w:rsidRPr="00B94B9F" w:rsidRDefault="003951E4" w:rsidP="00B94B9F">
            <w:pPr>
              <w:cnfStyle w:val="000000000000" w:firstRow="0" w:lastRow="0" w:firstColumn="0" w:lastColumn="0" w:oddVBand="0" w:evenVBand="0" w:oddHBand="0" w:evenHBand="0" w:firstRowFirstColumn="0" w:firstRowLastColumn="0" w:lastRowFirstColumn="0" w:lastRowLastColumn="0"/>
              <w:rPr>
                <w:ins w:id="1362" w:author="Soler Martin, Carlos" w:date="2022-06-19T13:46:00Z"/>
                <w:lang w:val="en-US"/>
              </w:rPr>
            </w:pPr>
            <w:ins w:id="1363" w:author="Soler Martin, Carlos" w:date="2022-06-19T13:46:00Z">
              <w:r w:rsidRPr="00B94B9F">
                <w:rPr>
                  <w:lang w:val="en-US"/>
                </w:rPr>
                <w:t>200 – OK</w:t>
              </w:r>
            </w:ins>
          </w:p>
          <w:p w14:paraId="33FBC1CB" w14:textId="77777777" w:rsidR="003951E4" w:rsidRPr="00B94B9F" w:rsidRDefault="003951E4" w:rsidP="00B94B9F">
            <w:pPr>
              <w:cnfStyle w:val="000000000000" w:firstRow="0" w:lastRow="0" w:firstColumn="0" w:lastColumn="0" w:oddVBand="0" w:evenVBand="0" w:oddHBand="0" w:evenHBand="0" w:firstRowFirstColumn="0" w:firstRowLastColumn="0" w:lastRowFirstColumn="0" w:lastRowLastColumn="0"/>
              <w:rPr>
                <w:ins w:id="1364" w:author="Soler Martin, Carlos" w:date="2022-06-19T13:46:00Z"/>
                <w:lang w:val="en-US"/>
              </w:rPr>
            </w:pPr>
            <w:ins w:id="1365" w:author="Soler Martin, Carlos" w:date="2022-06-19T13:46:00Z">
              <w:r w:rsidRPr="00B94B9F">
                <w:rPr>
                  <w:lang w:val="en-US"/>
                </w:rPr>
                <w:t>404 – Not Found</w:t>
              </w:r>
            </w:ins>
          </w:p>
          <w:p w14:paraId="5C465998" w14:textId="77777777" w:rsidR="003951E4" w:rsidRPr="00B94B9F" w:rsidRDefault="003951E4" w:rsidP="00B94B9F">
            <w:pPr>
              <w:cnfStyle w:val="000000000000" w:firstRow="0" w:lastRow="0" w:firstColumn="0" w:lastColumn="0" w:oddVBand="0" w:evenVBand="0" w:oddHBand="0" w:evenHBand="0" w:firstRowFirstColumn="0" w:firstRowLastColumn="0" w:lastRowFirstColumn="0" w:lastRowLastColumn="0"/>
              <w:rPr>
                <w:ins w:id="1366" w:author="Soler Martin, Carlos" w:date="2022-06-19T13:46:00Z"/>
                <w:lang w:val="en-US"/>
              </w:rPr>
            </w:pPr>
            <w:ins w:id="1367" w:author="Soler Martin, Carlos" w:date="2022-06-19T13:46:00Z">
              <w:r w:rsidRPr="00B94B9F">
                <w:rPr>
                  <w:lang w:val="en-US"/>
                </w:rPr>
                <w:t>400 – Bad request</w:t>
              </w:r>
            </w:ins>
          </w:p>
          <w:p w14:paraId="11E7F5B0" w14:textId="77777777" w:rsidR="003951E4" w:rsidRPr="00B94B9F" w:rsidRDefault="003951E4" w:rsidP="00B94B9F">
            <w:pPr>
              <w:cnfStyle w:val="000000000000" w:firstRow="0" w:lastRow="0" w:firstColumn="0" w:lastColumn="0" w:oddVBand="0" w:evenVBand="0" w:oddHBand="0" w:evenHBand="0" w:firstRowFirstColumn="0" w:firstRowLastColumn="0" w:lastRowFirstColumn="0" w:lastRowLastColumn="0"/>
              <w:rPr>
                <w:ins w:id="1368" w:author="Soler Martin, Carlos" w:date="2022-06-19T13:46:00Z"/>
                <w:lang w:val="en-US"/>
              </w:rPr>
            </w:pPr>
            <w:ins w:id="1369" w:author="Soler Martin, Carlos" w:date="2022-06-19T13:46:00Z">
              <w:r w:rsidRPr="00B94B9F">
                <w:rPr>
                  <w:lang w:val="en-US"/>
                </w:rPr>
                <w:lastRenderedPageBreak/>
                <w:t>500 – Internal Server Error</w:t>
              </w:r>
            </w:ins>
          </w:p>
        </w:tc>
      </w:tr>
      <w:tr w:rsidR="003951E4" w14:paraId="4AEFAEDE" w14:textId="77777777" w:rsidTr="00B94B9F">
        <w:trPr>
          <w:cnfStyle w:val="000000100000" w:firstRow="0" w:lastRow="0" w:firstColumn="0" w:lastColumn="0" w:oddVBand="0" w:evenVBand="0" w:oddHBand="1" w:evenHBand="0" w:firstRowFirstColumn="0" w:firstRowLastColumn="0" w:lastRowFirstColumn="0" w:lastRowLastColumn="0"/>
          <w:trHeight w:val="759"/>
          <w:ins w:id="1370" w:author="Soler Martin, Carlos" w:date="2022-06-19T13:46:00Z"/>
        </w:trPr>
        <w:tc>
          <w:tcPr>
            <w:cnfStyle w:val="001000000000" w:firstRow="0" w:lastRow="0" w:firstColumn="1" w:lastColumn="0" w:oddVBand="0" w:evenVBand="0" w:oddHBand="0" w:evenHBand="0" w:firstRowFirstColumn="0" w:firstRowLastColumn="0" w:lastRowFirstColumn="0" w:lastRowLastColumn="0"/>
            <w:tcW w:w="1008" w:type="dxa"/>
          </w:tcPr>
          <w:p w14:paraId="5E6EC032" w14:textId="77777777" w:rsidR="003951E4" w:rsidRDefault="003951E4" w:rsidP="00B94B9F">
            <w:pPr>
              <w:rPr>
                <w:ins w:id="1371" w:author="Soler Martin, Carlos" w:date="2022-06-19T13:46:00Z"/>
              </w:rPr>
            </w:pPr>
            <w:ins w:id="1372" w:author="Soler Martin, Carlos" w:date="2022-06-19T13:46:00Z">
              <w:r>
                <w:lastRenderedPageBreak/>
                <w:t>PUT</w:t>
              </w:r>
            </w:ins>
          </w:p>
        </w:tc>
        <w:tc>
          <w:tcPr>
            <w:tcW w:w="3119" w:type="dxa"/>
          </w:tcPr>
          <w:p w14:paraId="59D030E1" w14:textId="77777777" w:rsidR="003951E4" w:rsidRDefault="003951E4" w:rsidP="00B94B9F">
            <w:pPr>
              <w:cnfStyle w:val="000000100000" w:firstRow="0" w:lastRow="0" w:firstColumn="0" w:lastColumn="0" w:oddVBand="0" w:evenVBand="0" w:oddHBand="1" w:evenHBand="0" w:firstRowFirstColumn="0" w:firstRowLastColumn="0" w:lastRowFirstColumn="0" w:lastRowLastColumn="0"/>
              <w:rPr>
                <w:ins w:id="1373" w:author="Soler Martin, Carlos" w:date="2022-06-19T13:46:00Z"/>
              </w:rPr>
            </w:pPr>
            <w:ins w:id="1374" w:author="Soler Martin, Carlos" w:date="2022-06-19T13:46:00Z">
              <w:r>
                <w:t>-</w:t>
              </w:r>
            </w:ins>
          </w:p>
        </w:tc>
        <w:tc>
          <w:tcPr>
            <w:tcW w:w="1682" w:type="dxa"/>
          </w:tcPr>
          <w:p w14:paraId="22F0051A" w14:textId="77777777" w:rsidR="003951E4" w:rsidRDefault="003951E4" w:rsidP="00B94B9F">
            <w:pPr>
              <w:cnfStyle w:val="000000100000" w:firstRow="0" w:lastRow="0" w:firstColumn="0" w:lastColumn="0" w:oddVBand="0" w:evenVBand="0" w:oddHBand="1" w:evenHBand="0" w:firstRowFirstColumn="0" w:firstRowLastColumn="0" w:lastRowFirstColumn="0" w:lastRowLastColumn="0"/>
              <w:rPr>
                <w:ins w:id="1375" w:author="Soler Martin, Carlos" w:date="2022-06-19T13:46:00Z"/>
              </w:rPr>
            </w:pPr>
            <w:ins w:id="1376" w:author="Soler Martin, Carlos" w:date="2022-06-19T13:46:00Z">
              <w:r>
                <w:t>-</w:t>
              </w:r>
            </w:ins>
          </w:p>
        </w:tc>
        <w:tc>
          <w:tcPr>
            <w:tcW w:w="1254" w:type="dxa"/>
          </w:tcPr>
          <w:p w14:paraId="6D00765B" w14:textId="77777777" w:rsidR="003951E4" w:rsidRDefault="003951E4" w:rsidP="00B94B9F">
            <w:pPr>
              <w:cnfStyle w:val="000000100000" w:firstRow="0" w:lastRow="0" w:firstColumn="0" w:lastColumn="0" w:oddVBand="0" w:evenVBand="0" w:oddHBand="1" w:evenHBand="0" w:firstRowFirstColumn="0" w:firstRowLastColumn="0" w:lastRowFirstColumn="0" w:lastRowLastColumn="0"/>
              <w:rPr>
                <w:ins w:id="1377" w:author="Soler Martin, Carlos" w:date="2022-06-19T13:46:00Z"/>
              </w:rPr>
            </w:pPr>
            <w:ins w:id="1378" w:author="Soler Martin, Carlos" w:date="2022-06-19T13:46:00Z">
              <w:r>
                <w:t>-</w:t>
              </w:r>
            </w:ins>
          </w:p>
        </w:tc>
        <w:tc>
          <w:tcPr>
            <w:tcW w:w="1141" w:type="dxa"/>
          </w:tcPr>
          <w:p w14:paraId="45C97EF0" w14:textId="77777777" w:rsidR="003951E4" w:rsidRDefault="003951E4" w:rsidP="00B94B9F">
            <w:pPr>
              <w:cnfStyle w:val="000000100000" w:firstRow="0" w:lastRow="0" w:firstColumn="0" w:lastColumn="0" w:oddVBand="0" w:evenVBand="0" w:oddHBand="1" w:evenHBand="0" w:firstRowFirstColumn="0" w:firstRowLastColumn="0" w:lastRowFirstColumn="0" w:lastRowLastColumn="0"/>
              <w:rPr>
                <w:ins w:id="1379" w:author="Soler Martin, Carlos" w:date="2022-06-19T13:46:00Z"/>
              </w:rPr>
            </w:pPr>
            <w:ins w:id="1380" w:author="Soler Martin, Carlos" w:date="2022-06-19T13:46:00Z">
              <w:r>
                <w:t>-</w:t>
              </w:r>
            </w:ins>
          </w:p>
        </w:tc>
        <w:tc>
          <w:tcPr>
            <w:tcW w:w="1195" w:type="dxa"/>
          </w:tcPr>
          <w:p w14:paraId="5E179D05" w14:textId="77777777" w:rsidR="003951E4" w:rsidRDefault="003951E4" w:rsidP="00B94B9F">
            <w:pPr>
              <w:cnfStyle w:val="000000100000" w:firstRow="0" w:lastRow="0" w:firstColumn="0" w:lastColumn="0" w:oddVBand="0" w:evenVBand="0" w:oddHBand="1" w:evenHBand="0" w:firstRowFirstColumn="0" w:firstRowLastColumn="0" w:lastRowFirstColumn="0" w:lastRowLastColumn="0"/>
              <w:rPr>
                <w:ins w:id="1381" w:author="Soler Martin, Carlos" w:date="2022-06-19T13:46:00Z"/>
              </w:rPr>
            </w:pPr>
            <w:ins w:id="1382" w:author="Soler Martin, Carlos" w:date="2022-06-19T13:46:00Z">
              <w:r>
                <w:t xml:space="preserve">405 – Method not Allowed </w:t>
              </w:r>
            </w:ins>
          </w:p>
        </w:tc>
      </w:tr>
      <w:tr w:rsidR="003951E4" w14:paraId="2E2CF87F" w14:textId="77777777" w:rsidTr="00B94B9F">
        <w:trPr>
          <w:trHeight w:val="759"/>
          <w:ins w:id="1383" w:author="Soler Martin, Carlos" w:date="2022-06-19T13:46:00Z"/>
        </w:trPr>
        <w:tc>
          <w:tcPr>
            <w:cnfStyle w:val="001000000000" w:firstRow="0" w:lastRow="0" w:firstColumn="1" w:lastColumn="0" w:oddVBand="0" w:evenVBand="0" w:oddHBand="0" w:evenHBand="0" w:firstRowFirstColumn="0" w:firstRowLastColumn="0" w:lastRowFirstColumn="0" w:lastRowLastColumn="0"/>
            <w:tcW w:w="1008" w:type="dxa"/>
          </w:tcPr>
          <w:p w14:paraId="6814639F" w14:textId="77777777" w:rsidR="003951E4" w:rsidRDefault="003951E4" w:rsidP="00B94B9F">
            <w:pPr>
              <w:rPr>
                <w:ins w:id="1384" w:author="Soler Martin, Carlos" w:date="2022-06-19T13:46:00Z"/>
              </w:rPr>
            </w:pPr>
            <w:ins w:id="1385" w:author="Soler Martin, Carlos" w:date="2022-06-19T13:46:00Z">
              <w:r>
                <w:t>DELETE</w:t>
              </w:r>
            </w:ins>
          </w:p>
        </w:tc>
        <w:tc>
          <w:tcPr>
            <w:tcW w:w="3119" w:type="dxa"/>
          </w:tcPr>
          <w:p w14:paraId="713EB6F5" w14:textId="77777777" w:rsidR="003951E4" w:rsidRDefault="003951E4" w:rsidP="00B94B9F">
            <w:pPr>
              <w:cnfStyle w:val="000000000000" w:firstRow="0" w:lastRow="0" w:firstColumn="0" w:lastColumn="0" w:oddVBand="0" w:evenVBand="0" w:oddHBand="0" w:evenHBand="0" w:firstRowFirstColumn="0" w:firstRowLastColumn="0" w:lastRowFirstColumn="0" w:lastRowLastColumn="0"/>
              <w:rPr>
                <w:ins w:id="1386" w:author="Soler Martin, Carlos" w:date="2022-06-19T13:46:00Z"/>
              </w:rPr>
            </w:pPr>
            <w:ins w:id="1387" w:author="Soler Martin, Carlos" w:date="2022-06-19T13:46:00Z">
              <w:r>
                <w:t>-</w:t>
              </w:r>
            </w:ins>
          </w:p>
        </w:tc>
        <w:tc>
          <w:tcPr>
            <w:tcW w:w="1682" w:type="dxa"/>
          </w:tcPr>
          <w:p w14:paraId="0DFDB9F0" w14:textId="77777777" w:rsidR="003951E4" w:rsidRDefault="003951E4" w:rsidP="00B94B9F">
            <w:pPr>
              <w:cnfStyle w:val="000000000000" w:firstRow="0" w:lastRow="0" w:firstColumn="0" w:lastColumn="0" w:oddVBand="0" w:evenVBand="0" w:oddHBand="0" w:evenHBand="0" w:firstRowFirstColumn="0" w:firstRowLastColumn="0" w:lastRowFirstColumn="0" w:lastRowLastColumn="0"/>
              <w:rPr>
                <w:ins w:id="1388" w:author="Soler Martin, Carlos" w:date="2022-06-19T13:46:00Z"/>
              </w:rPr>
            </w:pPr>
          </w:p>
        </w:tc>
        <w:tc>
          <w:tcPr>
            <w:tcW w:w="1254" w:type="dxa"/>
          </w:tcPr>
          <w:p w14:paraId="59D2D313" w14:textId="77777777" w:rsidR="003951E4" w:rsidRDefault="003951E4" w:rsidP="00B94B9F">
            <w:pPr>
              <w:cnfStyle w:val="000000000000" w:firstRow="0" w:lastRow="0" w:firstColumn="0" w:lastColumn="0" w:oddVBand="0" w:evenVBand="0" w:oddHBand="0" w:evenHBand="0" w:firstRowFirstColumn="0" w:firstRowLastColumn="0" w:lastRowFirstColumn="0" w:lastRowLastColumn="0"/>
              <w:rPr>
                <w:ins w:id="1389" w:author="Soler Martin, Carlos" w:date="2022-06-19T13:46:00Z"/>
              </w:rPr>
            </w:pPr>
            <w:ins w:id="1390" w:author="Soler Martin, Carlos" w:date="2022-06-19T13:46:00Z">
              <w:r>
                <w:t>-</w:t>
              </w:r>
            </w:ins>
          </w:p>
        </w:tc>
        <w:tc>
          <w:tcPr>
            <w:tcW w:w="1141" w:type="dxa"/>
          </w:tcPr>
          <w:p w14:paraId="07F86429" w14:textId="77777777" w:rsidR="003951E4" w:rsidRDefault="003951E4" w:rsidP="00B94B9F">
            <w:pPr>
              <w:cnfStyle w:val="000000000000" w:firstRow="0" w:lastRow="0" w:firstColumn="0" w:lastColumn="0" w:oddVBand="0" w:evenVBand="0" w:oddHBand="0" w:evenHBand="0" w:firstRowFirstColumn="0" w:firstRowLastColumn="0" w:lastRowFirstColumn="0" w:lastRowLastColumn="0"/>
              <w:rPr>
                <w:ins w:id="1391" w:author="Soler Martin, Carlos" w:date="2022-06-19T13:46:00Z"/>
              </w:rPr>
            </w:pPr>
            <w:ins w:id="1392" w:author="Soler Martin, Carlos" w:date="2022-06-19T13:46:00Z">
              <w:r>
                <w:t>-</w:t>
              </w:r>
            </w:ins>
          </w:p>
        </w:tc>
        <w:tc>
          <w:tcPr>
            <w:tcW w:w="1195" w:type="dxa"/>
          </w:tcPr>
          <w:p w14:paraId="5F272DB8" w14:textId="77777777" w:rsidR="003951E4" w:rsidRPr="00B94B9F" w:rsidRDefault="003951E4" w:rsidP="00B94B9F">
            <w:pPr>
              <w:cnfStyle w:val="000000000000" w:firstRow="0" w:lastRow="0" w:firstColumn="0" w:lastColumn="0" w:oddVBand="0" w:evenVBand="0" w:oddHBand="0" w:evenHBand="0" w:firstRowFirstColumn="0" w:firstRowLastColumn="0" w:lastRowFirstColumn="0" w:lastRowLastColumn="0"/>
              <w:rPr>
                <w:ins w:id="1393" w:author="Soler Martin, Carlos" w:date="2022-06-19T13:46:00Z"/>
                <w:lang w:val="en-US"/>
              </w:rPr>
            </w:pPr>
            <w:ins w:id="1394" w:author="Soler Martin, Carlos" w:date="2022-06-19T13:46:00Z">
              <w:r>
                <w:t>405 – Method not Allowed</w:t>
              </w:r>
            </w:ins>
          </w:p>
          <w:p w14:paraId="7D11C7DA" w14:textId="77777777" w:rsidR="003951E4" w:rsidRDefault="003951E4" w:rsidP="00B94B9F">
            <w:pPr>
              <w:cnfStyle w:val="000000000000" w:firstRow="0" w:lastRow="0" w:firstColumn="0" w:lastColumn="0" w:oddVBand="0" w:evenVBand="0" w:oddHBand="0" w:evenHBand="0" w:firstRowFirstColumn="0" w:firstRowLastColumn="0" w:lastRowFirstColumn="0" w:lastRowLastColumn="0"/>
              <w:rPr>
                <w:ins w:id="1395" w:author="Soler Martin, Carlos" w:date="2022-06-19T13:46:00Z"/>
              </w:rPr>
            </w:pPr>
          </w:p>
        </w:tc>
      </w:tr>
      <w:tr w:rsidR="003951E4" w14:paraId="60EC5993" w14:textId="77777777" w:rsidTr="00B94B9F">
        <w:trPr>
          <w:cnfStyle w:val="000000100000" w:firstRow="0" w:lastRow="0" w:firstColumn="0" w:lastColumn="0" w:oddVBand="0" w:evenVBand="0" w:oddHBand="1" w:evenHBand="0" w:firstRowFirstColumn="0" w:firstRowLastColumn="0" w:lastRowFirstColumn="0" w:lastRowLastColumn="0"/>
          <w:trHeight w:val="759"/>
          <w:ins w:id="1396" w:author="Soler Martin, Carlos" w:date="2022-06-19T13:46:00Z"/>
        </w:trPr>
        <w:tc>
          <w:tcPr>
            <w:cnfStyle w:val="001000000000" w:firstRow="0" w:lastRow="0" w:firstColumn="1" w:lastColumn="0" w:oddVBand="0" w:evenVBand="0" w:oddHBand="0" w:evenHBand="0" w:firstRowFirstColumn="0" w:firstRowLastColumn="0" w:lastRowFirstColumn="0" w:lastRowLastColumn="0"/>
            <w:tcW w:w="1008" w:type="dxa"/>
          </w:tcPr>
          <w:p w14:paraId="0E45F52F" w14:textId="77777777" w:rsidR="003951E4" w:rsidRDefault="003951E4" w:rsidP="00B94B9F">
            <w:pPr>
              <w:rPr>
                <w:ins w:id="1397" w:author="Soler Martin, Carlos" w:date="2022-06-19T13:46:00Z"/>
              </w:rPr>
            </w:pPr>
            <w:ins w:id="1398" w:author="Soler Martin, Carlos" w:date="2022-06-19T13:46:00Z">
              <w:r>
                <w:t>PATCH</w:t>
              </w:r>
            </w:ins>
          </w:p>
        </w:tc>
        <w:tc>
          <w:tcPr>
            <w:tcW w:w="3119" w:type="dxa"/>
          </w:tcPr>
          <w:p w14:paraId="2CDBC5C5" w14:textId="77777777" w:rsidR="003951E4" w:rsidRDefault="003951E4" w:rsidP="00B94B9F">
            <w:pPr>
              <w:cnfStyle w:val="000000100000" w:firstRow="0" w:lastRow="0" w:firstColumn="0" w:lastColumn="0" w:oddVBand="0" w:evenVBand="0" w:oddHBand="1" w:evenHBand="0" w:firstRowFirstColumn="0" w:firstRowLastColumn="0" w:lastRowFirstColumn="0" w:lastRowLastColumn="0"/>
              <w:rPr>
                <w:ins w:id="1399" w:author="Soler Martin, Carlos" w:date="2022-06-19T13:46:00Z"/>
              </w:rPr>
            </w:pPr>
            <w:ins w:id="1400" w:author="Soler Martin, Carlos" w:date="2022-06-19T13:46:00Z">
              <w:r>
                <w:t>-</w:t>
              </w:r>
            </w:ins>
          </w:p>
        </w:tc>
        <w:tc>
          <w:tcPr>
            <w:tcW w:w="1682" w:type="dxa"/>
          </w:tcPr>
          <w:p w14:paraId="063EEB2A" w14:textId="77777777" w:rsidR="003951E4" w:rsidRDefault="003951E4" w:rsidP="00B94B9F">
            <w:pPr>
              <w:cnfStyle w:val="000000100000" w:firstRow="0" w:lastRow="0" w:firstColumn="0" w:lastColumn="0" w:oddVBand="0" w:evenVBand="0" w:oddHBand="1" w:evenHBand="0" w:firstRowFirstColumn="0" w:firstRowLastColumn="0" w:lastRowFirstColumn="0" w:lastRowLastColumn="0"/>
              <w:rPr>
                <w:ins w:id="1401" w:author="Soler Martin, Carlos" w:date="2022-06-19T13:46:00Z"/>
              </w:rPr>
            </w:pPr>
            <w:ins w:id="1402" w:author="Soler Martin, Carlos" w:date="2022-06-19T13:46:00Z">
              <w:r>
                <w:t>-</w:t>
              </w:r>
            </w:ins>
          </w:p>
        </w:tc>
        <w:tc>
          <w:tcPr>
            <w:tcW w:w="1254" w:type="dxa"/>
          </w:tcPr>
          <w:p w14:paraId="36D06082" w14:textId="77777777" w:rsidR="003951E4" w:rsidRDefault="003951E4" w:rsidP="00B94B9F">
            <w:pPr>
              <w:cnfStyle w:val="000000100000" w:firstRow="0" w:lastRow="0" w:firstColumn="0" w:lastColumn="0" w:oddVBand="0" w:evenVBand="0" w:oddHBand="1" w:evenHBand="0" w:firstRowFirstColumn="0" w:firstRowLastColumn="0" w:lastRowFirstColumn="0" w:lastRowLastColumn="0"/>
              <w:rPr>
                <w:ins w:id="1403" w:author="Soler Martin, Carlos" w:date="2022-06-19T13:46:00Z"/>
              </w:rPr>
            </w:pPr>
            <w:ins w:id="1404" w:author="Soler Martin, Carlos" w:date="2022-06-19T13:46:00Z">
              <w:r>
                <w:t>-</w:t>
              </w:r>
            </w:ins>
          </w:p>
        </w:tc>
        <w:tc>
          <w:tcPr>
            <w:tcW w:w="1141" w:type="dxa"/>
          </w:tcPr>
          <w:p w14:paraId="7313222E" w14:textId="77777777" w:rsidR="003951E4" w:rsidRDefault="003951E4" w:rsidP="00B94B9F">
            <w:pPr>
              <w:cnfStyle w:val="000000100000" w:firstRow="0" w:lastRow="0" w:firstColumn="0" w:lastColumn="0" w:oddVBand="0" w:evenVBand="0" w:oddHBand="1" w:evenHBand="0" w:firstRowFirstColumn="0" w:firstRowLastColumn="0" w:lastRowFirstColumn="0" w:lastRowLastColumn="0"/>
              <w:rPr>
                <w:ins w:id="1405" w:author="Soler Martin, Carlos" w:date="2022-06-19T13:46:00Z"/>
              </w:rPr>
            </w:pPr>
            <w:ins w:id="1406" w:author="Soler Martin, Carlos" w:date="2022-06-19T13:46:00Z">
              <w:r>
                <w:t>-</w:t>
              </w:r>
            </w:ins>
          </w:p>
        </w:tc>
        <w:tc>
          <w:tcPr>
            <w:tcW w:w="1195" w:type="dxa"/>
          </w:tcPr>
          <w:p w14:paraId="40133F70" w14:textId="77777777" w:rsidR="003951E4" w:rsidRPr="00B94B9F" w:rsidRDefault="003951E4" w:rsidP="00B94B9F">
            <w:pPr>
              <w:cnfStyle w:val="000000100000" w:firstRow="0" w:lastRow="0" w:firstColumn="0" w:lastColumn="0" w:oddVBand="0" w:evenVBand="0" w:oddHBand="1" w:evenHBand="0" w:firstRowFirstColumn="0" w:firstRowLastColumn="0" w:lastRowFirstColumn="0" w:lastRowLastColumn="0"/>
              <w:rPr>
                <w:ins w:id="1407" w:author="Soler Martin, Carlos" w:date="2022-06-19T13:46:00Z"/>
                <w:lang w:val="en-US"/>
              </w:rPr>
            </w:pPr>
            <w:ins w:id="1408" w:author="Soler Martin, Carlos" w:date="2022-06-19T13:46:00Z">
              <w:r>
                <w:t>405 – Method not Allowed</w:t>
              </w:r>
            </w:ins>
          </w:p>
          <w:p w14:paraId="3D7587ED" w14:textId="77777777" w:rsidR="003951E4" w:rsidRDefault="003951E4" w:rsidP="00B94B9F">
            <w:pPr>
              <w:cnfStyle w:val="000000100000" w:firstRow="0" w:lastRow="0" w:firstColumn="0" w:lastColumn="0" w:oddVBand="0" w:evenVBand="0" w:oddHBand="1" w:evenHBand="0" w:firstRowFirstColumn="0" w:firstRowLastColumn="0" w:lastRowFirstColumn="0" w:lastRowLastColumn="0"/>
              <w:rPr>
                <w:ins w:id="1409" w:author="Soler Martin, Carlos" w:date="2022-06-19T13:46:00Z"/>
              </w:rPr>
            </w:pPr>
          </w:p>
        </w:tc>
      </w:tr>
    </w:tbl>
    <w:p w14:paraId="66354B5E" w14:textId="4DA08D45" w:rsidR="003951E4" w:rsidRDefault="003951E4" w:rsidP="003951E4">
      <w:pPr>
        <w:jc w:val="center"/>
        <w:rPr>
          <w:ins w:id="1410" w:author="Soler Martin, Carlos" w:date="2022-06-19T13:48:00Z"/>
          <w:i/>
          <w:iCs/>
        </w:rPr>
      </w:pPr>
      <w:ins w:id="1411" w:author="Soler Martin, Carlos" w:date="2022-06-19T13:46:00Z">
        <w:r>
          <w:rPr>
            <w:i/>
            <w:iCs/>
          </w:rPr>
          <w:t>Tabla 7</w:t>
        </w:r>
        <w:r w:rsidRPr="00CE5888">
          <w:rPr>
            <w:i/>
            <w:iCs/>
          </w:rPr>
          <w:t xml:space="preserve">: </w:t>
        </w:r>
        <w:r>
          <w:rPr>
            <w:i/>
            <w:iCs/>
          </w:rPr>
          <w:t>Recurso /</w:t>
        </w:r>
        <w:r w:rsidR="001F6AE4">
          <w:rPr>
            <w:i/>
            <w:iCs/>
          </w:rPr>
          <w:t>empresas</w:t>
        </w:r>
        <w:r>
          <w:rPr>
            <w:i/>
            <w:iCs/>
          </w:rPr>
          <w:t>/id/ofertas_</w:t>
        </w:r>
        <w:r w:rsidR="001F6AE4">
          <w:rPr>
            <w:i/>
            <w:iCs/>
          </w:rPr>
          <w:t>asignadas</w:t>
        </w:r>
      </w:ins>
    </w:p>
    <w:p w14:paraId="23586DB1" w14:textId="7AAC0166" w:rsidR="001F6AE4" w:rsidRDefault="001F6AE4" w:rsidP="003951E4">
      <w:pPr>
        <w:jc w:val="center"/>
        <w:rPr>
          <w:ins w:id="1412" w:author="Soler Martin, Carlos" w:date="2022-06-19T13:48:00Z"/>
          <w:i/>
          <w:iCs/>
        </w:rPr>
      </w:pPr>
    </w:p>
    <w:p w14:paraId="33BEA61C" w14:textId="3DF4CA9A" w:rsidR="001F6AE4" w:rsidRDefault="001F6AE4" w:rsidP="003951E4">
      <w:pPr>
        <w:jc w:val="center"/>
        <w:rPr>
          <w:ins w:id="1413" w:author="Soler Martin, Carlos" w:date="2022-06-19T13:48:00Z"/>
          <w:i/>
          <w:iCs/>
        </w:rPr>
      </w:pPr>
    </w:p>
    <w:p w14:paraId="730D5780" w14:textId="2FA440EE" w:rsidR="001F6AE4" w:rsidRDefault="001F6AE4" w:rsidP="003951E4">
      <w:pPr>
        <w:jc w:val="center"/>
        <w:rPr>
          <w:ins w:id="1414" w:author="Soler Martin, Carlos" w:date="2022-06-19T13:48:00Z"/>
          <w:i/>
          <w:iCs/>
        </w:rPr>
      </w:pPr>
    </w:p>
    <w:p w14:paraId="4B5BAF8B" w14:textId="08921909" w:rsidR="001F6AE4" w:rsidRDefault="001F6AE4" w:rsidP="003951E4">
      <w:pPr>
        <w:jc w:val="center"/>
        <w:rPr>
          <w:ins w:id="1415" w:author="Soler Martin, Carlos" w:date="2022-06-19T13:48:00Z"/>
          <w:i/>
          <w:iCs/>
        </w:rPr>
      </w:pPr>
    </w:p>
    <w:p w14:paraId="67D7232B" w14:textId="5D4CF78D" w:rsidR="001F6AE4" w:rsidRDefault="001F6AE4" w:rsidP="003951E4">
      <w:pPr>
        <w:jc w:val="center"/>
        <w:rPr>
          <w:ins w:id="1416" w:author="Soler Martin, Carlos" w:date="2022-06-19T13:48:00Z"/>
          <w:i/>
          <w:iCs/>
        </w:rPr>
      </w:pPr>
    </w:p>
    <w:p w14:paraId="6CC1CF76" w14:textId="0E713E65" w:rsidR="001F6AE4" w:rsidRDefault="001F6AE4" w:rsidP="003951E4">
      <w:pPr>
        <w:jc w:val="center"/>
        <w:rPr>
          <w:ins w:id="1417" w:author="Soler Martin, Carlos" w:date="2022-06-19T13:48:00Z"/>
          <w:i/>
          <w:iCs/>
        </w:rPr>
      </w:pPr>
    </w:p>
    <w:p w14:paraId="29736CE1" w14:textId="77777777" w:rsidR="001F6AE4" w:rsidRDefault="001F6AE4" w:rsidP="003951E4">
      <w:pPr>
        <w:jc w:val="center"/>
        <w:rPr>
          <w:ins w:id="1418" w:author="Soler Martin, Carlos" w:date="2022-06-19T13:48:00Z"/>
          <w:i/>
          <w:iCs/>
        </w:rPr>
      </w:pPr>
    </w:p>
    <w:tbl>
      <w:tblPr>
        <w:tblStyle w:val="Tablaconcuadrcula7concolores-nfasis1"/>
        <w:tblW w:w="9399" w:type="dxa"/>
        <w:tblLook w:val="04A0" w:firstRow="1" w:lastRow="0" w:firstColumn="1" w:lastColumn="0" w:noHBand="0" w:noVBand="1"/>
      </w:tblPr>
      <w:tblGrid>
        <w:gridCol w:w="1007"/>
        <w:gridCol w:w="3275"/>
        <w:gridCol w:w="1544"/>
        <w:gridCol w:w="1254"/>
        <w:gridCol w:w="1124"/>
        <w:gridCol w:w="1195"/>
      </w:tblGrid>
      <w:tr w:rsidR="001F6AE4" w14:paraId="6B26CC3B" w14:textId="77777777" w:rsidTr="001F6AE4">
        <w:trPr>
          <w:cnfStyle w:val="100000000000" w:firstRow="1" w:lastRow="0" w:firstColumn="0" w:lastColumn="0" w:oddVBand="0" w:evenVBand="0" w:oddHBand="0" w:evenHBand="0" w:firstRowFirstColumn="0" w:firstRowLastColumn="0" w:lastRowFirstColumn="0" w:lastRowLastColumn="0"/>
          <w:trHeight w:val="759"/>
          <w:ins w:id="1419" w:author="Soler Martin, Carlos" w:date="2022-06-19T13:48:00Z"/>
        </w:trPr>
        <w:tc>
          <w:tcPr>
            <w:cnfStyle w:val="001000000100" w:firstRow="0" w:lastRow="0" w:firstColumn="1" w:lastColumn="0" w:oddVBand="0" w:evenVBand="0" w:oddHBand="0" w:evenHBand="0" w:firstRowFirstColumn="1" w:firstRowLastColumn="0" w:lastRowFirstColumn="0" w:lastRowLastColumn="0"/>
            <w:tcW w:w="1007" w:type="dxa"/>
          </w:tcPr>
          <w:p w14:paraId="01246BE6" w14:textId="77777777" w:rsidR="001F6AE4" w:rsidRDefault="001F6AE4" w:rsidP="00B94B9F">
            <w:pPr>
              <w:rPr>
                <w:ins w:id="1420" w:author="Soler Martin, Carlos" w:date="2022-06-19T13:48:00Z"/>
              </w:rPr>
            </w:pPr>
            <w:ins w:id="1421" w:author="Soler Martin, Carlos" w:date="2022-06-19T13:48:00Z">
              <w:r>
                <w:t>Método</w:t>
              </w:r>
            </w:ins>
          </w:p>
        </w:tc>
        <w:tc>
          <w:tcPr>
            <w:tcW w:w="3275" w:type="dxa"/>
          </w:tcPr>
          <w:p w14:paraId="6D4C0156" w14:textId="77777777" w:rsidR="001F6AE4" w:rsidRDefault="001F6AE4" w:rsidP="00B94B9F">
            <w:pPr>
              <w:cnfStyle w:val="100000000000" w:firstRow="1" w:lastRow="0" w:firstColumn="0" w:lastColumn="0" w:oddVBand="0" w:evenVBand="0" w:oddHBand="0" w:evenHBand="0" w:firstRowFirstColumn="0" w:firstRowLastColumn="0" w:lastRowFirstColumn="0" w:lastRowLastColumn="0"/>
              <w:rPr>
                <w:ins w:id="1422" w:author="Soler Martin, Carlos" w:date="2022-06-19T13:48:00Z"/>
              </w:rPr>
            </w:pPr>
            <w:ins w:id="1423" w:author="Soler Martin, Carlos" w:date="2022-06-19T13:48:00Z">
              <w:r>
                <w:t>URI</w:t>
              </w:r>
            </w:ins>
          </w:p>
        </w:tc>
        <w:tc>
          <w:tcPr>
            <w:tcW w:w="1544" w:type="dxa"/>
          </w:tcPr>
          <w:p w14:paraId="17DC3595" w14:textId="77777777" w:rsidR="001F6AE4" w:rsidRDefault="001F6AE4" w:rsidP="00B94B9F">
            <w:pPr>
              <w:cnfStyle w:val="100000000000" w:firstRow="1" w:lastRow="0" w:firstColumn="0" w:lastColumn="0" w:oddVBand="0" w:evenVBand="0" w:oddHBand="0" w:evenHBand="0" w:firstRowFirstColumn="0" w:firstRowLastColumn="0" w:lastRowFirstColumn="0" w:lastRowLastColumn="0"/>
              <w:rPr>
                <w:ins w:id="1424" w:author="Soler Martin, Carlos" w:date="2022-06-19T13:48:00Z"/>
              </w:rPr>
            </w:pPr>
            <w:ins w:id="1425" w:author="Soler Martin, Carlos" w:date="2022-06-19T13:48:00Z">
              <w:r>
                <w:t>Utilidad</w:t>
              </w:r>
            </w:ins>
          </w:p>
        </w:tc>
        <w:tc>
          <w:tcPr>
            <w:tcW w:w="1254" w:type="dxa"/>
          </w:tcPr>
          <w:p w14:paraId="76006560" w14:textId="77777777" w:rsidR="001F6AE4" w:rsidRDefault="001F6AE4" w:rsidP="00B94B9F">
            <w:pPr>
              <w:cnfStyle w:val="100000000000" w:firstRow="1" w:lastRow="0" w:firstColumn="0" w:lastColumn="0" w:oddVBand="0" w:evenVBand="0" w:oddHBand="0" w:evenHBand="0" w:firstRowFirstColumn="0" w:firstRowLastColumn="0" w:lastRowFirstColumn="0" w:lastRowLastColumn="0"/>
              <w:rPr>
                <w:ins w:id="1426" w:author="Soler Martin, Carlos" w:date="2022-06-19T13:48:00Z"/>
              </w:rPr>
            </w:pPr>
            <w:ins w:id="1427" w:author="Soler Martin, Carlos" w:date="2022-06-19T13:48:00Z">
              <w:r>
                <w:t>Semántica</w:t>
              </w:r>
            </w:ins>
          </w:p>
        </w:tc>
        <w:tc>
          <w:tcPr>
            <w:tcW w:w="1124" w:type="dxa"/>
          </w:tcPr>
          <w:p w14:paraId="083E0253" w14:textId="77777777" w:rsidR="001F6AE4" w:rsidRDefault="001F6AE4" w:rsidP="00B94B9F">
            <w:pPr>
              <w:cnfStyle w:val="100000000000" w:firstRow="1" w:lastRow="0" w:firstColumn="0" w:lastColumn="0" w:oddVBand="0" w:evenVBand="0" w:oddHBand="0" w:evenHBand="0" w:firstRowFirstColumn="0" w:firstRowLastColumn="0" w:lastRowFirstColumn="0" w:lastRowLastColumn="0"/>
              <w:rPr>
                <w:ins w:id="1428" w:author="Soler Martin, Carlos" w:date="2022-06-19T13:48:00Z"/>
              </w:rPr>
            </w:pPr>
            <w:ins w:id="1429" w:author="Soler Martin, Carlos" w:date="2022-06-19T13:48:00Z">
              <w:r>
                <w:t>Cuerpo Solicitud</w:t>
              </w:r>
            </w:ins>
          </w:p>
        </w:tc>
        <w:tc>
          <w:tcPr>
            <w:tcW w:w="1195" w:type="dxa"/>
          </w:tcPr>
          <w:p w14:paraId="4DEBD3BD" w14:textId="77777777" w:rsidR="001F6AE4" w:rsidRDefault="001F6AE4" w:rsidP="00B94B9F">
            <w:pPr>
              <w:jc w:val="left"/>
              <w:cnfStyle w:val="100000000000" w:firstRow="1" w:lastRow="0" w:firstColumn="0" w:lastColumn="0" w:oddVBand="0" w:evenVBand="0" w:oddHBand="0" w:evenHBand="0" w:firstRowFirstColumn="0" w:firstRowLastColumn="0" w:lastRowFirstColumn="0" w:lastRowLastColumn="0"/>
              <w:rPr>
                <w:ins w:id="1430" w:author="Soler Martin, Carlos" w:date="2022-06-19T13:48:00Z"/>
              </w:rPr>
            </w:pPr>
            <w:ins w:id="1431" w:author="Soler Martin, Carlos" w:date="2022-06-19T13:48:00Z">
              <w:r>
                <w:t>Códigos de respuesta</w:t>
              </w:r>
            </w:ins>
          </w:p>
        </w:tc>
      </w:tr>
      <w:tr w:rsidR="001F6AE4" w14:paraId="5B4B75B0" w14:textId="77777777" w:rsidTr="001F6AE4">
        <w:trPr>
          <w:cnfStyle w:val="000000100000" w:firstRow="0" w:lastRow="0" w:firstColumn="0" w:lastColumn="0" w:oddVBand="0" w:evenVBand="0" w:oddHBand="1" w:evenHBand="0" w:firstRowFirstColumn="0" w:firstRowLastColumn="0" w:lastRowFirstColumn="0" w:lastRowLastColumn="0"/>
          <w:trHeight w:val="759"/>
          <w:ins w:id="1432" w:author="Soler Martin, Carlos" w:date="2022-06-19T13:48:00Z"/>
        </w:trPr>
        <w:tc>
          <w:tcPr>
            <w:cnfStyle w:val="001000000000" w:firstRow="0" w:lastRow="0" w:firstColumn="1" w:lastColumn="0" w:oddVBand="0" w:evenVBand="0" w:oddHBand="0" w:evenHBand="0" w:firstRowFirstColumn="0" w:firstRowLastColumn="0" w:lastRowFirstColumn="0" w:lastRowLastColumn="0"/>
            <w:tcW w:w="1007" w:type="dxa"/>
          </w:tcPr>
          <w:p w14:paraId="4A75D3B7" w14:textId="77777777" w:rsidR="001F6AE4" w:rsidRPr="0071131E" w:rsidRDefault="001F6AE4" w:rsidP="001F6AE4">
            <w:pPr>
              <w:rPr>
                <w:ins w:id="1433" w:author="Soler Martin, Carlos" w:date="2022-06-19T13:48:00Z"/>
              </w:rPr>
            </w:pPr>
            <w:ins w:id="1434" w:author="Soler Martin, Carlos" w:date="2022-06-19T13:48:00Z">
              <w:r>
                <w:t>POST</w:t>
              </w:r>
            </w:ins>
          </w:p>
        </w:tc>
        <w:tc>
          <w:tcPr>
            <w:tcW w:w="3275" w:type="dxa"/>
          </w:tcPr>
          <w:p w14:paraId="2547FD0E" w14:textId="4239EE65" w:rsidR="001F6AE4" w:rsidRDefault="001F6AE4" w:rsidP="001F6AE4">
            <w:pPr>
              <w:cnfStyle w:val="000000100000" w:firstRow="0" w:lastRow="0" w:firstColumn="0" w:lastColumn="0" w:oddVBand="0" w:evenVBand="0" w:oddHBand="1" w:evenHBand="0" w:firstRowFirstColumn="0" w:firstRowLastColumn="0" w:lastRowFirstColumn="0" w:lastRowLastColumn="0"/>
              <w:rPr>
                <w:ins w:id="1435" w:author="Soler Martin, Carlos" w:date="2022-06-19T13:48:00Z"/>
              </w:rPr>
            </w:pPr>
            <w:ins w:id="1436" w:author="Soler Martin, Carlos" w:date="2022-06-19T13:48:00Z">
              <w:r>
                <w:t>-</w:t>
              </w:r>
            </w:ins>
          </w:p>
        </w:tc>
        <w:tc>
          <w:tcPr>
            <w:tcW w:w="1544" w:type="dxa"/>
          </w:tcPr>
          <w:p w14:paraId="55C3D94D" w14:textId="12C0AFA8" w:rsidR="001F6AE4" w:rsidRDefault="001F6AE4" w:rsidP="001F6AE4">
            <w:pPr>
              <w:jc w:val="left"/>
              <w:cnfStyle w:val="000000100000" w:firstRow="0" w:lastRow="0" w:firstColumn="0" w:lastColumn="0" w:oddVBand="0" w:evenVBand="0" w:oddHBand="1" w:evenHBand="0" w:firstRowFirstColumn="0" w:firstRowLastColumn="0" w:lastRowFirstColumn="0" w:lastRowLastColumn="0"/>
              <w:rPr>
                <w:ins w:id="1437" w:author="Soler Martin, Carlos" w:date="2022-06-19T13:48:00Z"/>
              </w:rPr>
            </w:pPr>
            <w:ins w:id="1438" w:author="Soler Martin, Carlos" w:date="2022-06-19T13:48:00Z">
              <w:r>
                <w:t>-</w:t>
              </w:r>
            </w:ins>
          </w:p>
        </w:tc>
        <w:tc>
          <w:tcPr>
            <w:tcW w:w="1254" w:type="dxa"/>
          </w:tcPr>
          <w:p w14:paraId="5574494B" w14:textId="2AFBC553" w:rsidR="001F6AE4" w:rsidRDefault="001F6AE4" w:rsidP="001F6AE4">
            <w:pPr>
              <w:cnfStyle w:val="000000100000" w:firstRow="0" w:lastRow="0" w:firstColumn="0" w:lastColumn="0" w:oddVBand="0" w:evenVBand="0" w:oddHBand="1" w:evenHBand="0" w:firstRowFirstColumn="0" w:firstRowLastColumn="0" w:lastRowFirstColumn="0" w:lastRowLastColumn="0"/>
              <w:rPr>
                <w:ins w:id="1439" w:author="Soler Martin, Carlos" w:date="2022-06-19T13:48:00Z"/>
              </w:rPr>
            </w:pPr>
            <w:ins w:id="1440" w:author="Soler Martin, Carlos" w:date="2022-06-19T13:48:00Z">
              <w:r>
                <w:t>-</w:t>
              </w:r>
            </w:ins>
          </w:p>
        </w:tc>
        <w:tc>
          <w:tcPr>
            <w:tcW w:w="1124" w:type="dxa"/>
          </w:tcPr>
          <w:p w14:paraId="692CB8C8" w14:textId="7008693B" w:rsidR="001F6AE4" w:rsidRDefault="001F6AE4" w:rsidP="001F6AE4">
            <w:pPr>
              <w:jc w:val="left"/>
              <w:cnfStyle w:val="000000100000" w:firstRow="0" w:lastRow="0" w:firstColumn="0" w:lastColumn="0" w:oddVBand="0" w:evenVBand="0" w:oddHBand="1" w:evenHBand="0" w:firstRowFirstColumn="0" w:firstRowLastColumn="0" w:lastRowFirstColumn="0" w:lastRowLastColumn="0"/>
              <w:rPr>
                <w:ins w:id="1441" w:author="Soler Martin, Carlos" w:date="2022-06-19T13:48:00Z"/>
              </w:rPr>
            </w:pPr>
            <w:ins w:id="1442" w:author="Soler Martin, Carlos" w:date="2022-06-19T13:49:00Z">
              <w:r>
                <w:t>-</w:t>
              </w:r>
            </w:ins>
          </w:p>
        </w:tc>
        <w:tc>
          <w:tcPr>
            <w:tcW w:w="1195" w:type="dxa"/>
          </w:tcPr>
          <w:p w14:paraId="36D9C446" w14:textId="4C46B3E6" w:rsidR="001F6AE4" w:rsidRDefault="001F6AE4" w:rsidP="001F6AE4">
            <w:pPr>
              <w:jc w:val="left"/>
              <w:cnfStyle w:val="000000100000" w:firstRow="0" w:lastRow="0" w:firstColumn="0" w:lastColumn="0" w:oddVBand="0" w:evenVBand="0" w:oddHBand="1" w:evenHBand="0" w:firstRowFirstColumn="0" w:firstRowLastColumn="0" w:lastRowFirstColumn="0" w:lastRowLastColumn="0"/>
              <w:rPr>
                <w:ins w:id="1443" w:author="Soler Martin, Carlos" w:date="2022-06-19T13:48:00Z"/>
              </w:rPr>
            </w:pPr>
            <w:ins w:id="1444" w:author="Soler Martin, Carlos" w:date="2022-06-19T13:49:00Z">
              <w:r>
                <w:t xml:space="preserve">405 – Method not Allowed </w:t>
              </w:r>
            </w:ins>
          </w:p>
        </w:tc>
      </w:tr>
      <w:tr w:rsidR="001F6AE4" w:rsidRPr="006846A8" w14:paraId="7C907759" w14:textId="77777777" w:rsidTr="001F6AE4">
        <w:trPr>
          <w:trHeight w:val="759"/>
          <w:ins w:id="1445" w:author="Soler Martin, Carlos" w:date="2022-06-19T13:48:00Z"/>
        </w:trPr>
        <w:tc>
          <w:tcPr>
            <w:cnfStyle w:val="001000000000" w:firstRow="0" w:lastRow="0" w:firstColumn="1" w:lastColumn="0" w:oddVBand="0" w:evenVBand="0" w:oddHBand="0" w:evenHBand="0" w:firstRowFirstColumn="0" w:firstRowLastColumn="0" w:lastRowFirstColumn="0" w:lastRowLastColumn="0"/>
            <w:tcW w:w="1007" w:type="dxa"/>
          </w:tcPr>
          <w:p w14:paraId="78EECCFB" w14:textId="77777777" w:rsidR="001F6AE4" w:rsidRPr="0071131E" w:rsidRDefault="001F6AE4" w:rsidP="00B94B9F">
            <w:pPr>
              <w:rPr>
                <w:ins w:id="1446" w:author="Soler Martin, Carlos" w:date="2022-06-19T13:48:00Z"/>
              </w:rPr>
            </w:pPr>
            <w:ins w:id="1447" w:author="Soler Martin, Carlos" w:date="2022-06-19T13:48:00Z">
              <w:r>
                <w:t>GET</w:t>
              </w:r>
            </w:ins>
          </w:p>
        </w:tc>
        <w:tc>
          <w:tcPr>
            <w:tcW w:w="3275" w:type="dxa"/>
          </w:tcPr>
          <w:p w14:paraId="7C3AB689" w14:textId="377D2EC7" w:rsidR="001F6AE4" w:rsidRDefault="001F6AE4" w:rsidP="00B94B9F">
            <w:pPr>
              <w:cnfStyle w:val="000000000000" w:firstRow="0" w:lastRow="0" w:firstColumn="0" w:lastColumn="0" w:oddVBand="0" w:evenVBand="0" w:oddHBand="0" w:evenHBand="0" w:firstRowFirstColumn="0" w:firstRowLastColumn="0" w:lastRowFirstColumn="0" w:lastRowLastColumn="0"/>
              <w:rPr>
                <w:ins w:id="1448" w:author="Soler Martin, Carlos" w:date="2022-06-19T13:48:00Z"/>
              </w:rPr>
            </w:pPr>
            <w:ins w:id="1449" w:author="Soler Martin, Carlos" w:date="2022-06-19T13:48:00Z">
              <w:r>
                <w:t>/alumnos/id/ofertas_asignadas</w:t>
              </w:r>
            </w:ins>
          </w:p>
        </w:tc>
        <w:tc>
          <w:tcPr>
            <w:tcW w:w="1544" w:type="dxa"/>
          </w:tcPr>
          <w:p w14:paraId="7379A1A0" w14:textId="0531A432" w:rsidR="001F6AE4" w:rsidRDefault="001F6AE4" w:rsidP="00B94B9F">
            <w:pPr>
              <w:jc w:val="left"/>
              <w:cnfStyle w:val="000000000000" w:firstRow="0" w:lastRow="0" w:firstColumn="0" w:lastColumn="0" w:oddVBand="0" w:evenVBand="0" w:oddHBand="0" w:evenHBand="0" w:firstRowFirstColumn="0" w:firstRowLastColumn="0" w:lastRowFirstColumn="0" w:lastRowLastColumn="0"/>
              <w:rPr>
                <w:ins w:id="1450" w:author="Soler Martin, Carlos" w:date="2022-06-19T13:48:00Z"/>
              </w:rPr>
            </w:pPr>
            <w:ins w:id="1451" w:author="Soler Martin, Carlos" w:date="2022-06-19T13:48:00Z">
              <w:r>
                <w:t xml:space="preserve">Se obtiene </w:t>
              </w:r>
            </w:ins>
            <w:ins w:id="1452" w:author="Soler Martin, Carlos" w:date="2022-06-19T13:49:00Z">
              <w:r>
                <w:t xml:space="preserve">la oferta asignada </w:t>
              </w:r>
            </w:ins>
            <w:ins w:id="1453" w:author="Soler Martin, Carlos" w:date="2022-06-19T13:48:00Z">
              <w:r>
                <w:t xml:space="preserve">de </w:t>
              </w:r>
            </w:ins>
            <w:ins w:id="1454" w:author="Soler Martin, Carlos" w:date="2022-06-19T13:49:00Z">
              <w:r>
                <w:t>un alumno especifico</w:t>
              </w:r>
            </w:ins>
          </w:p>
        </w:tc>
        <w:tc>
          <w:tcPr>
            <w:tcW w:w="1254" w:type="dxa"/>
          </w:tcPr>
          <w:p w14:paraId="1C3A5AB5" w14:textId="77777777" w:rsidR="001F6AE4" w:rsidRDefault="001F6AE4" w:rsidP="00B94B9F">
            <w:pPr>
              <w:cnfStyle w:val="000000000000" w:firstRow="0" w:lastRow="0" w:firstColumn="0" w:lastColumn="0" w:oddVBand="0" w:evenVBand="0" w:oddHBand="0" w:evenHBand="0" w:firstRowFirstColumn="0" w:firstRowLastColumn="0" w:lastRowFirstColumn="0" w:lastRowLastColumn="0"/>
              <w:rPr>
                <w:ins w:id="1455" w:author="Soler Martin, Carlos" w:date="2022-06-19T13:48:00Z"/>
              </w:rPr>
            </w:pPr>
            <w:ins w:id="1456" w:author="Soler Martin, Carlos" w:date="2022-06-19T13:48:00Z">
              <w:r>
                <w:t>JSON</w:t>
              </w:r>
            </w:ins>
          </w:p>
        </w:tc>
        <w:tc>
          <w:tcPr>
            <w:tcW w:w="1124" w:type="dxa"/>
          </w:tcPr>
          <w:p w14:paraId="05B694AB" w14:textId="77777777" w:rsidR="001F6AE4" w:rsidRDefault="001F6AE4" w:rsidP="00B94B9F">
            <w:pPr>
              <w:cnfStyle w:val="000000000000" w:firstRow="0" w:lastRow="0" w:firstColumn="0" w:lastColumn="0" w:oddVBand="0" w:evenVBand="0" w:oddHBand="0" w:evenHBand="0" w:firstRowFirstColumn="0" w:firstRowLastColumn="0" w:lastRowFirstColumn="0" w:lastRowLastColumn="0"/>
              <w:rPr>
                <w:ins w:id="1457" w:author="Soler Martin, Carlos" w:date="2022-06-19T13:48:00Z"/>
              </w:rPr>
            </w:pPr>
          </w:p>
        </w:tc>
        <w:tc>
          <w:tcPr>
            <w:tcW w:w="1195" w:type="dxa"/>
          </w:tcPr>
          <w:p w14:paraId="48721F77" w14:textId="77777777" w:rsidR="001F6AE4" w:rsidRPr="00B94B9F" w:rsidRDefault="001F6AE4" w:rsidP="00B94B9F">
            <w:pPr>
              <w:cnfStyle w:val="000000000000" w:firstRow="0" w:lastRow="0" w:firstColumn="0" w:lastColumn="0" w:oddVBand="0" w:evenVBand="0" w:oddHBand="0" w:evenHBand="0" w:firstRowFirstColumn="0" w:firstRowLastColumn="0" w:lastRowFirstColumn="0" w:lastRowLastColumn="0"/>
              <w:rPr>
                <w:ins w:id="1458" w:author="Soler Martin, Carlos" w:date="2022-06-19T13:48:00Z"/>
                <w:lang w:val="en-US"/>
              </w:rPr>
            </w:pPr>
            <w:ins w:id="1459" w:author="Soler Martin, Carlos" w:date="2022-06-19T13:48:00Z">
              <w:r w:rsidRPr="00B94B9F">
                <w:rPr>
                  <w:lang w:val="en-US"/>
                </w:rPr>
                <w:t>200 – OK</w:t>
              </w:r>
            </w:ins>
          </w:p>
          <w:p w14:paraId="5D2DECAC" w14:textId="77777777" w:rsidR="001F6AE4" w:rsidRPr="00B94B9F" w:rsidRDefault="001F6AE4" w:rsidP="00B94B9F">
            <w:pPr>
              <w:cnfStyle w:val="000000000000" w:firstRow="0" w:lastRow="0" w:firstColumn="0" w:lastColumn="0" w:oddVBand="0" w:evenVBand="0" w:oddHBand="0" w:evenHBand="0" w:firstRowFirstColumn="0" w:firstRowLastColumn="0" w:lastRowFirstColumn="0" w:lastRowLastColumn="0"/>
              <w:rPr>
                <w:ins w:id="1460" w:author="Soler Martin, Carlos" w:date="2022-06-19T13:48:00Z"/>
                <w:lang w:val="en-US"/>
              </w:rPr>
            </w:pPr>
            <w:ins w:id="1461" w:author="Soler Martin, Carlos" w:date="2022-06-19T13:48:00Z">
              <w:r w:rsidRPr="00B94B9F">
                <w:rPr>
                  <w:lang w:val="en-US"/>
                </w:rPr>
                <w:t>404 – Not Found</w:t>
              </w:r>
            </w:ins>
          </w:p>
          <w:p w14:paraId="45DD7786" w14:textId="77777777" w:rsidR="001F6AE4" w:rsidRPr="00B94B9F" w:rsidRDefault="001F6AE4" w:rsidP="00B94B9F">
            <w:pPr>
              <w:cnfStyle w:val="000000000000" w:firstRow="0" w:lastRow="0" w:firstColumn="0" w:lastColumn="0" w:oddVBand="0" w:evenVBand="0" w:oddHBand="0" w:evenHBand="0" w:firstRowFirstColumn="0" w:firstRowLastColumn="0" w:lastRowFirstColumn="0" w:lastRowLastColumn="0"/>
              <w:rPr>
                <w:ins w:id="1462" w:author="Soler Martin, Carlos" w:date="2022-06-19T13:48:00Z"/>
                <w:lang w:val="en-US"/>
              </w:rPr>
            </w:pPr>
            <w:ins w:id="1463" w:author="Soler Martin, Carlos" w:date="2022-06-19T13:48:00Z">
              <w:r w:rsidRPr="00B94B9F">
                <w:rPr>
                  <w:lang w:val="en-US"/>
                </w:rPr>
                <w:t>400 – Bad request</w:t>
              </w:r>
            </w:ins>
          </w:p>
          <w:p w14:paraId="5C3F1EE1" w14:textId="77777777" w:rsidR="001F6AE4" w:rsidRPr="00B94B9F" w:rsidRDefault="001F6AE4" w:rsidP="00B94B9F">
            <w:pPr>
              <w:cnfStyle w:val="000000000000" w:firstRow="0" w:lastRow="0" w:firstColumn="0" w:lastColumn="0" w:oddVBand="0" w:evenVBand="0" w:oddHBand="0" w:evenHBand="0" w:firstRowFirstColumn="0" w:firstRowLastColumn="0" w:lastRowFirstColumn="0" w:lastRowLastColumn="0"/>
              <w:rPr>
                <w:ins w:id="1464" w:author="Soler Martin, Carlos" w:date="2022-06-19T13:48:00Z"/>
                <w:lang w:val="en-US"/>
              </w:rPr>
            </w:pPr>
            <w:ins w:id="1465" w:author="Soler Martin, Carlos" w:date="2022-06-19T13:48:00Z">
              <w:r w:rsidRPr="00B94B9F">
                <w:rPr>
                  <w:lang w:val="en-US"/>
                </w:rPr>
                <w:t>500 – Internal Server Error</w:t>
              </w:r>
            </w:ins>
          </w:p>
        </w:tc>
      </w:tr>
      <w:tr w:rsidR="001F6AE4" w14:paraId="0BE7E4B0" w14:textId="77777777" w:rsidTr="001F6AE4">
        <w:trPr>
          <w:cnfStyle w:val="000000100000" w:firstRow="0" w:lastRow="0" w:firstColumn="0" w:lastColumn="0" w:oddVBand="0" w:evenVBand="0" w:oddHBand="1" w:evenHBand="0" w:firstRowFirstColumn="0" w:firstRowLastColumn="0" w:lastRowFirstColumn="0" w:lastRowLastColumn="0"/>
          <w:trHeight w:val="759"/>
          <w:ins w:id="1466" w:author="Soler Martin, Carlos" w:date="2022-06-19T13:48:00Z"/>
        </w:trPr>
        <w:tc>
          <w:tcPr>
            <w:cnfStyle w:val="001000000000" w:firstRow="0" w:lastRow="0" w:firstColumn="1" w:lastColumn="0" w:oddVBand="0" w:evenVBand="0" w:oddHBand="0" w:evenHBand="0" w:firstRowFirstColumn="0" w:firstRowLastColumn="0" w:lastRowFirstColumn="0" w:lastRowLastColumn="0"/>
            <w:tcW w:w="1007" w:type="dxa"/>
          </w:tcPr>
          <w:p w14:paraId="4D3F9AD3" w14:textId="77777777" w:rsidR="001F6AE4" w:rsidRDefault="001F6AE4" w:rsidP="00B94B9F">
            <w:pPr>
              <w:rPr>
                <w:ins w:id="1467" w:author="Soler Martin, Carlos" w:date="2022-06-19T13:48:00Z"/>
              </w:rPr>
            </w:pPr>
            <w:ins w:id="1468" w:author="Soler Martin, Carlos" w:date="2022-06-19T13:48:00Z">
              <w:r>
                <w:t>PUT</w:t>
              </w:r>
            </w:ins>
          </w:p>
        </w:tc>
        <w:tc>
          <w:tcPr>
            <w:tcW w:w="3275" w:type="dxa"/>
          </w:tcPr>
          <w:p w14:paraId="1C23767B" w14:textId="77777777" w:rsidR="001F6AE4" w:rsidRDefault="001F6AE4" w:rsidP="00B94B9F">
            <w:pPr>
              <w:cnfStyle w:val="000000100000" w:firstRow="0" w:lastRow="0" w:firstColumn="0" w:lastColumn="0" w:oddVBand="0" w:evenVBand="0" w:oddHBand="1" w:evenHBand="0" w:firstRowFirstColumn="0" w:firstRowLastColumn="0" w:lastRowFirstColumn="0" w:lastRowLastColumn="0"/>
              <w:rPr>
                <w:ins w:id="1469" w:author="Soler Martin, Carlos" w:date="2022-06-19T13:48:00Z"/>
              </w:rPr>
            </w:pPr>
            <w:ins w:id="1470" w:author="Soler Martin, Carlos" w:date="2022-06-19T13:48:00Z">
              <w:r>
                <w:t>-</w:t>
              </w:r>
            </w:ins>
          </w:p>
        </w:tc>
        <w:tc>
          <w:tcPr>
            <w:tcW w:w="1544" w:type="dxa"/>
          </w:tcPr>
          <w:p w14:paraId="178520C2" w14:textId="77777777" w:rsidR="001F6AE4" w:rsidRDefault="001F6AE4" w:rsidP="00B94B9F">
            <w:pPr>
              <w:cnfStyle w:val="000000100000" w:firstRow="0" w:lastRow="0" w:firstColumn="0" w:lastColumn="0" w:oddVBand="0" w:evenVBand="0" w:oddHBand="1" w:evenHBand="0" w:firstRowFirstColumn="0" w:firstRowLastColumn="0" w:lastRowFirstColumn="0" w:lastRowLastColumn="0"/>
              <w:rPr>
                <w:ins w:id="1471" w:author="Soler Martin, Carlos" w:date="2022-06-19T13:48:00Z"/>
              </w:rPr>
            </w:pPr>
            <w:ins w:id="1472" w:author="Soler Martin, Carlos" w:date="2022-06-19T13:48:00Z">
              <w:r>
                <w:t>-</w:t>
              </w:r>
            </w:ins>
          </w:p>
        </w:tc>
        <w:tc>
          <w:tcPr>
            <w:tcW w:w="1254" w:type="dxa"/>
          </w:tcPr>
          <w:p w14:paraId="69465E4F" w14:textId="77777777" w:rsidR="001F6AE4" w:rsidRDefault="001F6AE4" w:rsidP="00B94B9F">
            <w:pPr>
              <w:cnfStyle w:val="000000100000" w:firstRow="0" w:lastRow="0" w:firstColumn="0" w:lastColumn="0" w:oddVBand="0" w:evenVBand="0" w:oddHBand="1" w:evenHBand="0" w:firstRowFirstColumn="0" w:firstRowLastColumn="0" w:lastRowFirstColumn="0" w:lastRowLastColumn="0"/>
              <w:rPr>
                <w:ins w:id="1473" w:author="Soler Martin, Carlos" w:date="2022-06-19T13:48:00Z"/>
              </w:rPr>
            </w:pPr>
            <w:ins w:id="1474" w:author="Soler Martin, Carlos" w:date="2022-06-19T13:48:00Z">
              <w:r>
                <w:t>-</w:t>
              </w:r>
            </w:ins>
          </w:p>
        </w:tc>
        <w:tc>
          <w:tcPr>
            <w:tcW w:w="1124" w:type="dxa"/>
          </w:tcPr>
          <w:p w14:paraId="4B9CE081" w14:textId="77777777" w:rsidR="001F6AE4" w:rsidRDefault="001F6AE4" w:rsidP="00B94B9F">
            <w:pPr>
              <w:cnfStyle w:val="000000100000" w:firstRow="0" w:lastRow="0" w:firstColumn="0" w:lastColumn="0" w:oddVBand="0" w:evenVBand="0" w:oddHBand="1" w:evenHBand="0" w:firstRowFirstColumn="0" w:firstRowLastColumn="0" w:lastRowFirstColumn="0" w:lastRowLastColumn="0"/>
              <w:rPr>
                <w:ins w:id="1475" w:author="Soler Martin, Carlos" w:date="2022-06-19T13:48:00Z"/>
              </w:rPr>
            </w:pPr>
            <w:ins w:id="1476" w:author="Soler Martin, Carlos" w:date="2022-06-19T13:48:00Z">
              <w:r>
                <w:t>-</w:t>
              </w:r>
            </w:ins>
          </w:p>
        </w:tc>
        <w:tc>
          <w:tcPr>
            <w:tcW w:w="1195" w:type="dxa"/>
          </w:tcPr>
          <w:p w14:paraId="5C5D8C9A" w14:textId="77777777" w:rsidR="001F6AE4" w:rsidRDefault="001F6AE4" w:rsidP="00B94B9F">
            <w:pPr>
              <w:cnfStyle w:val="000000100000" w:firstRow="0" w:lastRow="0" w:firstColumn="0" w:lastColumn="0" w:oddVBand="0" w:evenVBand="0" w:oddHBand="1" w:evenHBand="0" w:firstRowFirstColumn="0" w:firstRowLastColumn="0" w:lastRowFirstColumn="0" w:lastRowLastColumn="0"/>
              <w:rPr>
                <w:ins w:id="1477" w:author="Soler Martin, Carlos" w:date="2022-06-19T13:48:00Z"/>
              </w:rPr>
            </w:pPr>
            <w:ins w:id="1478" w:author="Soler Martin, Carlos" w:date="2022-06-19T13:48:00Z">
              <w:r>
                <w:t xml:space="preserve">405 – Method not Allowed </w:t>
              </w:r>
            </w:ins>
          </w:p>
        </w:tc>
      </w:tr>
      <w:tr w:rsidR="001F6AE4" w14:paraId="2BDA5CA0" w14:textId="77777777" w:rsidTr="001F6AE4">
        <w:trPr>
          <w:trHeight w:val="759"/>
          <w:ins w:id="1479" w:author="Soler Martin, Carlos" w:date="2022-06-19T13:48:00Z"/>
        </w:trPr>
        <w:tc>
          <w:tcPr>
            <w:cnfStyle w:val="001000000000" w:firstRow="0" w:lastRow="0" w:firstColumn="1" w:lastColumn="0" w:oddVBand="0" w:evenVBand="0" w:oddHBand="0" w:evenHBand="0" w:firstRowFirstColumn="0" w:firstRowLastColumn="0" w:lastRowFirstColumn="0" w:lastRowLastColumn="0"/>
            <w:tcW w:w="1007" w:type="dxa"/>
          </w:tcPr>
          <w:p w14:paraId="5A3CE743" w14:textId="77777777" w:rsidR="001F6AE4" w:rsidRDefault="001F6AE4" w:rsidP="00B94B9F">
            <w:pPr>
              <w:rPr>
                <w:ins w:id="1480" w:author="Soler Martin, Carlos" w:date="2022-06-19T13:48:00Z"/>
              </w:rPr>
            </w:pPr>
            <w:ins w:id="1481" w:author="Soler Martin, Carlos" w:date="2022-06-19T13:48:00Z">
              <w:r>
                <w:lastRenderedPageBreak/>
                <w:t>DELETE</w:t>
              </w:r>
            </w:ins>
          </w:p>
        </w:tc>
        <w:tc>
          <w:tcPr>
            <w:tcW w:w="3275" w:type="dxa"/>
          </w:tcPr>
          <w:p w14:paraId="6D80DF70" w14:textId="77777777" w:rsidR="001F6AE4" w:rsidRDefault="001F6AE4" w:rsidP="00B94B9F">
            <w:pPr>
              <w:cnfStyle w:val="000000000000" w:firstRow="0" w:lastRow="0" w:firstColumn="0" w:lastColumn="0" w:oddVBand="0" w:evenVBand="0" w:oddHBand="0" w:evenHBand="0" w:firstRowFirstColumn="0" w:firstRowLastColumn="0" w:lastRowFirstColumn="0" w:lastRowLastColumn="0"/>
              <w:rPr>
                <w:ins w:id="1482" w:author="Soler Martin, Carlos" w:date="2022-06-19T13:48:00Z"/>
              </w:rPr>
            </w:pPr>
            <w:ins w:id="1483" w:author="Soler Martin, Carlos" w:date="2022-06-19T13:48:00Z">
              <w:r>
                <w:t>-</w:t>
              </w:r>
            </w:ins>
          </w:p>
        </w:tc>
        <w:tc>
          <w:tcPr>
            <w:tcW w:w="1544" w:type="dxa"/>
          </w:tcPr>
          <w:p w14:paraId="0408AD53" w14:textId="77777777" w:rsidR="001F6AE4" w:rsidRDefault="001F6AE4" w:rsidP="00B94B9F">
            <w:pPr>
              <w:cnfStyle w:val="000000000000" w:firstRow="0" w:lastRow="0" w:firstColumn="0" w:lastColumn="0" w:oddVBand="0" w:evenVBand="0" w:oddHBand="0" w:evenHBand="0" w:firstRowFirstColumn="0" w:firstRowLastColumn="0" w:lastRowFirstColumn="0" w:lastRowLastColumn="0"/>
              <w:rPr>
                <w:ins w:id="1484" w:author="Soler Martin, Carlos" w:date="2022-06-19T13:48:00Z"/>
              </w:rPr>
            </w:pPr>
          </w:p>
        </w:tc>
        <w:tc>
          <w:tcPr>
            <w:tcW w:w="1254" w:type="dxa"/>
          </w:tcPr>
          <w:p w14:paraId="5BEDF057" w14:textId="77777777" w:rsidR="001F6AE4" w:rsidRDefault="001F6AE4" w:rsidP="00B94B9F">
            <w:pPr>
              <w:cnfStyle w:val="000000000000" w:firstRow="0" w:lastRow="0" w:firstColumn="0" w:lastColumn="0" w:oddVBand="0" w:evenVBand="0" w:oddHBand="0" w:evenHBand="0" w:firstRowFirstColumn="0" w:firstRowLastColumn="0" w:lastRowFirstColumn="0" w:lastRowLastColumn="0"/>
              <w:rPr>
                <w:ins w:id="1485" w:author="Soler Martin, Carlos" w:date="2022-06-19T13:48:00Z"/>
              </w:rPr>
            </w:pPr>
            <w:ins w:id="1486" w:author="Soler Martin, Carlos" w:date="2022-06-19T13:48:00Z">
              <w:r>
                <w:t>-</w:t>
              </w:r>
            </w:ins>
          </w:p>
        </w:tc>
        <w:tc>
          <w:tcPr>
            <w:tcW w:w="1124" w:type="dxa"/>
          </w:tcPr>
          <w:p w14:paraId="522A135E" w14:textId="77777777" w:rsidR="001F6AE4" w:rsidRDefault="001F6AE4" w:rsidP="00B94B9F">
            <w:pPr>
              <w:cnfStyle w:val="000000000000" w:firstRow="0" w:lastRow="0" w:firstColumn="0" w:lastColumn="0" w:oddVBand="0" w:evenVBand="0" w:oddHBand="0" w:evenHBand="0" w:firstRowFirstColumn="0" w:firstRowLastColumn="0" w:lastRowFirstColumn="0" w:lastRowLastColumn="0"/>
              <w:rPr>
                <w:ins w:id="1487" w:author="Soler Martin, Carlos" w:date="2022-06-19T13:48:00Z"/>
              </w:rPr>
            </w:pPr>
            <w:ins w:id="1488" w:author="Soler Martin, Carlos" w:date="2022-06-19T13:48:00Z">
              <w:r>
                <w:t>-</w:t>
              </w:r>
            </w:ins>
          </w:p>
        </w:tc>
        <w:tc>
          <w:tcPr>
            <w:tcW w:w="1195" w:type="dxa"/>
          </w:tcPr>
          <w:p w14:paraId="3335EE37" w14:textId="77777777" w:rsidR="001F6AE4" w:rsidRPr="00B94B9F" w:rsidRDefault="001F6AE4" w:rsidP="00B94B9F">
            <w:pPr>
              <w:cnfStyle w:val="000000000000" w:firstRow="0" w:lastRow="0" w:firstColumn="0" w:lastColumn="0" w:oddVBand="0" w:evenVBand="0" w:oddHBand="0" w:evenHBand="0" w:firstRowFirstColumn="0" w:firstRowLastColumn="0" w:lastRowFirstColumn="0" w:lastRowLastColumn="0"/>
              <w:rPr>
                <w:ins w:id="1489" w:author="Soler Martin, Carlos" w:date="2022-06-19T13:48:00Z"/>
                <w:lang w:val="en-US"/>
              </w:rPr>
            </w:pPr>
            <w:ins w:id="1490" w:author="Soler Martin, Carlos" w:date="2022-06-19T13:48:00Z">
              <w:r>
                <w:t>405 – Method not Allowed</w:t>
              </w:r>
            </w:ins>
          </w:p>
          <w:p w14:paraId="3700917E" w14:textId="77777777" w:rsidR="001F6AE4" w:rsidRDefault="001F6AE4" w:rsidP="00B94B9F">
            <w:pPr>
              <w:cnfStyle w:val="000000000000" w:firstRow="0" w:lastRow="0" w:firstColumn="0" w:lastColumn="0" w:oddVBand="0" w:evenVBand="0" w:oddHBand="0" w:evenHBand="0" w:firstRowFirstColumn="0" w:firstRowLastColumn="0" w:lastRowFirstColumn="0" w:lastRowLastColumn="0"/>
              <w:rPr>
                <w:ins w:id="1491" w:author="Soler Martin, Carlos" w:date="2022-06-19T13:48:00Z"/>
              </w:rPr>
            </w:pPr>
          </w:p>
        </w:tc>
      </w:tr>
      <w:tr w:rsidR="001F6AE4" w14:paraId="3A96B608" w14:textId="77777777" w:rsidTr="001F6AE4">
        <w:trPr>
          <w:cnfStyle w:val="000000100000" w:firstRow="0" w:lastRow="0" w:firstColumn="0" w:lastColumn="0" w:oddVBand="0" w:evenVBand="0" w:oddHBand="1" w:evenHBand="0" w:firstRowFirstColumn="0" w:firstRowLastColumn="0" w:lastRowFirstColumn="0" w:lastRowLastColumn="0"/>
          <w:trHeight w:val="759"/>
          <w:ins w:id="1492" w:author="Soler Martin, Carlos" w:date="2022-06-19T13:48:00Z"/>
        </w:trPr>
        <w:tc>
          <w:tcPr>
            <w:cnfStyle w:val="001000000000" w:firstRow="0" w:lastRow="0" w:firstColumn="1" w:lastColumn="0" w:oddVBand="0" w:evenVBand="0" w:oddHBand="0" w:evenHBand="0" w:firstRowFirstColumn="0" w:firstRowLastColumn="0" w:lastRowFirstColumn="0" w:lastRowLastColumn="0"/>
            <w:tcW w:w="1007" w:type="dxa"/>
          </w:tcPr>
          <w:p w14:paraId="73203565" w14:textId="77777777" w:rsidR="001F6AE4" w:rsidRDefault="001F6AE4" w:rsidP="00B94B9F">
            <w:pPr>
              <w:rPr>
                <w:ins w:id="1493" w:author="Soler Martin, Carlos" w:date="2022-06-19T13:48:00Z"/>
              </w:rPr>
            </w:pPr>
            <w:ins w:id="1494" w:author="Soler Martin, Carlos" w:date="2022-06-19T13:48:00Z">
              <w:r>
                <w:t>PATCH</w:t>
              </w:r>
            </w:ins>
          </w:p>
        </w:tc>
        <w:tc>
          <w:tcPr>
            <w:tcW w:w="3275" w:type="dxa"/>
          </w:tcPr>
          <w:p w14:paraId="35AD6AA3" w14:textId="77777777" w:rsidR="001F6AE4" w:rsidRDefault="001F6AE4" w:rsidP="00B94B9F">
            <w:pPr>
              <w:cnfStyle w:val="000000100000" w:firstRow="0" w:lastRow="0" w:firstColumn="0" w:lastColumn="0" w:oddVBand="0" w:evenVBand="0" w:oddHBand="1" w:evenHBand="0" w:firstRowFirstColumn="0" w:firstRowLastColumn="0" w:lastRowFirstColumn="0" w:lastRowLastColumn="0"/>
              <w:rPr>
                <w:ins w:id="1495" w:author="Soler Martin, Carlos" w:date="2022-06-19T13:48:00Z"/>
              </w:rPr>
            </w:pPr>
            <w:ins w:id="1496" w:author="Soler Martin, Carlos" w:date="2022-06-19T13:48:00Z">
              <w:r>
                <w:t>-</w:t>
              </w:r>
            </w:ins>
          </w:p>
        </w:tc>
        <w:tc>
          <w:tcPr>
            <w:tcW w:w="1544" w:type="dxa"/>
          </w:tcPr>
          <w:p w14:paraId="58E0CE4C" w14:textId="77777777" w:rsidR="001F6AE4" w:rsidRDefault="001F6AE4" w:rsidP="00B94B9F">
            <w:pPr>
              <w:cnfStyle w:val="000000100000" w:firstRow="0" w:lastRow="0" w:firstColumn="0" w:lastColumn="0" w:oddVBand="0" w:evenVBand="0" w:oddHBand="1" w:evenHBand="0" w:firstRowFirstColumn="0" w:firstRowLastColumn="0" w:lastRowFirstColumn="0" w:lastRowLastColumn="0"/>
              <w:rPr>
                <w:ins w:id="1497" w:author="Soler Martin, Carlos" w:date="2022-06-19T13:48:00Z"/>
              </w:rPr>
            </w:pPr>
            <w:ins w:id="1498" w:author="Soler Martin, Carlos" w:date="2022-06-19T13:48:00Z">
              <w:r>
                <w:t>-</w:t>
              </w:r>
            </w:ins>
          </w:p>
        </w:tc>
        <w:tc>
          <w:tcPr>
            <w:tcW w:w="1254" w:type="dxa"/>
          </w:tcPr>
          <w:p w14:paraId="435726B5" w14:textId="77777777" w:rsidR="001F6AE4" w:rsidRDefault="001F6AE4" w:rsidP="00B94B9F">
            <w:pPr>
              <w:cnfStyle w:val="000000100000" w:firstRow="0" w:lastRow="0" w:firstColumn="0" w:lastColumn="0" w:oddVBand="0" w:evenVBand="0" w:oddHBand="1" w:evenHBand="0" w:firstRowFirstColumn="0" w:firstRowLastColumn="0" w:lastRowFirstColumn="0" w:lastRowLastColumn="0"/>
              <w:rPr>
                <w:ins w:id="1499" w:author="Soler Martin, Carlos" w:date="2022-06-19T13:48:00Z"/>
              </w:rPr>
            </w:pPr>
            <w:ins w:id="1500" w:author="Soler Martin, Carlos" w:date="2022-06-19T13:48:00Z">
              <w:r>
                <w:t>-</w:t>
              </w:r>
            </w:ins>
          </w:p>
        </w:tc>
        <w:tc>
          <w:tcPr>
            <w:tcW w:w="1124" w:type="dxa"/>
          </w:tcPr>
          <w:p w14:paraId="0174B337" w14:textId="77777777" w:rsidR="001F6AE4" w:rsidRDefault="001F6AE4" w:rsidP="00B94B9F">
            <w:pPr>
              <w:cnfStyle w:val="000000100000" w:firstRow="0" w:lastRow="0" w:firstColumn="0" w:lastColumn="0" w:oddVBand="0" w:evenVBand="0" w:oddHBand="1" w:evenHBand="0" w:firstRowFirstColumn="0" w:firstRowLastColumn="0" w:lastRowFirstColumn="0" w:lastRowLastColumn="0"/>
              <w:rPr>
                <w:ins w:id="1501" w:author="Soler Martin, Carlos" w:date="2022-06-19T13:48:00Z"/>
              </w:rPr>
            </w:pPr>
            <w:ins w:id="1502" w:author="Soler Martin, Carlos" w:date="2022-06-19T13:48:00Z">
              <w:r>
                <w:t>-</w:t>
              </w:r>
            </w:ins>
          </w:p>
        </w:tc>
        <w:tc>
          <w:tcPr>
            <w:tcW w:w="1195" w:type="dxa"/>
          </w:tcPr>
          <w:p w14:paraId="750C0710" w14:textId="77777777" w:rsidR="001F6AE4" w:rsidRPr="00B94B9F" w:rsidRDefault="001F6AE4" w:rsidP="00B94B9F">
            <w:pPr>
              <w:cnfStyle w:val="000000100000" w:firstRow="0" w:lastRow="0" w:firstColumn="0" w:lastColumn="0" w:oddVBand="0" w:evenVBand="0" w:oddHBand="1" w:evenHBand="0" w:firstRowFirstColumn="0" w:firstRowLastColumn="0" w:lastRowFirstColumn="0" w:lastRowLastColumn="0"/>
              <w:rPr>
                <w:ins w:id="1503" w:author="Soler Martin, Carlos" w:date="2022-06-19T13:48:00Z"/>
                <w:lang w:val="en-US"/>
              </w:rPr>
            </w:pPr>
            <w:ins w:id="1504" w:author="Soler Martin, Carlos" w:date="2022-06-19T13:48:00Z">
              <w:r>
                <w:t>405 – Method not Allowed</w:t>
              </w:r>
            </w:ins>
          </w:p>
          <w:p w14:paraId="6977F8F5" w14:textId="77777777" w:rsidR="001F6AE4" w:rsidRDefault="001F6AE4" w:rsidP="00B94B9F">
            <w:pPr>
              <w:cnfStyle w:val="000000100000" w:firstRow="0" w:lastRow="0" w:firstColumn="0" w:lastColumn="0" w:oddVBand="0" w:evenVBand="0" w:oddHBand="1" w:evenHBand="0" w:firstRowFirstColumn="0" w:firstRowLastColumn="0" w:lastRowFirstColumn="0" w:lastRowLastColumn="0"/>
              <w:rPr>
                <w:ins w:id="1505" w:author="Soler Martin, Carlos" w:date="2022-06-19T13:48:00Z"/>
              </w:rPr>
            </w:pPr>
          </w:p>
        </w:tc>
      </w:tr>
    </w:tbl>
    <w:p w14:paraId="42D22161" w14:textId="195F935E" w:rsidR="001F6AE4" w:rsidRDefault="001F6AE4" w:rsidP="001F6AE4">
      <w:pPr>
        <w:jc w:val="center"/>
        <w:rPr>
          <w:ins w:id="1506" w:author="Soler Martin, Carlos" w:date="2022-06-22T11:30:00Z"/>
          <w:i/>
          <w:iCs/>
        </w:rPr>
      </w:pPr>
      <w:ins w:id="1507" w:author="Soler Martin, Carlos" w:date="2022-06-19T13:48:00Z">
        <w:r>
          <w:rPr>
            <w:i/>
            <w:iCs/>
          </w:rPr>
          <w:t>Tabla 7</w:t>
        </w:r>
        <w:r w:rsidRPr="00CE5888">
          <w:rPr>
            <w:i/>
            <w:iCs/>
          </w:rPr>
          <w:t xml:space="preserve">: </w:t>
        </w:r>
        <w:r>
          <w:rPr>
            <w:i/>
            <w:iCs/>
          </w:rPr>
          <w:t>Recurso /alumnos/id/ofertas_asignadas</w:t>
        </w:r>
      </w:ins>
    </w:p>
    <w:p w14:paraId="26D12E90" w14:textId="142BA141" w:rsidR="00EA4A5C" w:rsidRDefault="00EA4A5C" w:rsidP="00EA4A5C">
      <w:pPr>
        <w:pStyle w:val="Ttulo3"/>
        <w:rPr>
          <w:ins w:id="1508" w:author="Soler Martin, Carlos" w:date="2022-06-22T11:30:00Z"/>
        </w:rPr>
      </w:pPr>
      <w:ins w:id="1509" w:author="Soler Martin, Carlos" w:date="2022-06-22T11:30:00Z">
        <w:r>
          <w:t>Diseño del Algoritmo de recomendación</w:t>
        </w:r>
      </w:ins>
    </w:p>
    <w:p w14:paraId="6C2FD46E" w14:textId="57D8C617" w:rsidR="00EA4A5C" w:rsidRDefault="00EA4A5C" w:rsidP="00EA4A5C">
      <w:pPr>
        <w:pStyle w:val="Ttulo3"/>
        <w:rPr>
          <w:ins w:id="1510" w:author="Soler Martin, Carlos" w:date="2022-06-22T11:31:00Z"/>
        </w:rPr>
      </w:pPr>
      <w:ins w:id="1511" w:author="Soler Martin, Carlos" w:date="2022-06-22T11:30:00Z">
        <w:r>
          <w:t>Diseño de la Base de Datos</w:t>
        </w:r>
      </w:ins>
    </w:p>
    <w:p w14:paraId="32344429" w14:textId="20286736" w:rsidR="00EA4A5C" w:rsidRDefault="00EA4A5C" w:rsidP="00084F3D">
      <w:pPr>
        <w:pStyle w:val="Ttulo4"/>
        <w:rPr>
          <w:ins w:id="1512" w:author="Soler Martin, Carlos" w:date="2022-06-22T11:34:00Z"/>
        </w:rPr>
      </w:pPr>
      <w:ins w:id="1513" w:author="Soler Martin, Carlos" w:date="2022-06-22T11:33:00Z">
        <w:r>
          <w:t>Diseño físico de datos</w:t>
        </w:r>
      </w:ins>
    </w:p>
    <w:p w14:paraId="3120830D" w14:textId="77777777" w:rsidR="00EA4A5C" w:rsidRPr="003D1078" w:rsidRDefault="00EA4A5C" w:rsidP="00EA4A5C">
      <w:pPr>
        <w:rPr>
          <w:moveTo w:id="1514" w:author="Soler Martin, Carlos" w:date="2022-06-22T11:34:00Z"/>
          <w:color w:val="FF0000"/>
        </w:rPr>
      </w:pPr>
      <w:moveToRangeStart w:id="1515" w:author="Soler Martin, Carlos" w:date="2022-06-22T11:34:00Z" w:name="move106790070"/>
      <w:moveTo w:id="1516" w:author="Soler Martin, Carlos" w:date="2022-06-22T11:34:00Z">
        <w:r w:rsidRPr="003D1078">
          <w:rPr>
            <w:color w:val="FF0000"/>
          </w:rPr>
          <w:t>Se llevará un proceso de normalización y de optimización para obtener las tablas de la base de datos.</w:t>
        </w:r>
      </w:moveTo>
    </w:p>
    <w:moveToRangeEnd w:id="1515"/>
    <w:p w14:paraId="490C5869" w14:textId="77777777" w:rsidR="00EA4A5C" w:rsidRPr="00EA4A5C" w:rsidRDefault="00EA4A5C">
      <w:pPr>
        <w:rPr>
          <w:ins w:id="1517" w:author="Soler Martin, Carlos" w:date="2022-06-22T11:33:00Z"/>
        </w:rPr>
        <w:pPrChange w:id="1518" w:author="Soler Martin, Carlos" w:date="2022-06-22T11:34:00Z">
          <w:pPr>
            <w:pStyle w:val="Ttulo4"/>
          </w:pPr>
        </w:pPrChange>
      </w:pPr>
    </w:p>
    <w:p w14:paraId="2BAD3510" w14:textId="67457262" w:rsidR="00EA4A5C" w:rsidRDefault="00EA4A5C" w:rsidP="00EA4A5C">
      <w:pPr>
        <w:pStyle w:val="Ttulo4"/>
        <w:rPr>
          <w:ins w:id="1519" w:author="Soler Martin, Carlos" w:date="2022-06-22T11:34:00Z"/>
        </w:rPr>
      </w:pPr>
      <w:ins w:id="1520" w:author="Soler Martin, Carlos" w:date="2022-06-22T11:33:00Z">
        <w:r>
          <w:t>Migración y carga inicial de los datos (si procede</w:t>
        </w:r>
      </w:ins>
      <w:ins w:id="1521" w:author="Soler Martin, Carlos" w:date="2022-06-22T11:34:00Z">
        <w:r>
          <w:t>)</w:t>
        </w:r>
      </w:ins>
    </w:p>
    <w:p w14:paraId="0990D876" w14:textId="77777777" w:rsidR="00EA4A5C" w:rsidRPr="003D1078" w:rsidRDefault="00EA4A5C" w:rsidP="00EA4A5C">
      <w:pPr>
        <w:rPr>
          <w:moveTo w:id="1522" w:author="Soler Martin, Carlos" w:date="2022-06-22T11:34:00Z"/>
          <w:color w:val="FF0000"/>
        </w:rPr>
      </w:pPr>
      <w:moveToRangeStart w:id="1523" w:author="Soler Martin, Carlos" w:date="2022-06-22T11:34:00Z" w:name="move106790079"/>
      <w:moveTo w:id="1524" w:author="Soler Martin, Carlos" w:date="2022-06-22T11:34:00Z">
        <w:r w:rsidRPr="003D1078">
          <w:rPr>
            <w:color w:val="FF0000"/>
          </w:rPr>
          <w:t>En caso de que sea necesario, se elaborará un plan de migración y carga inicial de datos.</w:t>
        </w:r>
      </w:moveTo>
    </w:p>
    <w:moveToRangeEnd w:id="1523"/>
    <w:p w14:paraId="6E41F72F" w14:textId="77777777" w:rsidR="00EA4A5C" w:rsidRPr="00EA4A5C" w:rsidRDefault="00EA4A5C">
      <w:pPr>
        <w:rPr>
          <w:ins w:id="1525" w:author="Soler Martin, Carlos" w:date="2022-06-22T11:33:00Z"/>
        </w:rPr>
        <w:pPrChange w:id="1526" w:author="Soler Martin, Carlos" w:date="2022-06-22T11:34:00Z">
          <w:pPr>
            <w:pStyle w:val="Ttulo4"/>
          </w:pPr>
        </w:pPrChange>
      </w:pPr>
    </w:p>
    <w:p w14:paraId="78995584" w14:textId="77777777" w:rsidR="00EA4A5C" w:rsidRPr="00EA4A5C" w:rsidRDefault="00EA4A5C">
      <w:pPr>
        <w:rPr>
          <w:ins w:id="1527" w:author="Soler Martin, Carlos" w:date="2022-06-22T11:30:00Z"/>
        </w:rPr>
        <w:pPrChange w:id="1528" w:author="Soler Martin, Carlos" w:date="2022-06-22T11:33:00Z">
          <w:pPr>
            <w:pStyle w:val="Ttulo3"/>
          </w:pPr>
        </w:pPrChange>
      </w:pPr>
    </w:p>
    <w:p w14:paraId="68D5F8BA" w14:textId="77777777" w:rsidR="00EA4A5C" w:rsidRPr="00EA4A5C" w:rsidRDefault="00EA4A5C">
      <w:pPr>
        <w:rPr>
          <w:ins w:id="1529" w:author="Soler Martin, Carlos" w:date="2022-06-22T11:30:00Z"/>
        </w:rPr>
        <w:pPrChange w:id="1530" w:author="Soler Martin, Carlos" w:date="2022-06-22T11:30:00Z">
          <w:pPr>
            <w:pStyle w:val="Ttulo3"/>
          </w:pPr>
        </w:pPrChange>
      </w:pPr>
    </w:p>
    <w:p w14:paraId="4B7DE477" w14:textId="75609B43" w:rsidR="00741E6D" w:rsidRDefault="00741E6D">
      <w:pPr>
        <w:rPr>
          <w:ins w:id="1531" w:author="Soler Martin, Carlos" w:date="2022-06-22T11:30:00Z"/>
        </w:rPr>
      </w:pPr>
    </w:p>
    <w:p w14:paraId="163150B4" w14:textId="77777777" w:rsidR="00EA4A5C" w:rsidRPr="00741E6D" w:rsidRDefault="00EA4A5C">
      <w:pPr>
        <w:rPr>
          <w:ins w:id="1532" w:author="Soler Martin, Carlos" w:date="2022-06-18T11:51:00Z"/>
        </w:rPr>
        <w:pPrChange w:id="1533" w:author="Soler Martin, Carlos" w:date="2022-06-18T11:51:00Z">
          <w:pPr>
            <w:pStyle w:val="Ttulo4"/>
          </w:pPr>
        </w:pPrChange>
      </w:pPr>
    </w:p>
    <w:p w14:paraId="14C2AC9C" w14:textId="0AF13595" w:rsidR="00EA4A5C" w:rsidRDefault="00EA4A5C" w:rsidP="00EA4A5C">
      <w:pPr>
        <w:pStyle w:val="Ttulo2"/>
        <w:rPr>
          <w:ins w:id="1534" w:author="Soler Martin, Carlos" w:date="2022-06-22T11:32:00Z"/>
        </w:rPr>
      </w:pPr>
      <w:ins w:id="1535" w:author="Soler Martin, Carlos" w:date="2022-06-22T11:29:00Z">
        <w:r>
          <w:t>Diseño Frontend</w:t>
        </w:r>
      </w:ins>
    </w:p>
    <w:p w14:paraId="725D58B1" w14:textId="0AACB0E4" w:rsidR="00EA4A5C" w:rsidRDefault="00EA4A5C" w:rsidP="00EA4A5C">
      <w:pPr>
        <w:pStyle w:val="Ttulo3"/>
        <w:rPr>
          <w:ins w:id="1536" w:author="Soler Martin, Carlos" w:date="2022-06-22T11:32:00Z"/>
        </w:rPr>
      </w:pPr>
      <w:ins w:id="1537" w:author="Soler Martin, Carlos" w:date="2022-06-22T11:32:00Z">
        <w:r>
          <w:t>Diseño de la interfaz de usuario</w:t>
        </w:r>
      </w:ins>
    </w:p>
    <w:p w14:paraId="62A1527E" w14:textId="77777777" w:rsidR="00EA4A5C" w:rsidRPr="00EA4A5C" w:rsidRDefault="00EA4A5C">
      <w:pPr>
        <w:rPr>
          <w:ins w:id="1538" w:author="Soler Martin, Carlos" w:date="2022-06-22T11:29:00Z"/>
        </w:rPr>
        <w:pPrChange w:id="1539" w:author="Soler Martin, Carlos" w:date="2022-06-22T11:32:00Z">
          <w:pPr>
            <w:pStyle w:val="Ttulo2"/>
          </w:pPr>
        </w:pPrChange>
      </w:pPr>
    </w:p>
    <w:p w14:paraId="459C369A" w14:textId="77777777" w:rsidR="00870194" w:rsidRPr="00870194" w:rsidRDefault="00870194">
      <w:pPr>
        <w:rPr>
          <w:ins w:id="1540" w:author="Soler Martin, Carlos" w:date="2022-06-18T11:48:00Z"/>
        </w:rPr>
        <w:pPrChange w:id="1541" w:author="Soler Martin, Carlos" w:date="2022-06-18T11:51:00Z">
          <w:pPr>
            <w:pStyle w:val="Ttulo2"/>
          </w:pPr>
        </w:pPrChange>
      </w:pPr>
    </w:p>
    <w:p w14:paraId="4FFEF326" w14:textId="77777777" w:rsidR="00870194" w:rsidRPr="00870194" w:rsidRDefault="00870194">
      <w:pPr>
        <w:rPr>
          <w:ins w:id="1542" w:author="Soler Martin, Carlos" w:date="2022-06-18T11:47:00Z"/>
        </w:rPr>
        <w:pPrChange w:id="1543" w:author="Soler Martin, Carlos" w:date="2022-06-18T11:48:00Z">
          <w:pPr>
            <w:pStyle w:val="Ttulo2"/>
          </w:pPr>
        </w:pPrChange>
      </w:pPr>
    </w:p>
    <w:p w14:paraId="00063108" w14:textId="77777777" w:rsidR="00870194" w:rsidRPr="00870194" w:rsidRDefault="00870194">
      <w:pPr>
        <w:pPrChange w:id="1544" w:author="Soler Martin, Carlos" w:date="2022-06-18T11:47:00Z">
          <w:pPr>
            <w:pStyle w:val="Ttulo2"/>
          </w:pPr>
        </w:pPrChange>
      </w:pPr>
    </w:p>
    <w:p w14:paraId="542649EE" w14:textId="3E62985C" w:rsidR="00166464" w:rsidRPr="003D1078" w:rsidDel="00870194" w:rsidRDefault="39E28D74" w:rsidP="39E28D74">
      <w:pPr>
        <w:rPr>
          <w:moveFrom w:id="1545" w:author="Soler Martin, Carlos" w:date="2022-06-18T11:47:00Z"/>
          <w:color w:val="FF0000"/>
        </w:rPr>
      </w:pPr>
      <w:moveFromRangeStart w:id="1546" w:author="Soler Martin, Carlos" w:date="2022-06-18T11:47:00Z" w:name="move106445264"/>
      <w:moveFrom w:id="1547" w:author="Soler Martin, Carlos" w:date="2022-06-18T11:47:00Z">
        <w:r w:rsidRPr="003D1078" w:rsidDel="00870194">
          <w:rPr>
            <w:color w:val="FF0000"/>
          </w:rPr>
          <w:t>Se elaborará un diagrama donde se indiquen las interfaces del sistema, los diferentes servicios que proporciona, los componentes en que se apoyan tales servicios, capa de acceso a datos, etc.</w:t>
        </w:r>
      </w:moveFrom>
    </w:p>
    <w:moveFromRangeEnd w:id="1546"/>
    <w:p w14:paraId="11E2F530" w14:textId="210F3510" w:rsidR="003D1078" w:rsidRPr="00166464" w:rsidDel="00870194" w:rsidRDefault="003D1078" w:rsidP="39E28D74">
      <w:pPr>
        <w:rPr>
          <w:del w:id="1548" w:author="Soler Martin, Carlos" w:date="2022-06-18T11:47:00Z"/>
        </w:rPr>
      </w:pPr>
      <w:del w:id="1549" w:author="Soler Martin, Carlos" w:date="2022-06-18T11:47:00Z">
        <w:r w:rsidDel="00870194">
          <w:delText>Xxx</w:delText>
        </w:r>
      </w:del>
    </w:p>
    <w:p w14:paraId="49FA60B4" w14:textId="21E50CA9" w:rsidR="00166464" w:rsidRPr="00166464" w:rsidRDefault="3473E9D9" w:rsidP="39E28D74">
      <w:pPr>
        <w:pStyle w:val="Ttulo2"/>
      </w:pPr>
      <w:bookmarkStart w:id="1550" w:name="_Toc104540062"/>
      <w:r>
        <w:t>Modelo de clases de diseño</w:t>
      </w:r>
      <w:bookmarkEnd w:id="1550"/>
    </w:p>
    <w:p w14:paraId="4D6B413A" w14:textId="77180A59" w:rsidR="00166464" w:rsidRPr="003D1078" w:rsidRDefault="39E28D74" w:rsidP="39E28D74">
      <w:pPr>
        <w:rPr>
          <w:color w:val="FF0000"/>
        </w:rPr>
      </w:pPr>
      <w:r w:rsidRPr="003D1078">
        <w:rPr>
          <w:color w:val="FF0000"/>
        </w:rPr>
        <w:t>El diagrama de clases de análisis se transformará en otro en el que se incluyan aspectos más tecnológicos (accesos a bibliotecas, API de persistencia, etc.).</w:t>
      </w:r>
    </w:p>
    <w:p w14:paraId="7051DFF5" w14:textId="7E4332BD" w:rsidR="003D1078" w:rsidRPr="00166464" w:rsidRDefault="003D1078" w:rsidP="39E28D74">
      <w:r>
        <w:t>Xxx</w:t>
      </w:r>
    </w:p>
    <w:p w14:paraId="086F06C2" w14:textId="4EE99672" w:rsidR="00166464" w:rsidRPr="00166464" w:rsidDel="00EA4A5C" w:rsidRDefault="3473E9D9" w:rsidP="39E28D74">
      <w:pPr>
        <w:pStyle w:val="Ttulo2"/>
        <w:rPr>
          <w:del w:id="1551" w:author="Soler Martin, Carlos" w:date="2022-06-22T11:34:00Z"/>
        </w:rPr>
      </w:pPr>
      <w:bookmarkStart w:id="1552" w:name="_Toc104540063"/>
      <w:del w:id="1553" w:author="Soler Martin, Carlos" w:date="2022-06-22T11:34:00Z">
        <w:r w:rsidDel="00EA4A5C">
          <w:delText>Diseño físico de datos</w:delText>
        </w:r>
        <w:bookmarkEnd w:id="1552"/>
      </w:del>
    </w:p>
    <w:p w14:paraId="6D4DD2D8" w14:textId="3B94D144" w:rsidR="00166464" w:rsidRPr="003D1078" w:rsidDel="00EA4A5C" w:rsidRDefault="39E28D74" w:rsidP="39E28D74">
      <w:pPr>
        <w:rPr>
          <w:del w:id="1554" w:author="Soler Martin, Carlos" w:date="2022-06-22T11:34:00Z"/>
          <w:moveFrom w:id="1555" w:author="Soler Martin, Carlos" w:date="2022-06-22T11:34:00Z"/>
          <w:color w:val="FF0000"/>
        </w:rPr>
      </w:pPr>
      <w:moveFromRangeStart w:id="1556" w:author="Soler Martin, Carlos" w:date="2022-06-22T11:34:00Z" w:name="move106790070"/>
      <w:moveFrom w:id="1557" w:author="Soler Martin, Carlos" w:date="2022-06-22T11:34:00Z">
        <w:del w:id="1558" w:author="Soler Martin, Carlos" w:date="2022-06-22T11:34:00Z">
          <w:r w:rsidRPr="003D1078" w:rsidDel="00EA4A5C">
            <w:rPr>
              <w:color w:val="FF0000"/>
            </w:rPr>
            <w:delText>Se llevará un proceso de normalización y de optimización para obtener las tablas de la base de datos.</w:delText>
          </w:r>
        </w:del>
      </w:moveFrom>
    </w:p>
    <w:moveFromRangeEnd w:id="1556"/>
    <w:p w14:paraId="78D695E3" w14:textId="56BE5B9A" w:rsidR="003D1078" w:rsidRPr="00166464" w:rsidDel="00EA4A5C" w:rsidRDefault="003D1078" w:rsidP="39E28D74">
      <w:pPr>
        <w:rPr>
          <w:del w:id="1559" w:author="Soler Martin, Carlos" w:date="2022-06-22T11:34:00Z"/>
        </w:rPr>
      </w:pPr>
      <w:del w:id="1560" w:author="Soler Martin, Carlos" w:date="2022-06-22T11:34:00Z">
        <w:r w:rsidDel="00EA4A5C">
          <w:delText>Xxx</w:delText>
        </w:r>
      </w:del>
    </w:p>
    <w:p w14:paraId="6673F027" w14:textId="24F92B60" w:rsidR="00166464" w:rsidRPr="00166464" w:rsidDel="00EA4A5C" w:rsidRDefault="3473E9D9" w:rsidP="39E28D74">
      <w:pPr>
        <w:pStyle w:val="Ttulo2"/>
        <w:rPr>
          <w:del w:id="1561" w:author="Soler Martin, Carlos" w:date="2022-06-22T11:34:00Z"/>
        </w:rPr>
      </w:pPr>
      <w:bookmarkStart w:id="1562" w:name="_Toc104540064"/>
      <w:del w:id="1563" w:author="Soler Martin, Carlos" w:date="2022-06-22T11:34:00Z">
        <w:r w:rsidDel="00EA4A5C">
          <w:delText>Migración y carga inicial de datos (si procede)</w:delText>
        </w:r>
        <w:bookmarkEnd w:id="1562"/>
      </w:del>
    </w:p>
    <w:p w14:paraId="2BA7590E" w14:textId="1EA65EF9" w:rsidR="00166464" w:rsidRPr="003D1078" w:rsidDel="00EA4A5C" w:rsidRDefault="39E28D74" w:rsidP="39E28D74">
      <w:pPr>
        <w:rPr>
          <w:del w:id="1564" w:author="Soler Martin, Carlos" w:date="2022-06-22T11:34:00Z"/>
          <w:moveFrom w:id="1565" w:author="Soler Martin, Carlos" w:date="2022-06-22T11:34:00Z"/>
          <w:color w:val="FF0000"/>
        </w:rPr>
      </w:pPr>
      <w:moveFromRangeStart w:id="1566" w:author="Soler Martin, Carlos" w:date="2022-06-22T11:34:00Z" w:name="move106790079"/>
      <w:moveFrom w:id="1567" w:author="Soler Martin, Carlos" w:date="2022-06-22T11:34:00Z">
        <w:del w:id="1568" w:author="Soler Martin, Carlos" w:date="2022-06-22T11:34:00Z">
          <w:r w:rsidRPr="003D1078" w:rsidDel="00EA4A5C">
            <w:rPr>
              <w:color w:val="FF0000"/>
            </w:rPr>
            <w:delText>En caso de que sea necesario, se elaborará un plan de migración y carga inicial de datos.</w:delText>
          </w:r>
        </w:del>
      </w:moveFrom>
    </w:p>
    <w:moveFromRangeEnd w:id="1566"/>
    <w:p w14:paraId="24D374F5" w14:textId="2F010D45" w:rsidR="003D1078" w:rsidRPr="00166464" w:rsidDel="00EA4A5C" w:rsidRDefault="003D1078" w:rsidP="39E28D74">
      <w:pPr>
        <w:rPr>
          <w:del w:id="1569" w:author="Soler Martin, Carlos" w:date="2022-06-22T11:34:00Z"/>
        </w:rPr>
      </w:pPr>
      <w:del w:id="1570" w:author="Soler Martin, Carlos" w:date="2022-06-22T11:34:00Z">
        <w:r w:rsidDel="00EA4A5C">
          <w:delText>Xxx</w:delText>
        </w:r>
      </w:del>
    </w:p>
    <w:p w14:paraId="5CA5B6C4" w14:textId="662A2C6F" w:rsidR="00166464" w:rsidRPr="00166464" w:rsidDel="00EA4A5C" w:rsidRDefault="3473E9D9" w:rsidP="39E28D74">
      <w:pPr>
        <w:pStyle w:val="Ttulo2"/>
        <w:rPr>
          <w:del w:id="1571" w:author="Soler Martin, Carlos" w:date="2022-06-22T11:32:00Z"/>
        </w:rPr>
      </w:pPr>
      <w:bookmarkStart w:id="1572" w:name="_Toc104540065"/>
      <w:del w:id="1573" w:author="Soler Martin, Carlos" w:date="2022-06-22T11:32:00Z">
        <w:r w:rsidDel="00EA4A5C">
          <w:delText>Diseño de la interfaz de usuario</w:delText>
        </w:r>
        <w:bookmarkEnd w:id="1572"/>
      </w:del>
    </w:p>
    <w:p w14:paraId="42AB68C7" w14:textId="0519DA4B" w:rsidR="00166464" w:rsidRPr="003D1078" w:rsidDel="00EA4A5C" w:rsidRDefault="39E28D74" w:rsidP="39E28D74">
      <w:pPr>
        <w:rPr>
          <w:del w:id="1574" w:author="Soler Martin, Carlos" w:date="2022-06-22T11:32:00Z"/>
          <w:color w:val="FF0000"/>
        </w:rPr>
      </w:pPr>
      <w:del w:id="1575" w:author="Soler Martin, Carlos" w:date="2022-06-22T11:32:00Z">
        <w:r w:rsidRPr="003D1078" w:rsidDel="00EA4A5C">
          <w:rPr>
            <w:color w:val="FF0000"/>
          </w:rPr>
          <w:delText>Se mostrará cómo serán las ventanas, la navegación, etc. En caso de que sea necesario, podrán utilizarse diagramas de transición de estados.</w:delText>
        </w:r>
      </w:del>
    </w:p>
    <w:p w14:paraId="556B13F4" w14:textId="3CE9EE31" w:rsidR="003D1078" w:rsidRPr="00166464" w:rsidDel="00EA4A5C" w:rsidRDefault="003D1078" w:rsidP="39E28D74">
      <w:pPr>
        <w:rPr>
          <w:del w:id="1576" w:author="Soler Martin, Carlos" w:date="2022-06-22T11:32:00Z"/>
        </w:rPr>
      </w:pPr>
      <w:del w:id="1577" w:author="Soler Martin, Carlos" w:date="2022-06-22T11:32:00Z">
        <w:r w:rsidDel="00EA4A5C">
          <w:delText>Xxx</w:delText>
        </w:r>
      </w:del>
    </w:p>
    <w:p w14:paraId="52253CE3" w14:textId="68F3ACA1" w:rsidR="00166464" w:rsidRPr="00166464" w:rsidRDefault="3473E9D9" w:rsidP="39E28D74">
      <w:pPr>
        <w:pStyle w:val="Ttulo2"/>
      </w:pPr>
      <w:bookmarkStart w:id="1578" w:name="_Toc104540066"/>
      <w:r>
        <w:t>Entorno de construcción</w:t>
      </w:r>
      <w:bookmarkEnd w:id="1578"/>
    </w:p>
    <w:p w14:paraId="5E29DE2B" w14:textId="2255E1B7" w:rsidR="00166464" w:rsidRPr="003D1078" w:rsidRDefault="39E28D74" w:rsidP="39E28D74">
      <w:pPr>
        <w:rPr>
          <w:color w:val="FF0000"/>
        </w:rPr>
      </w:pPr>
      <w:r w:rsidRPr="003D1078">
        <w:rPr>
          <w:color w:val="FF0000"/>
        </w:rPr>
        <w:t xml:space="preserve">Se indicará el IDE, </w:t>
      </w:r>
      <w:r w:rsidRPr="003D1078">
        <w:rPr>
          <w:i/>
          <w:iCs/>
          <w:color w:val="FF0000"/>
        </w:rPr>
        <w:t>frameworks</w:t>
      </w:r>
      <w:r w:rsidRPr="003D1078">
        <w:rPr>
          <w:color w:val="FF0000"/>
        </w:rPr>
        <w:t>, simuladores, etc. que se han utilizado.</w:t>
      </w:r>
    </w:p>
    <w:p w14:paraId="53C0EAE4" w14:textId="318CD43E" w:rsidR="003D1078" w:rsidRPr="00166464" w:rsidRDefault="003D1078" w:rsidP="39E28D74">
      <w:r>
        <w:t>Xxx</w:t>
      </w:r>
    </w:p>
    <w:p w14:paraId="4B469E44" w14:textId="2DFDB304" w:rsidR="00166464" w:rsidRPr="00166464" w:rsidRDefault="3473E9D9" w:rsidP="39E28D74">
      <w:pPr>
        <w:pStyle w:val="Ttulo2"/>
      </w:pPr>
      <w:bookmarkStart w:id="1579" w:name="_Toc104540067"/>
      <w:r>
        <w:t>Plan de pruebas</w:t>
      </w:r>
      <w:bookmarkEnd w:id="1579"/>
    </w:p>
    <w:p w14:paraId="77D95C40" w14:textId="21C503F9" w:rsidR="00166464" w:rsidRPr="003D1078" w:rsidRDefault="39E28D74" w:rsidP="39E28D74">
      <w:pPr>
        <w:rPr>
          <w:color w:val="FF0000"/>
        </w:rPr>
      </w:pPr>
      <w:r w:rsidRPr="003D1078">
        <w:rPr>
          <w:color w:val="FF0000"/>
        </w:rPr>
        <w:t xml:space="preserve">Se establecerán los criterios para codificar las pruebas realizadas a través de </w:t>
      </w:r>
      <w:r w:rsidRPr="003D1078">
        <w:rPr>
          <w:i/>
          <w:iCs/>
          <w:color w:val="FF0000"/>
        </w:rPr>
        <w:t>test driven development</w:t>
      </w:r>
      <w:r w:rsidRPr="003D1078">
        <w:rPr>
          <w:color w:val="FF0000"/>
        </w:rPr>
        <w:t xml:space="preserve"> (TDD). Asimismo, se diseñarán el resto de pruebas que sean </w:t>
      </w:r>
      <w:r w:rsidRPr="003D1078">
        <w:rPr>
          <w:color w:val="FF0000"/>
        </w:rPr>
        <w:lastRenderedPageBreak/>
        <w:t xml:space="preserve">necesarias: estrés, carga, evaluación de la accesibilidad, a través de </w:t>
      </w:r>
      <w:r w:rsidRPr="003D1078">
        <w:rPr>
          <w:i/>
          <w:iCs/>
          <w:color w:val="FF0000"/>
        </w:rPr>
        <w:t>scripting</w:t>
      </w:r>
      <w:r w:rsidRPr="003D1078">
        <w:rPr>
          <w:color w:val="FF0000"/>
        </w:rPr>
        <w:t xml:space="preserve"> (p.ej., con Selenium), con usuarios reales, etc.</w:t>
      </w:r>
    </w:p>
    <w:p w14:paraId="1E362892" w14:textId="72BC0F17" w:rsidR="003D1078" w:rsidRPr="00166464" w:rsidRDefault="003D1078" w:rsidP="39E28D74">
      <w:r>
        <w:t>Xxx</w:t>
      </w:r>
    </w:p>
    <w:p w14:paraId="70C18905" w14:textId="5D67AB46" w:rsidR="00166464" w:rsidRPr="00166464" w:rsidRDefault="3473E9D9" w:rsidP="39E28D74">
      <w:pPr>
        <w:pStyle w:val="Ttulo2"/>
      </w:pPr>
      <w:bookmarkStart w:id="1580" w:name="_Toc104540068"/>
      <w:r>
        <w:t>Diagrama de infraestructuras de nivel 3</w:t>
      </w:r>
      <w:bookmarkEnd w:id="1580"/>
    </w:p>
    <w:p w14:paraId="27D714C3" w14:textId="6FF89C16" w:rsidR="00166464" w:rsidRPr="003D1078" w:rsidRDefault="39E28D74" w:rsidP="39E28D74">
      <w:pPr>
        <w:rPr>
          <w:color w:val="FF0000"/>
        </w:rPr>
      </w:pPr>
      <w:r w:rsidRPr="003D1078">
        <w:rPr>
          <w:color w:val="FF0000"/>
        </w:rPr>
        <w:t xml:space="preserve">Se mostrarán las diferentes zonas de seguridad, </w:t>
      </w:r>
      <w:r w:rsidRPr="003D1078">
        <w:rPr>
          <w:i/>
          <w:iCs/>
          <w:color w:val="FF0000"/>
        </w:rPr>
        <w:t>firewalls</w:t>
      </w:r>
      <w:r w:rsidRPr="003D1078">
        <w:rPr>
          <w:color w:val="FF0000"/>
        </w:rPr>
        <w:t>, VLANs, servidores, etc. Los componentes de la infraestructura podrán ser tanto materiales como virtuales.</w:t>
      </w:r>
    </w:p>
    <w:p w14:paraId="2F88F247" w14:textId="6F44E1FA" w:rsidR="003D1078" w:rsidRPr="00166464" w:rsidRDefault="003D1078" w:rsidP="39E28D74">
      <w:r>
        <w:t>Xxx</w:t>
      </w:r>
    </w:p>
    <w:p w14:paraId="11002FBE" w14:textId="00D99920" w:rsidR="00166464" w:rsidRPr="00166464" w:rsidRDefault="3473E9D9" w:rsidP="39E28D74">
      <w:pPr>
        <w:pStyle w:val="Ttulo2"/>
      </w:pPr>
      <w:bookmarkStart w:id="1581" w:name="_Toc104540069"/>
      <w:r>
        <w:t>Diagrama de infraestructuras de nivel 2 (si procede)</w:t>
      </w:r>
      <w:bookmarkEnd w:id="1581"/>
    </w:p>
    <w:p w14:paraId="3BDF5560" w14:textId="4580A725" w:rsidR="00166464" w:rsidRPr="003D1078" w:rsidRDefault="39E28D74" w:rsidP="39E28D74">
      <w:pPr>
        <w:rPr>
          <w:color w:val="FF0000"/>
        </w:rPr>
      </w:pPr>
      <w:r w:rsidRPr="003D1078">
        <w:rPr>
          <w:color w:val="FF0000"/>
        </w:rPr>
        <w:t xml:space="preserve">Se mostrarán los </w:t>
      </w:r>
      <w:r w:rsidRPr="003D1078">
        <w:rPr>
          <w:i/>
          <w:iCs/>
          <w:color w:val="FF0000"/>
        </w:rPr>
        <w:t>routers</w:t>
      </w:r>
      <w:r w:rsidRPr="003D1078">
        <w:rPr>
          <w:color w:val="FF0000"/>
        </w:rPr>
        <w:t xml:space="preserve">, </w:t>
      </w:r>
      <w:r w:rsidRPr="003D1078">
        <w:rPr>
          <w:i/>
          <w:iCs/>
          <w:color w:val="FF0000"/>
        </w:rPr>
        <w:t>switches</w:t>
      </w:r>
      <w:r w:rsidRPr="003D1078">
        <w:rPr>
          <w:color w:val="FF0000"/>
        </w:rPr>
        <w:t>, conexiones entre ellos, etc. Para cada uno de los dispositivos se indicarán sus características técnicas.</w:t>
      </w:r>
    </w:p>
    <w:p w14:paraId="73991D64" w14:textId="42332212" w:rsidR="003D1078" w:rsidRDefault="003D1078" w:rsidP="39E28D74">
      <w:pPr>
        <w:rPr>
          <w:ins w:id="1582" w:author="Soler Martin, Carlos" w:date="2022-06-22T11:34:00Z"/>
        </w:rPr>
      </w:pPr>
      <w:r>
        <w:t>Xxx</w:t>
      </w:r>
    </w:p>
    <w:p w14:paraId="3EAEF1D8" w14:textId="441010FF" w:rsidR="00E6289F" w:rsidRDefault="00E6289F" w:rsidP="39E28D74">
      <w:pPr>
        <w:rPr>
          <w:ins w:id="1583" w:author="Soler Martin, Carlos" w:date="2022-06-22T11:34:00Z"/>
        </w:rPr>
      </w:pPr>
    </w:p>
    <w:p w14:paraId="3768D7B6" w14:textId="77777777" w:rsidR="00E6289F" w:rsidRDefault="00E6289F" w:rsidP="39E28D74"/>
    <w:p w14:paraId="2ACF4F2A" w14:textId="02D28F29" w:rsidR="00E6289F" w:rsidRDefault="00E6289F" w:rsidP="00E6289F">
      <w:pPr>
        <w:pStyle w:val="Ttulo1"/>
        <w:framePr w:wrap="auto" w:vAnchor="margin" w:yAlign="inline"/>
        <w:rPr>
          <w:ins w:id="1584" w:author="Soler Martin, Carlos" w:date="2022-06-22T11:35:00Z"/>
        </w:rPr>
      </w:pPr>
      <w:ins w:id="1585" w:author="Soler Martin, Carlos" w:date="2022-06-22T11:34:00Z">
        <w:r>
          <w:lastRenderedPageBreak/>
          <w:br/>
        </w:r>
      </w:ins>
      <w:ins w:id="1586" w:author="Soler Martin, Carlos" w:date="2022-06-22T11:35:00Z">
        <w:r>
          <w:t>Implementación</w:t>
        </w:r>
      </w:ins>
    </w:p>
    <w:p w14:paraId="3EC9BE09" w14:textId="1C7035A5" w:rsidR="00E6289F" w:rsidRDefault="00E6289F" w:rsidP="00E6289F">
      <w:pPr>
        <w:pStyle w:val="Ttulo2"/>
        <w:rPr>
          <w:ins w:id="1587" w:author="Soler Martin, Carlos" w:date="2022-06-22T11:36:00Z"/>
        </w:rPr>
      </w:pPr>
      <w:ins w:id="1588" w:author="Soler Martin, Carlos" w:date="2022-06-22T11:36:00Z">
        <w:r>
          <w:t>Implementación Backend</w:t>
        </w:r>
      </w:ins>
    </w:p>
    <w:p w14:paraId="17F19E8B" w14:textId="37877543" w:rsidR="00E6289F" w:rsidRDefault="00E6289F" w:rsidP="00E6289F">
      <w:pPr>
        <w:pStyle w:val="Ttulo3"/>
        <w:rPr>
          <w:ins w:id="1589" w:author="Soler Martin, Carlos" w:date="2022-06-22T11:37:00Z"/>
        </w:rPr>
      </w:pPr>
      <w:ins w:id="1590" w:author="Soler Martin, Carlos" w:date="2022-06-22T11:36:00Z">
        <w:r>
          <w:t>Implementación Servicio R</w:t>
        </w:r>
      </w:ins>
      <w:ins w:id="1591" w:author="Soler Martin, Carlos" w:date="2022-06-22T11:37:00Z">
        <w:r>
          <w:t>EST</w:t>
        </w:r>
      </w:ins>
    </w:p>
    <w:p w14:paraId="13DCF6C7" w14:textId="52215F1D" w:rsidR="00E6289F" w:rsidRDefault="00E6289F" w:rsidP="00E6289F">
      <w:pPr>
        <w:pStyle w:val="Ttulo3"/>
        <w:rPr>
          <w:ins w:id="1592" w:author="Soler Martin, Carlos" w:date="2022-06-22T11:37:00Z"/>
        </w:rPr>
      </w:pPr>
      <w:ins w:id="1593" w:author="Soler Martin, Carlos" w:date="2022-06-22T11:37:00Z">
        <w:r>
          <w:t>Implementación Algoritmo recomendación</w:t>
        </w:r>
      </w:ins>
    </w:p>
    <w:p w14:paraId="62AA4C13" w14:textId="0FDA95A0" w:rsidR="00E6289F" w:rsidRPr="00E6289F" w:rsidRDefault="00E6289F">
      <w:pPr>
        <w:pStyle w:val="Ttulo3"/>
        <w:rPr>
          <w:ins w:id="1594" w:author="Soler Martin, Carlos" w:date="2022-06-22T11:36:00Z"/>
        </w:rPr>
        <w:pPrChange w:id="1595" w:author="Soler Martin, Carlos" w:date="2022-06-22T11:37:00Z">
          <w:pPr>
            <w:pStyle w:val="Ttulo2"/>
          </w:pPr>
        </w:pPrChange>
      </w:pPr>
      <w:ins w:id="1596" w:author="Soler Martin, Carlos" w:date="2022-06-22T11:37:00Z">
        <w:r>
          <w:t>Implementación Base de datos</w:t>
        </w:r>
      </w:ins>
    </w:p>
    <w:p w14:paraId="17C6CC17" w14:textId="77777777" w:rsidR="00E6289F" w:rsidRPr="00E6289F" w:rsidRDefault="00E6289F">
      <w:pPr>
        <w:rPr>
          <w:ins w:id="1597" w:author="Soler Martin, Carlos" w:date="2022-06-22T11:36:00Z"/>
        </w:rPr>
        <w:pPrChange w:id="1598" w:author="Soler Martin, Carlos" w:date="2022-06-22T11:36:00Z">
          <w:pPr>
            <w:pStyle w:val="Ttulo2"/>
          </w:pPr>
        </w:pPrChange>
      </w:pPr>
    </w:p>
    <w:p w14:paraId="3D8960E5" w14:textId="6EFBE929" w:rsidR="00E6289F" w:rsidRDefault="00E6289F" w:rsidP="00E6289F">
      <w:pPr>
        <w:pStyle w:val="Ttulo2"/>
        <w:rPr>
          <w:ins w:id="1599" w:author="Soler Martin, Carlos" w:date="2022-06-22T11:36:00Z"/>
        </w:rPr>
      </w:pPr>
      <w:ins w:id="1600" w:author="Soler Martin, Carlos" w:date="2022-06-22T11:36:00Z">
        <w:r>
          <w:t>Implementación Frontend</w:t>
        </w:r>
      </w:ins>
    </w:p>
    <w:p w14:paraId="47E4EA20" w14:textId="77777777" w:rsidR="00E6289F" w:rsidRPr="00E6289F" w:rsidRDefault="00E6289F">
      <w:pPr>
        <w:rPr>
          <w:ins w:id="1601" w:author="Soler Martin, Carlos" w:date="2022-06-22T11:36:00Z"/>
        </w:rPr>
        <w:pPrChange w:id="1602" w:author="Soler Martin, Carlos" w:date="2022-06-22T11:36:00Z">
          <w:pPr>
            <w:pStyle w:val="Ttulo2"/>
          </w:pPr>
        </w:pPrChange>
      </w:pPr>
    </w:p>
    <w:p w14:paraId="62CAC59A" w14:textId="77777777" w:rsidR="00E6289F" w:rsidRPr="00E6289F" w:rsidRDefault="00E6289F">
      <w:pPr>
        <w:rPr>
          <w:ins w:id="1603" w:author="Soler Martin, Carlos" w:date="2022-06-22T11:34:00Z"/>
        </w:rPr>
        <w:pPrChange w:id="1604" w:author="Soler Martin, Carlos" w:date="2022-06-22T11:35:00Z">
          <w:pPr>
            <w:pStyle w:val="Ttulo1"/>
            <w:framePr w:wrap="auto" w:vAnchor="margin" w:yAlign="inline"/>
          </w:pPr>
        </w:pPrChange>
      </w:pPr>
    </w:p>
    <w:p w14:paraId="49316E31" w14:textId="159C2FDD" w:rsidR="00980513" w:rsidRDefault="00980513">
      <w:pPr>
        <w:spacing w:before="0" w:after="0" w:line="240" w:lineRule="auto"/>
        <w:jc w:val="left"/>
      </w:pPr>
      <w:r>
        <w:br w:type="page"/>
      </w:r>
    </w:p>
    <w:p w14:paraId="396FF05B" w14:textId="2113BCFF" w:rsidR="00980513" w:rsidRPr="00747FD4" w:rsidRDefault="00980513" w:rsidP="000C3A99">
      <w:pPr>
        <w:pStyle w:val="Ttulo1"/>
        <w:framePr w:wrap="notBeside"/>
      </w:pPr>
      <w:r>
        <w:lastRenderedPageBreak/>
        <w:br/>
      </w:r>
      <w:bookmarkStart w:id="1605" w:name="_Toc104540070"/>
      <w:r w:rsidR="000C3A99">
        <w:t>Construcción</w:t>
      </w:r>
      <w:bookmarkEnd w:id="1605"/>
    </w:p>
    <w:p w14:paraId="78F8747E" w14:textId="0854880D" w:rsidR="00166464" w:rsidRPr="00166464" w:rsidRDefault="3473E9D9" w:rsidP="39E28D74">
      <w:pPr>
        <w:pStyle w:val="Ttulo2"/>
      </w:pPr>
      <w:bookmarkStart w:id="1606" w:name="_Toc104540071"/>
      <w:r>
        <w:t>Referencia al repositorio de software</w:t>
      </w:r>
      <w:bookmarkEnd w:id="1606"/>
    </w:p>
    <w:p w14:paraId="2CC9CA76" w14:textId="48DE893D" w:rsidR="00833D13" w:rsidRPr="003D1078" w:rsidRDefault="39E28D74" w:rsidP="39E28D74">
      <w:pPr>
        <w:rPr>
          <w:color w:val="FF0000"/>
        </w:rPr>
      </w:pPr>
      <w:r w:rsidRPr="003D1078">
        <w:rPr>
          <w:color w:val="FF0000"/>
        </w:rPr>
        <w:t>Se indicará la URL del repositorio en que está el software para, si procede, que el tribunal pueda probarlo en sus propias máquinas.</w:t>
      </w:r>
    </w:p>
    <w:p w14:paraId="13CE8FF8" w14:textId="0D9F49C0" w:rsidR="003D1078" w:rsidRPr="00166464" w:rsidRDefault="003D1078" w:rsidP="39E28D74">
      <w:r>
        <w:t>Xxx</w:t>
      </w:r>
    </w:p>
    <w:p w14:paraId="3B88C01E" w14:textId="699C56FD" w:rsidR="00166464" w:rsidRPr="00166464" w:rsidRDefault="3473E9D9" w:rsidP="39E28D74">
      <w:pPr>
        <w:pStyle w:val="Ttulo2"/>
      </w:pPr>
      <w:bookmarkStart w:id="1607" w:name="_Toc104540072"/>
      <w:r>
        <w:t>Manuales</w:t>
      </w:r>
      <w:bookmarkEnd w:id="1607"/>
    </w:p>
    <w:p w14:paraId="2B034F42" w14:textId="5568AF6F" w:rsidR="39E28D74" w:rsidRPr="003D1078" w:rsidRDefault="39E28D74">
      <w:pPr>
        <w:rPr>
          <w:color w:val="FF0000"/>
        </w:rPr>
      </w:pPr>
      <w:r w:rsidRPr="003D1078">
        <w:rPr>
          <w:color w:val="FF0000"/>
        </w:rPr>
        <w:t>En caso de que no tenga sentido incluir en el fichero README.md del repositorio alguno de los siguientes manuales: instalación, operación o usuario, se incluirá en la memoria del TFG.</w:t>
      </w:r>
    </w:p>
    <w:p w14:paraId="2C1F0C3E" w14:textId="6E72DE4B" w:rsidR="003D1078" w:rsidRDefault="003D1078">
      <w:r>
        <w:t>Xxx</w:t>
      </w:r>
    </w:p>
    <w:p w14:paraId="2BC6C683" w14:textId="77777777" w:rsidR="000C3A99" w:rsidRDefault="000C3A99"/>
    <w:p w14:paraId="3459F3B4" w14:textId="2FFB0723" w:rsidR="000C3A99" w:rsidRDefault="000C3A99">
      <w:pPr>
        <w:spacing w:before="0" w:after="0" w:line="240" w:lineRule="auto"/>
        <w:jc w:val="left"/>
      </w:pPr>
      <w:r>
        <w:br w:type="page"/>
      </w:r>
    </w:p>
    <w:p w14:paraId="17F66601" w14:textId="3DAE5A10" w:rsidR="000C3A99" w:rsidRPr="00747FD4" w:rsidRDefault="000C3A99" w:rsidP="000C3A99">
      <w:pPr>
        <w:pStyle w:val="Ttulo1"/>
        <w:framePr w:wrap="notBeside"/>
      </w:pPr>
      <w:r>
        <w:lastRenderedPageBreak/>
        <w:br/>
      </w:r>
      <w:bookmarkStart w:id="1608" w:name="_Toc104540073"/>
      <w:commentRangeStart w:id="1609"/>
      <w:r>
        <w:t>Algoritmo de Recomendación</w:t>
      </w:r>
      <w:bookmarkEnd w:id="1608"/>
      <w:commentRangeEnd w:id="1609"/>
      <w:r w:rsidR="002C1A4E">
        <w:rPr>
          <w:rStyle w:val="Refdecomentario"/>
          <w:rFonts w:asciiTheme="minorHAnsi" w:eastAsiaTheme="minorHAnsi" w:hAnsiTheme="minorHAnsi" w:cstheme="minorBidi"/>
          <w:b w:val="0"/>
          <w:kern w:val="0"/>
        </w:rPr>
        <w:commentReference w:id="1609"/>
      </w:r>
    </w:p>
    <w:p w14:paraId="62B3ECB5" w14:textId="6EE35812" w:rsidR="000C3A99" w:rsidRPr="00166464" w:rsidRDefault="000C3A99" w:rsidP="000C3A99">
      <w:pPr>
        <w:pStyle w:val="Ttulo2"/>
      </w:pPr>
      <w:bookmarkStart w:id="1610" w:name="_Toc104540074"/>
      <w:r>
        <w:t>Objetivo</w:t>
      </w:r>
      <w:bookmarkEnd w:id="1610"/>
    </w:p>
    <w:p w14:paraId="2B8CCC5F" w14:textId="2306601C" w:rsidR="000C3A99" w:rsidRDefault="000C3A99" w:rsidP="000C3A99">
      <w:commentRangeStart w:id="1611"/>
      <w:commentRangeStart w:id="1612"/>
      <w:r w:rsidRPr="000C3A99">
        <w:t xml:space="preserve">El objetivo es desarrollar un algoritmo de recomendación que permita dotar a la plataforma de una funcionalidad que recomiende a los alumnos aplicar a puestos de trabajo/prácticas que sean apropiados con su CV. Cuando un nuevo alumno se da de alta en la plataforma </w:t>
      </w:r>
      <w:r>
        <w:t>e</w:t>
      </w:r>
      <w:r w:rsidRPr="000C3A99">
        <w:t xml:space="preserve"> introduce su CV (resumido en la valoración de una serie de cualidades o “skills”) el algoritmo calcula la similitud del CV del nuevo alumno con el CV de alumnos que ya están en la base de datos y los cuales han aplicado con éxito a puestos de trabajo/prácticas. El algoritmo recomienda al nuevo alumno puestos de trabajo/prácticas similares a los que han optado alumnos que tienen un CV similar.</w:t>
      </w:r>
      <w:commentRangeEnd w:id="1611"/>
      <w:r w:rsidR="002C1A4E">
        <w:rPr>
          <w:rStyle w:val="Refdecomentario"/>
        </w:rPr>
        <w:commentReference w:id="1611"/>
      </w:r>
      <w:commentRangeEnd w:id="1612"/>
      <w:r w:rsidR="002C1A4E">
        <w:rPr>
          <w:rStyle w:val="Refdecomentario"/>
        </w:rPr>
        <w:commentReference w:id="1612"/>
      </w:r>
    </w:p>
    <w:p w14:paraId="4F0C2C0A" w14:textId="726005C6" w:rsidR="000C3A99" w:rsidRPr="00166464" w:rsidRDefault="00E05DD1" w:rsidP="000C3A99">
      <w:pPr>
        <w:pStyle w:val="Ttulo2"/>
      </w:pPr>
      <w:bookmarkStart w:id="1613" w:name="_Toc104540075"/>
      <w:commentRangeStart w:id="1614"/>
      <w:r w:rsidRPr="00E05DD1">
        <w:t>Introducci</w:t>
      </w:r>
      <w:r>
        <w:t>ó</w:t>
      </w:r>
      <w:r w:rsidRPr="00E05DD1">
        <w:t>n a la ciencia de los datos</w:t>
      </w:r>
      <w:bookmarkEnd w:id="1613"/>
      <w:commentRangeEnd w:id="1614"/>
      <w:r w:rsidR="002C1A4E">
        <w:rPr>
          <w:rStyle w:val="Refdecomentario"/>
          <w:rFonts w:asciiTheme="minorHAnsi" w:eastAsiaTheme="minorHAnsi" w:hAnsiTheme="minorHAnsi" w:cstheme="minorBidi"/>
          <w:b w:val="0"/>
          <w:color w:val="auto"/>
        </w:rPr>
        <w:commentReference w:id="1614"/>
      </w:r>
    </w:p>
    <w:p w14:paraId="1ADD5E21" w14:textId="0AE0E3D3" w:rsidR="00E05DD1" w:rsidRDefault="00E05DD1" w:rsidP="00E05DD1">
      <w:r>
        <w:t xml:space="preserve">La automatización de tareas y la capacidad de extraer valor de los datos es el presente y el futuro cercano de cualquier tipo de actividad/función/negocio que implique análisis y toma de decisiones. Otras eras de la historia de la humanidad se han caracterizado por manipular materias primas físicas: cobre, hierro, bronce, etc. Nosotros nos ha tocado vivir la “era de los datos”, y es el dato el nuevo material del que tenemos que extraer valor. </w:t>
      </w:r>
    </w:p>
    <w:p w14:paraId="210251E1" w14:textId="3970CB9E" w:rsidR="000C3A99" w:rsidRPr="00166464" w:rsidRDefault="00E05DD1" w:rsidP="00E05DD1">
      <w:r>
        <w:t xml:space="preserve">La ciencia de datos es un campo apasionante que combina habilidades estadísticas y cuantitativas avanzadas con programación con el objetivo de sacar valor a la inmensa cantidad de datos con los que nos encontramos en nuestro entorno académico o profesional, que es a lo que nos referimos cuando hablamos de “Big </w:t>
      </w:r>
      <w:r>
        <w:lastRenderedPageBreak/>
        <w:t>Data”. En general estas técnicas de análisis y explotación de datos es lo que popularmente se ha llamado “Inteligencia Artificial” y, más en concreto, “Machine Learning”, que son algoritmos con la habilidad de aprender sin haber sido explícitamente programados.</w:t>
      </w:r>
    </w:p>
    <w:p w14:paraId="15E3A01B" w14:textId="53FDBDBD" w:rsidR="000C3A99" w:rsidRPr="00166464" w:rsidRDefault="004A1178" w:rsidP="000C3A99">
      <w:pPr>
        <w:pStyle w:val="Ttulo2"/>
      </w:pPr>
      <w:bookmarkStart w:id="1615" w:name="_Toc104540076"/>
      <w:r>
        <w:t>M</w:t>
      </w:r>
      <w:r w:rsidRPr="004A1178">
        <w:t xml:space="preserve">achine </w:t>
      </w:r>
      <w:r>
        <w:t>L</w:t>
      </w:r>
      <w:r w:rsidRPr="004A1178">
        <w:t>earning: m</w:t>
      </w:r>
      <w:r>
        <w:t>é</w:t>
      </w:r>
      <w:r w:rsidRPr="004A1178">
        <w:t>todos de aprendizaje</w:t>
      </w:r>
      <w:bookmarkEnd w:id="1615"/>
    </w:p>
    <w:p w14:paraId="5881F1A4" w14:textId="49A2D1E3" w:rsidR="000C3A99" w:rsidRDefault="004A1178" w:rsidP="000C3A99">
      <w:commentRangeStart w:id="1616"/>
      <w:commentRangeStart w:id="1617"/>
      <w:r w:rsidRPr="004A1178">
        <w:t xml:space="preserve">Machine Learning son un conjunto de métodos capaces de detectar automáticamente patrones en los datos con el objetivo de definir modelos que permitan representar de una forma simplificada la realidad. Machine Learning implica definir algoritmos </w:t>
      </w:r>
      <w:commentRangeEnd w:id="1616"/>
      <w:r w:rsidR="002C1A4E">
        <w:rPr>
          <w:rStyle w:val="Refdecomentario"/>
        </w:rPr>
        <w:commentReference w:id="1616"/>
      </w:r>
      <w:commentRangeEnd w:id="1617"/>
      <w:r w:rsidR="002C1A4E">
        <w:rPr>
          <w:rStyle w:val="Refdecomentario"/>
        </w:rPr>
        <w:commentReference w:id="1617"/>
      </w:r>
      <w:r w:rsidRPr="004A1178">
        <w:t>que se encarga de que el modelo aprenda de los datos (se ajuste a los datos), es decir, el algoritmo se encarga de crear una función matemática para representar la realidad a partir de los datos. La diferencia fundamental entre la programación tradicional y la de Machine Learning radica en los elementos de entrada y de salida que tiene un modelo y el otro:</w:t>
      </w:r>
    </w:p>
    <w:p w14:paraId="065ADF77" w14:textId="45E3335D" w:rsidR="004A1178" w:rsidRDefault="004A1178" w:rsidP="004A1178">
      <w:pPr>
        <w:jc w:val="center"/>
      </w:pPr>
      <w:r>
        <w:rPr>
          <w:noProof/>
        </w:rPr>
        <w:drawing>
          <wp:inline distT="0" distB="0" distL="0" distR="0" wp14:anchorId="4330C295" wp14:editId="0D05D059">
            <wp:extent cx="2974975" cy="2011680"/>
            <wp:effectExtent l="0" t="0" r="0" b="762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74975" cy="2011680"/>
                    </a:xfrm>
                    <a:prstGeom prst="rect">
                      <a:avLst/>
                    </a:prstGeom>
                    <a:noFill/>
                  </pic:spPr>
                </pic:pic>
              </a:graphicData>
            </a:graphic>
          </wp:inline>
        </w:drawing>
      </w:r>
    </w:p>
    <w:p w14:paraId="38364769" w14:textId="545C11E5" w:rsidR="004A1178" w:rsidRDefault="00E3760D" w:rsidP="004A1178">
      <w:pPr>
        <w:jc w:val="center"/>
        <w:rPr>
          <w:i/>
          <w:iCs/>
        </w:rPr>
      </w:pPr>
      <w:r>
        <w:rPr>
          <w:i/>
          <w:iCs/>
        </w:rPr>
        <w:t>Ilustración</w:t>
      </w:r>
      <w:r w:rsidR="004A1178" w:rsidRPr="004A1178">
        <w:rPr>
          <w:i/>
          <w:iCs/>
        </w:rPr>
        <w:t xml:space="preserve"> </w:t>
      </w:r>
      <w:r>
        <w:rPr>
          <w:i/>
          <w:iCs/>
        </w:rPr>
        <w:t>2</w:t>
      </w:r>
      <w:r w:rsidR="004A1178" w:rsidRPr="004A1178">
        <w:rPr>
          <w:i/>
          <w:iCs/>
        </w:rPr>
        <w:t>: diferencia entre la programación tradicional y el ML</w:t>
      </w:r>
    </w:p>
    <w:p w14:paraId="26B1EE10" w14:textId="77777777" w:rsidR="004A1178" w:rsidRDefault="004A1178" w:rsidP="004A1178">
      <w:pPr>
        <w:jc w:val="left"/>
      </w:pPr>
      <w:r>
        <w:t>Los métodos de aprendizaje implican la consecución de una serie de pasos:</w:t>
      </w:r>
    </w:p>
    <w:p w14:paraId="1306A0C0" w14:textId="614A1B8E" w:rsidR="004A1178" w:rsidRDefault="004A1178" w:rsidP="004A1178">
      <w:pPr>
        <w:pStyle w:val="Prrafodelista"/>
        <w:numPr>
          <w:ilvl w:val="0"/>
          <w:numId w:val="18"/>
        </w:numPr>
        <w:ind w:left="567" w:hanging="283"/>
        <w:jc w:val="left"/>
      </w:pPr>
      <w:r>
        <w:t>Los datos iniciales son preprocesados, se presentan al sistema de aprendizaje.</w:t>
      </w:r>
    </w:p>
    <w:p w14:paraId="00519D6D" w14:textId="2A371FC6" w:rsidR="004A1178" w:rsidRDefault="004A1178" w:rsidP="004A1178">
      <w:pPr>
        <w:pStyle w:val="Prrafodelista"/>
        <w:numPr>
          <w:ilvl w:val="0"/>
          <w:numId w:val="18"/>
        </w:numPr>
        <w:ind w:left="567" w:hanging="283"/>
        <w:jc w:val="left"/>
      </w:pPr>
      <w:r>
        <w:t>Los datos se dividen en dos grupos. Los datos de entrenamiento servirán para generar el modelo. Los datos de validación servirán para valorar la calidad del modelo.</w:t>
      </w:r>
    </w:p>
    <w:p w14:paraId="56111080" w14:textId="60140581" w:rsidR="004A1178" w:rsidRDefault="004A1178" w:rsidP="004A1178">
      <w:pPr>
        <w:pStyle w:val="Prrafodelista"/>
        <w:numPr>
          <w:ilvl w:val="0"/>
          <w:numId w:val="18"/>
        </w:numPr>
        <w:ind w:left="567" w:hanging="283"/>
        <w:jc w:val="left"/>
      </w:pPr>
      <w:r>
        <w:t>El algoritmo de aprendizaje, genera el patrón que mejor se adecua a los datos.</w:t>
      </w:r>
    </w:p>
    <w:p w14:paraId="3FA90DB2" w14:textId="7D9A3749" w:rsidR="004A1178" w:rsidRDefault="004A1178" w:rsidP="004A1178">
      <w:pPr>
        <w:pStyle w:val="Prrafodelista"/>
        <w:numPr>
          <w:ilvl w:val="0"/>
          <w:numId w:val="18"/>
        </w:numPr>
        <w:ind w:left="567" w:hanging="283"/>
        <w:jc w:val="left"/>
      </w:pPr>
      <w:r>
        <w:t>Se valora la calidad del modelo utilizando los datos validación, para lo cual se utilizan diferentes estadísticos/métricas.</w:t>
      </w:r>
    </w:p>
    <w:p w14:paraId="2047DD43" w14:textId="3566CBF6" w:rsidR="004A1178" w:rsidRDefault="004A1178" w:rsidP="004A1178">
      <w:pPr>
        <w:jc w:val="center"/>
      </w:pPr>
      <w:r>
        <w:rPr>
          <w:noProof/>
        </w:rPr>
        <w:drawing>
          <wp:inline distT="0" distB="0" distL="0" distR="0" wp14:anchorId="5B3CEBED" wp14:editId="76F1DF8C">
            <wp:extent cx="4639310" cy="1518285"/>
            <wp:effectExtent l="0" t="0" r="8890" b="571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39310" cy="1518285"/>
                    </a:xfrm>
                    <a:prstGeom prst="rect">
                      <a:avLst/>
                    </a:prstGeom>
                    <a:noFill/>
                  </pic:spPr>
                </pic:pic>
              </a:graphicData>
            </a:graphic>
          </wp:inline>
        </w:drawing>
      </w:r>
    </w:p>
    <w:p w14:paraId="43AB7801" w14:textId="0FE7B19F" w:rsidR="004A1178" w:rsidRDefault="00E3760D" w:rsidP="004A1178">
      <w:pPr>
        <w:jc w:val="center"/>
        <w:rPr>
          <w:i/>
          <w:iCs/>
        </w:rPr>
      </w:pPr>
      <w:r>
        <w:rPr>
          <w:i/>
          <w:iCs/>
        </w:rPr>
        <w:t>Ilustración 3</w:t>
      </w:r>
      <w:r w:rsidR="004A1178" w:rsidRPr="004A1178">
        <w:rPr>
          <w:i/>
          <w:iCs/>
        </w:rPr>
        <w:t>: pasos de un modelo de aprendizaje</w:t>
      </w:r>
    </w:p>
    <w:p w14:paraId="379D2253" w14:textId="77777777" w:rsidR="004A1178" w:rsidRDefault="004A1178" w:rsidP="004A1178">
      <w:pPr>
        <w:jc w:val="left"/>
      </w:pPr>
      <w:r>
        <w:t>Las técnicas y algoritmos de Machine Learning analizan datos con dos objetivos:</w:t>
      </w:r>
    </w:p>
    <w:p w14:paraId="223AA737" w14:textId="5BA8CD86" w:rsidR="004A1178" w:rsidRDefault="004A1178" w:rsidP="004A1178">
      <w:pPr>
        <w:pStyle w:val="Prrafodelista"/>
        <w:numPr>
          <w:ilvl w:val="0"/>
          <w:numId w:val="20"/>
        </w:numPr>
        <w:ind w:left="567" w:hanging="283"/>
        <w:jc w:val="left"/>
      </w:pPr>
      <w:r>
        <w:t>Predecir: intentan responder a la pregunta, ¿Qué podría ocurrir? Implica ser capaz de predecir qué valores de salida se darán para unos valores de entrada determinados.</w:t>
      </w:r>
    </w:p>
    <w:p w14:paraId="30AEB8C5" w14:textId="45B6C251" w:rsidR="004A1178" w:rsidRDefault="004A1178" w:rsidP="004A1178">
      <w:pPr>
        <w:pStyle w:val="Prrafodelista"/>
        <w:numPr>
          <w:ilvl w:val="0"/>
          <w:numId w:val="20"/>
        </w:numPr>
        <w:ind w:left="567" w:hanging="283"/>
        <w:jc w:val="left"/>
      </w:pPr>
      <w:r>
        <w:t>Informar: intentan responder a la pregunta, ¿Qué ha ocurrido? Implica extraer información acerca de cómo el modelo, para unas variables de entrada, produce unas variables de salida.</w:t>
      </w:r>
    </w:p>
    <w:p w14:paraId="12C99486" w14:textId="77777777" w:rsidR="004A1178" w:rsidRDefault="004A1178" w:rsidP="004A1178">
      <w:pPr>
        <w:jc w:val="left"/>
      </w:pPr>
      <w:r>
        <w:t>En función del objetivo que persiguen hay dos familias de métodos de aprendizaje:</w:t>
      </w:r>
    </w:p>
    <w:p w14:paraId="5A538722" w14:textId="72D8D331" w:rsidR="004A1178" w:rsidRDefault="004A1178" w:rsidP="004A1178">
      <w:pPr>
        <w:pStyle w:val="Prrafodelista"/>
        <w:numPr>
          <w:ilvl w:val="0"/>
          <w:numId w:val="21"/>
        </w:numPr>
        <w:ind w:left="567" w:hanging="283"/>
        <w:jc w:val="left"/>
      </w:pPr>
      <w:r>
        <w:t>Métodos de aprendizaje predictivos o supervisados: el objetivo es estimar una variable a futuro, en función del tipo de variable distinguimos entre:</w:t>
      </w:r>
    </w:p>
    <w:p w14:paraId="517414DE" w14:textId="5CBF4879" w:rsidR="004A1178" w:rsidRDefault="004A1178" w:rsidP="004A1178">
      <w:pPr>
        <w:pStyle w:val="Prrafodelista"/>
        <w:numPr>
          <w:ilvl w:val="1"/>
          <w:numId w:val="21"/>
        </w:numPr>
        <w:ind w:left="851" w:hanging="284"/>
        <w:jc w:val="left"/>
      </w:pPr>
      <w:r>
        <w:t>Clasificación: la variable es categórica pudiendo ser binaria (ej. sí/no, paga/no paga…), múltiple (ej. compra a, b o c) o ordenada (ej. riesgo alto, medio, bajo)</w:t>
      </w:r>
    </w:p>
    <w:p w14:paraId="6D51699A" w14:textId="30DFAF2C" w:rsidR="004A1178" w:rsidRDefault="004A1178" w:rsidP="004A1178">
      <w:pPr>
        <w:pStyle w:val="Prrafodelista"/>
        <w:numPr>
          <w:ilvl w:val="1"/>
          <w:numId w:val="21"/>
        </w:numPr>
        <w:ind w:left="851" w:hanging="284"/>
        <w:jc w:val="left"/>
      </w:pPr>
      <w:r>
        <w:t>Regresión: la variable es numérica (ej. precio, cantidad, tiempo…)</w:t>
      </w:r>
    </w:p>
    <w:p w14:paraId="674D3ACB" w14:textId="575D04A6" w:rsidR="004A1178" w:rsidRDefault="004A1178" w:rsidP="004A1178">
      <w:pPr>
        <w:pStyle w:val="Prrafodelista"/>
        <w:numPr>
          <w:ilvl w:val="0"/>
          <w:numId w:val="21"/>
        </w:numPr>
        <w:ind w:left="567" w:hanging="283"/>
        <w:jc w:val="left"/>
      </w:pPr>
      <w:r>
        <w:t>Métodos de aprendizaje descriptivos o no supervisados: el objetivo es explorar los datos</w:t>
      </w:r>
    </w:p>
    <w:p w14:paraId="18D575B6" w14:textId="121D9B35" w:rsidR="004A1178" w:rsidRDefault="004A1178" w:rsidP="004A1178">
      <w:pPr>
        <w:pStyle w:val="Prrafodelista"/>
        <w:numPr>
          <w:ilvl w:val="1"/>
          <w:numId w:val="21"/>
        </w:numPr>
        <w:ind w:left="851" w:hanging="284"/>
        <w:jc w:val="left"/>
      </w:pPr>
      <w:r>
        <w:t>Agrupamiento o “Clustering”: el objetivo es agrupar los datos en conjuntos (“clusters”) que se parezcan dentro de un mismo conjunto y que se diferencien de otros conjuntos (Ej. clientes con hábitos de compra similares)</w:t>
      </w:r>
    </w:p>
    <w:p w14:paraId="5011732D" w14:textId="7DBA91E8" w:rsidR="004A1178" w:rsidRDefault="004A1178" w:rsidP="004A1178">
      <w:pPr>
        <w:pStyle w:val="Prrafodelista"/>
        <w:numPr>
          <w:ilvl w:val="1"/>
          <w:numId w:val="21"/>
        </w:numPr>
        <w:ind w:left="851" w:hanging="284"/>
        <w:jc w:val="left"/>
      </w:pPr>
      <w:r>
        <w:t>Reglas de asociación: buscan reglas (reglas de co-ocurrencia) que describen la mayor parte posible de los datos (ej. productos que se compran juntos)</w:t>
      </w:r>
    </w:p>
    <w:p w14:paraId="0F497C97" w14:textId="549FE942" w:rsidR="004A1178" w:rsidRPr="004A1178" w:rsidRDefault="004A1178" w:rsidP="004A1178">
      <w:pPr>
        <w:pStyle w:val="Prrafodelista"/>
        <w:numPr>
          <w:ilvl w:val="1"/>
          <w:numId w:val="21"/>
        </w:numPr>
        <w:ind w:left="851" w:hanging="284"/>
        <w:jc w:val="left"/>
      </w:pPr>
      <w:r>
        <w:t>Análisis de Componentes Principales (ACP)</w:t>
      </w:r>
    </w:p>
    <w:p w14:paraId="69476F62" w14:textId="6C802253" w:rsidR="004A1178" w:rsidRPr="00166464" w:rsidRDefault="00CE0950" w:rsidP="004A1178">
      <w:pPr>
        <w:pStyle w:val="Ttulo2"/>
      </w:pPr>
      <w:bookmarkStart w:id="1618" w:name="_Toc104540077"/>
      <w:r>
        <w:t>T</w:t>
      </w:r>
      <w:r w:rsidRPr="00CE0950">
        <w:t>écnicas de análisis de datos prescriptivas: sistemas de recomendaci</w:t>
      </w:r>
      <w:r>
        <w:t>ó</w:t>
      </w:r>
      <w:r w:rsidRPr="00CE0950">
        <w:t>n</w:t>
      </w:r>
      <w:bookmarkEnd w:id="1618"/>
    </w:p>
    <w:p w14:paraId="1219CA4A" w14:textId="369D7D3B" w:rsidR="0084635C" w:rsidRDefault="0084635C" w:rsidP="0084635C">
      <w:r>
        <w:t>Como acabamos de ver hay dos tipos de técnicas de análisis de datos, las predictivas que nos permiten estimar lo que no conocemos y las descriptivas que nos permiten explorar, analizar y entender mejor los datos. Pero existe un tercer nivel de análisis de datos como extensión natural a los dos anteriores, la analítica prescriptiva que tiene c</w:t>
      </w:r>
      <w:r w:rsidR="00AC7C97">
        <w:t>o</w:t>
      </w:r>
      <w:r>
        <w:t>mo objetivo realizar recomendaciones sobre las acciones que se han de seguir, por ejemplo, para reducir costes o mejorar los beneficios. Algunos casos de uso típicos de la analítica prescriptiva son: generar planificaciones, establecer estrategias de precios, anticipar la afluencia de público a comercios, etc.</w:t>
      </w:r>
    </w:p>
    <w:p w14:paraId="02723D85" w14:textId="77777777" w:rsidR="0084635C" w:rsidRDefault="0084635C" w:rsidP="0084635C">
      <w:r>
        <w:t>La gran cantidad de sitios especializados en Internet, ofertando millones de productos y/o servicios para su consumo, se ha convertido en un caos de información. Los sistemas de recomendación surgen como solución a este problema. Un sistema de recomendación recibe información del usuario acerca de productos y/o servicios en los que el usuario se encuentra interesado y le recomienda aquéllos cercanos a sus necesidades. Los sistemas de recomendación utilizan métodos matemáticos y estadísticos para explorar los datos y crear recomendaciones adaptadas a cada usuario. Los algoritmos de recomendación son utilizados por Netflix para remendarnos películas, por Spotify para recomendarnos canciones y por Amazon para recomendarnos productos.</w:t>
      </w:r>
    </w:p>
    <w:p w14:paraId="7488E428" w14:textId="655E2C87" w:rsidR="004A1178" w:rsidRDefault="0084635C" w:rsidP="0084635C">
      <w:r>
        <w:t>La finalidad de un sistema de recomendación es predecir la valoración que un usuario va a hacer de un ítem (libros, películas, páginas, productos, anuncios, etc.) que todavía no ha evaluado. Esta valoración se genera al analizar o las características de cada ítem o las valoraciones de cada usuario a cada ítem. Los sistemas de recomendación se utilizan para recomendar contenido personalizado a los usuarios en base a su perfil, preferencias o intereses.</w:t>
      </w:r>
    </w:p>
    <w:p w14:paraId="3602C28E" w14:textId="77777777" w:rsidR="00AC7C97" w:rsidRDefault="00AC7C97" w:rsidP="00AC7C97">
      <w:r>
        <w:t>A la hora de definir y diseñar un sistema de recomendación podemos optar por tres enfoques:</w:t>
      </w:r>
    </w:p>
    <w:p w14:paraId="22EE9DD3" w14:textId="17460DB5" w:rsidR="00AC7C97" w:rsidRDefault="00AC7C97" w:rsidP="00AC7C97">
      <w:pPr>
        <w:pStyle w:val="Prrafodelista"/>
        <w:numPr>
          <w:ilvl w:val="0"/>
          <w:numId w:val="22"/>
        </w:numPr>
        <w:ind w:left="567" w:hanging="283"/>
      </w:pPr>
      <w:r>
        <w:t>Filtrado colaborativo: las recomendaciones a un usuario se basan en las preferencias de “usuarios similares”</w:t>
      </w:r>
    </w:p>
    <w:p w14:paraId="37297222" w14:textId="02B9F51B" w:rsidR="00AC7C97" w:rsidRDefault="00AC7C97" w:rsidP="00AC7C97">
      <w:pPr>
        <w:pStyle w:val="Prrafodelista"/>
        <w:numPr>
          <w:ilvl w:val="0"/>
          <w:numId w:val="22"/>
        </w:numPr>
        <w:ind w:left="567" w:hanging="283"/>
      </w:pPr>
      <w:r>
        <w:t>Filtrado basado en contenido: las recomendaciones se basan en sus propias preferencias, buscando elementos similares por los que ha mostrado interés</w:t>
      </w:r>
    </w:p>
    <w:p w14:paraId="4C0C4AF5" w14:textId="5D5034DA" w:rsidR="00AC7C97" w:rsidRDefault="00AC7C97" w:rsidP="00AC7C97">
      <w:pPr>
        <w:pStyle w:val="Prrafodelista"/>
        <w:numPr>
          <w:ilvl w:val="0"/>
          <w:numId w:val="22"/>
        </w:numPr>
        <w:ind w:left="567" w:hanging="283"/>
      </w:pPr>
      <w:r>
        <w:t>Filtrado basado en reglas: las recomendaciones se basan en reglas previamente definidas como, por ejemplo, en características sociodemográficas.</w:t>
      </w:r>
    </w:p>
    <w:p w14:paraId="0EA47339" w14:textId="77777777" w:rsidR="00AC7C97" w:rsidRDefault="00AC7C97" w:rsidP="00AC7C97">
      <w:r>
        <w:t>Hay dos tipos de filtrados colaborativos:</w:t>
      </w:r>
    </w:p>
    <w:p w14:paraId="55E4F97E" w14:textId="7A933F88" w:rsidR="00AC7C97" w:rsidRDefault="00AC7C97" w:rsidP="00AC7C97">
      <w:pPr>
        <w:pStyle w:val="Prrafodelista"/>
        <w:numPr>
          <w:ilvl w:val="0"/>
          <w:numId w:val="23"/>
        </w:numPr>
        <w:ind w:left="567" w:hanging="283"/>
      </w:pPr>
      <w:r>
        <w:t>Basados en usuario (user-based): para predecir la valoración que un usuario A hará de un ítem X que todavía no ha visto, se buscan usuarios con perfiles similares a A y se utilizan las valoraciones de estos otros usuarios sobre el ítem X como estimación de la valoración de A.</w:t>
      </w:r>
    </w:p>
    <w:p w14:paraId="4C4441EC" w14:textId="1774D2EE" w:rsidR="00AC7C97" w:rsidRDefault="00AC7C97" w:rsidP="00AC7C97">
      <w:pPr>
        <w:pStyle w:val="Prrafodelista"/>
        <w:numPr>
          <w:ilvl w:val="0"/>
          <w:numId w:val="23"/>
        </w:numPr>
        <w:ind w:left="567" w:hanging="283"/>
      </w:pPr>
      <w:r>
        <w:lastRenderedPageBreak/>
        <w:t>Basados en ítems (item-based): para predecir la valoración que un usuario A hará de un ítem X que todavía no ha visto, se buscan otros ítems similares (en función del perfil de valoraciones que han recibido) y que el usuario A también haya valorado. Se utilizan las valoraciones que el propio usuario A ha hecho de los ítems similares como predicción de su valoración sobre el ítem X. Este sistema puede parecer similar al basado en contenido, la diferencia se encuentra en que cada ítem no está definido por sus atributos sino por el perfil de valoraciones que ha recibido.</w:t>
      </w:r>
    </w:p>
    <w:p w14:paraId="29CA7BA0" w14:textId="5D6960AD" w:rsidR="00376D37" w:rsidRDefault="00AC7C97" w:rsidP="00AC7C97">
      <w:r>
        <w:t xml:space="preserve">He optado para diseñar el sistema de recomendación de Jobs por un enfoque de filtrado colaborativo.  Mi objetivo es </w:t>
      </w:r>
      <w:r w:rsidR="00376D37">
        <w:t>recomendar</w:t>
      </w:r>
      <w:r>
        <w:t xml:space="preserve"> a los usuarios de Jobs ofertas de trabajo o puestos en prácticas </w:t>
      </w:r>
      <w:r w:rsidR="00376D37" w:rsidRPr="00376D37">
        <w:t>a las que son más afines</w:t>
      </w:r>
      <w:r w:rsidR="00376D37">
        <w:t xml:space="preserve"> en función de su perfil, es decir, su CV es afín a los requerimientos de la oferta.</w:t>
      </w:r>
    </w:p>
    <w:p w14:paraId="0E3E6A71" w14:textId="70739254" w:rsidR="004A1178" w:rsidRPr="00166464" w:rsidRDefault="00D97D1E" w:rsidP="004A1178">
      <w:pPr>
        <w:pStyle w:val="Ttulo2"/>
      </w:pPr>
      <w:bookmarkStart w:id="1619" w:name="_Toc104540078"/>
      <w:r>
        <w:t>M</w:t>
      </w:r>
      <w:r w:rsidRPr="00D97D1E">
        <w:t>edidas de similitud o distancia</w:t>
      </w:r>
      <w:bookmarkEnd w:id="1619"/>
    </w:p>
    <w:p w14:paraId="014D197F" w14:textId="041A75ED" w:rsidR="00D97D1E" w:rsidRDefault="00D97D1E" w:rsidP="00D97D1E">
      <w:r>
        <w:t>Todos los sistemas de recomendación tienen una cosa en común, para poder llevar a cabo las predicciones, necesitan definir y cuantificar la similitud entre ítems o usuarios.</w:t>
      </w:r>
    </w:p>
    <w:p w14:paraId="05D7CF31" w14:textId="77777777" w:rsidR="00D97D1E" w:rsidRDefault="00D97D1E" w:rsidP="00D97D1E">
      <w:r>
        <w:t xml:space="preserve">Los sistemas de recomendación utilizan el término distancia como cuantificación de la similitud o diferencia entre observaciones. Si se representan las observaciones en un espacio p dimensional, siendo p el número de variables asociadas a cada observación (ítem o usuario), cuando más se asemejen dos observaciones, más próximas estarán, de ahí que se emplee el término distancia. Hay diferentes medidas de similitud: </w:t>
      </w:r>
    </w:p>
    <w:p w14:paraId="7927AEE7" w14:textId="77777777" w:rsidR="00D97D1E" w:rsidRDefault="00D97D1E" w:rsidP="00D97D1E">
      <w:pPr>
        <w:pStyle w:val="Prrafodelista"/>
        <w:numPr>
          <w:ilvl w:val="0"/>
          <w:numId w:val="24"/>
        </w:numPr>
        <w:ind w:hanging="436"/>
      </w:pPr>
      <w:r>
        <w:t>Correlación de Pearson: se emplea para calcular la correlación lineal entre dos vectores. Es la medida más apropiada si hay datos nulos.</w:t>
      </w:r>
    </w:p>
    <w:p w14:paraId="483470B8" w14:textId="4F793D0B" w:rsidR="00D97D1E" w:rsidRDefault="00D97D1E" w:rsidP="00D97D1E">
      <w:pPr>
        <w:pStyle w:val="Prrafodelista"/>
        <w:numPr>
          <w:ilvl w:val="0"/>
          <w:numId w:val="24"/>
        </w:numPr>
        <w:ind w:hanging="436"/>
      </w:pPr>
      <w:r>
        <w:t>Correlación restringida de Pearson: utilizada valores medianos en lugar de medias de rating de dos usuarios.</w:t>
      </w:r>
    </w:p>
    <w:p w14:paraId="1ED510FF" w14:textId="069744B0" w:rsidR="00D97D1E" w:rsidRDefault="00D97D1E" w:rsidP="00D97D1E">
      <w:pPr>
        <w:pStyle w:val="Prrafodelista"/>
        <w:numPr>
          <w:ilvl w:val="0"/>
          <w:numId w:val="24"/>
        </w:numPr>
        <w:ind w:hanging="436"/>
      </w:pPr>
      <w:r>
        <w:lastRenderedPageBreak/>
        <w:t>Coseno: es una de las medidas de similitud más utilizada. Trata de encontrar cómo dos vectores están relacionados entre ellos midiendo el coseno del ángulo entre los dos vectores. Considera los datos nulos cómo válidos.</w:t>
      </w:r>
    </w:p>
    <w:p w14:paraId="6EF9CB6B" w14:textId="5F1A1D6A" w:rsidR="00D97D1E" w:rsidRDefault="00D97D1E" w:rsidP="00D97D1E">
      <w:pPr>
        <w:pStyle w:val="Prrafodelista"/>
        <w:numPr>
          <w:ilvl w:val="0"/>
          <w:numId w:val="24"/>
        </w:numPr>
        <w:ind w:hanging="436"/>
      </w:pPr>
      <w:r>
        <w:t>Jaccard: considera el número de preferencias compartidas entre dos usuarios y asume que dos usuarios serán más parecidos cuando tengan valores informados (ratings informados) similares.</w:t>
      </w:r>
    </w:p>
    <w:p w14:paraId="7FFDBE54" w14:textId="68A9EAD2" w:rsidR="00D97D1E" w:rsidRDefault="00D97D1E" w:rsidP="00D97D1E">
      <w:pPr>
        <w:pStyle w:val="Prrafodelista"/>
        <w:numPr>
          <w:ilvl w:val="0"/>
          <w:numId w:val="24"/>
        </w:numPr>
        <w:ind w:hanging="436"/>
      </w:pPr>
      <w:r>
        <w:t>Diferencias de medias cuadradas: considera los ratings absolutos, en lugar de qué ítems han sido valorados. Normalmente se suelen combinar Jaccard.</w:t>
      </w:r>
    </w:p>
    <w:p w14:paraId="447BA376" w14:textId="319846B2" w:rsidR="00D97D1E" w:rsidRDefault="00D97D1E" w:rsidP="00D97D1E">
      <w:pPr>
        <w:pStyle w:val="Prrafodelista"/>
        <w:numPr>
          <w:ilvl w:val="0"/>
          <w:numId w:val="24"/>
        </w:numPr>
        <w:ind w:hanging="436"/>
      </w:pPr>
      <w:r>
        <w:t>PIP: Proximity calcula la diferencia aritmética entre dos ratings. Impact calcula si un ítem le gusta o no al usuario. Popularity calcula la media aritmética del rating de ítems del usuario.</w:t>
      </w:r>
    </w:p>
    <w:p w14:paraId="563AC4F3" w14:textId="7CA52E90" w:rsidR="00D97D1E" w:rsidRDefault="00D97D1E" w:rsidP="00D97D1E">
      <w:pPr>
        <w:pStyle w:val="Prrafodelista"/>
        <w:numPr>
          <w:ilvl w:val="0"/>
          <w:numId w:val="24"/>
        </w:numPr>
        <w:ind w:hanging="436"/>
      </w:pPr>
      <w:r>
        <w:t>Correlación de Spearman: Considera el ranking en lugar del rating para calcular la similitud.</w:t>
      </w:r>
    </w:p>
    <w:p w14:paraId="27A28B60" w14:textId="3F7938F2" w:rsidR="00D97D1E" w:rsidRDefault="00D97D1E" w:rsidP="00D97D1E">
      <w:pPr>
        <w:pStyle w:val="Prrafodelista"/>
        <w:numPr>
          <w:ilvl w:val="0"/>
          <w:numId w:val="24"/>
        </w:numPr>
        <w:ind w:hanging="436"/>
      </w:pPr>
      <w:r>
        <w:t>Correlación Tau de Kendall: considera los rankings relativos en lugar del rating para calcular la similitud.</w:t>
      </w:r>
    </w:p>
    <w:p w14:paraId="0B861B9D" w14:textId="21C9A756" w:rsidR="004A1178" w:rsidRPr="00166464" w:rsidRDefault="00D97D1E" w:rsidP="00D97D1E">
      <w:r>
        <w:t>Para el sistema de recomendación de Jobs en optado por utilizar el coseno como medida de similitud. El coseno del ángulo que forman dos vectores puede interpretarse como una medida de similitud de sus orientaciones, independientemente de sus magnitudes. Si dos vectores tienen exactamente la misma orientación (el ángulo que forman es 0º) su coseno toma el valor de 1, si son perpendiculares (forman un ángulo de 90º) su coseno es 0 y si tienen orientaciones opuestas (ángulo de 180º) su coseno es de -1.</w:t>
      </w:r>
    </w:p>
    <w:p w14:paraId="2D9E3574" w14:textId="6DBF3B52" w:rsidR="004A1178" w:rsidRPr="00166464" w:rsidRDefault="00D97D1E" w:rsidP="004A1178">
      <w:pPr>
        <w:pStyle w:val="Ttulo2"/>
      </w:pPr>
      <w:bookmarkStart w:id="1620" w:name="_Toc104540079"/>
      <w:r>
        <w:t>L</w:t>
      </w:r>
      <w:r w:rsidRPr="00D97D1E">
        <w:t xml:space="preserve">enguaje utilizado: </w:t>
      </w:r>
      <w:r>
        <w:t>R</w:t>
      </w:r>
      <w:bookmarkEnd w:id="1620"/>
    </w:p>
    <w:p w14:paraId="2E25F2F9" w14:textId="27EA970E" w:rsidR="00D97D1E" w:rsidRDefault="00D97D1E" w:rsidP="00D97D1E">
      <w:r>
        <w:t xml:space="preserve">De entre los diferentes lenguajes de programación que se pueden utilizar para el análisis de datos he decidido utilizar R para programar el algoritmo de selección. </w:t>
      </w:r>
    </w:p>
    <w:p w14:paraId="29756993" w14:textId="00E70025" w:rsidR="004A1178" w:rsidRDefault="00D97D1E" w:rsidP="00D97D1E">
      <w:r>
        <w:lastRenderedPageBreak/>
        <w:t>He elegido R ya que he considerado que presenta ventajas significativas: excelente gama de paquetes de código abierto y de alta calidad, dispone funciones y métodos estadísticos integrales muy completos y permite una muy buena visualización de datos con el uso de bibliotecas como ggplot2. También he considerado que R tiene como principal desventaja el rendimiento, que no es el mejor, es decir, R es lento en comparación con otros lenguajes de programación, pero para programar el algoritmo de recomendación es lo suficientemente rápido.</w:t>
      </w:r>
    </w:p>
    <w:p w14:paraId="1BBA0C35" w14:textId="7E31B4BA" w:rsidR="00D97D1E" w:rsidRPr="00166464" w:rsidRDefault="00D97D1E" w:rsidP="00D97D1E">
      <w:pPr>
        <w:pStyle w:val="Ttulo2"/>
      </w:pPr>
      <w:bookmarkStart w:id="1621" w:name="_Toc104540080"/>
      <w:commentRangeStart w:id="1622"/>
      <w:r>
        <w:t>S</w:t>
      </w:r>
      <w:r w:rsidRPr="00D97D1E">
        <w:t>istema de recomendación de JOBS</w:t>
      </w:r>
      <w:bookmarkEnd w:id="1621"/>
      <w:commentRangeEnd w:id="1622"/>
      <w:r w:rsidR="00902965">
        <w:rPr>
          <w:rStyle w:val="Refdecomentario"/>
          <w:rFonts w:asciiTheme="minorHAnsi" w:eastAsiaTheme="minorHAnsi" w:hAnsiTheme="minorHAnsi" w:cstheme="minorBidi"/>
          <w:b w:val="0"/>
          <w:color w:val="auto"/>
        </w:rPr>
        <w:commentReference w:id="1622"/>
      </w:r>
    </w:p>
    <w:p w14:paraId="6FA17157" w14:textId="7351CBA6" w:rsidR="00653738" w:rsidRDefault="00653738" w:rsidP="00EF7135">
      <w:pPr>
        <w:pStyle w:val="Ttulo3"/>
      </w:pPr>
      <w:bookmarkStart w:id="1623" w:name="_Toc104540081"/>
      <w:commentRangeStart w:id="1624"/>
      <w:r>
        <w:t>Estructura</w:t>
      </w:r>
      <w:commentRangeEnd w:id="1624"/>
      <w:r w:rsidR="00902965">
        <w:rPr>
          <w:rStyle w:val="Refdecomentario"/>
          <w:rFonts w:asciiTheme="minorHAnsi" w:eastAsiaTheme="minorHAnsi" w:hAnsiTheme="minorHAnsi" w:cstheme="minorBidi"/>
          <w:b w:val="0"/>
        </w:rPr>
        <w:commentReference w:id="1624"/>
      </w:r>
      <w:r>
        <w:t xml:space="preserve"> del sistema de recomendación</w:t>
      </w:r>
      <w:bookmarkEnd w:id="1623"/>
    </w:p>
    <w:p w14:paraId="53E45A4C" w14:textId="3D6E9378" w:rsidR="002B385D" w:rsidRDefault="002B385D" w:rsidP="006F5735">
      <w:r>
        <w:t xml:space="preserve">El sistema de recomendación se estructura en dos </w:t>
      </w:r>
      <w:r w:rsidR="005118DB">
        <w:t>APIs</w:t>
      </w:r>
      <w:r>
        <w:t>:</w:t>
      </w:r>
    </w:p>
    <w:p w14:paraId="3DEFA2A7" w14:textId="76096615" w:rsidR="002B385D" w:rsidRDefault="005118DB" w:rsidP="002B385D">
      <w:pPr>
        <w:pStyle w:val="Prrafodelista"/>
        <w:numPr>
          <w:ilvl w:val="0"/>
          <w:numId w:val="32"/>
        </w:numPr>
        <w:ind w:left="567" w:hanging="283"/>
      </w:pPr>
      <w:r>
        <w:t>API</w:t>
      </w:r>
      <w:ins w:id="1625" w:author="Sergio Saugar García" w:date="2022-06-09T19:44:00Z">
        <w:r w:rsidR="00902965">
          <w:t xml:space="preserve"> </w:t>
        </w:r>
      </w:ins>
      <w:r>
        <w:t>“</w:t>
      </w:r>
      <w:r w:rsidR="002B385D">
        <w:t xml:space="preserve">ofertas_nuevas.R”: </w:t>
      </w:r>
      <w:r w:rsidR="006C2FE5">
        <w:t>calcula la similitud</w:t>
      </w:r>
      <w:r w:rsidR="00046125">
        <w:t>, en función de los requerimientos,</w:t>
      </w:r>
      <w:r w:rsidR="006C2FE5">
        <w:t xml:space="preserve"> entre las ofertas nuevas que las empresas han imputado en el sistema y las ofertas que ya han sido asignadas </w:t>
      </w:r>
      <w:r w:rsidR="00046125">
        <w:t>a alumnos.</w:t>
      </w:r>
    </w:p>
    <w:p w14:paraId="0A385114" w14:textId="544FCC6F" w:rsidR="00046125" w:rsidRDefault="005118DB" w:rsidP="009152BE">
      <w:pPr>
        <w:pStyle w:val="Prrafodelista"/>
        <w:numPr>
          <w:ilvl w:val="0"/>
          <w:numId w:val="32"/>
        </w:numPr>
        <w:ind w:left="567" w:hanging="283"/>
      </w:pPr>
      <w:r>
        <w:t>API</w:t>
      </w:r>
      <w:ins w:id="1626" w:author="Sergio Saugar García" w:date="2022-06-09T19:44:00Z">
        <w:r w:rsidR="00902965">
          <w:t xml:space="preserve"> </w:t>
        </w:r>
      </w:ins>
      <w:r w:rsidR="002B385D">
        <w:t>“alumno_nuevo.R”:</w:t>
      </w:r>
      <w:r w:rsidR="006F5735">
        <w:t xml:space="preserve"> </w:t>
      </w:r>
      <w:r w:rsidR="00046125">
        <w:t>calcula la similitud, en función del CV, del alumno nuevo con alumnos a los que ya se les ha asignado una oferta</w:t>
      </w:r>
      <w:r w:rsidR="00CD114A">
        <w:t xml:space="preserve">. Recomienda al alumno nuevo </w:t>
      </w:r>
      <w:r w:rsidR="00046125">
        <w:t>la/s oferta/s nueva/</w:t>
      </w:r>
      <w:r w:rsidR="00CD114A">
        <w:t>s</w:t>
      </w:r>
      <w:r w:rsidR="00046125">
        <w:t xml:space="preserve"> que </w:t>
      </w:r>
      <w:r w:rsidR="00CD114A">
        <w:t xml:space="preserve">son similares a las ofertas asignadas a alumnos similares a él. </w:t>
      </w:r>
      <w:commentRangeStart w:id="1627"/>
      <w:r w:rsidR="00046125" w:rsidRPr="00046125">
        <w:t>Se considera que si dos alumnos son similares pueden recibir ofertas similares, es decir, tienen afinidad a ofertas similares.</w:t>
      </w:r>
      <w:commentRangeEnd w:id="1627"/>
      <w:r w:rsidR="00902965">
        <w:rPr>
          <w:rStyle w:val="Refdecomentario"/>
        </w:rPr>
        <w:commentReference w:id="1627"/>
      </w:r>
    </w:p>
    <w:p w14:paraId="4E4FACD0" w14:textId="479712BA" w:rsidR="00D97D1E" w:rsidRPr="00166464" w:rsidRDefault="005118DB" w:rsidP="00EF7135">
      <w:pPr>
        <w:pStyle w:val="Ttulo3"/>
      </w:pPr>
      <w:bookmarkStart w:id="1628" w:name="_Toc104540082"/>
      <w:r>
        <w:t>API</w:t>
      </w:r>
      <w:r w:rsidR="00AF5167">
        <w:t xml:space="preserve"> “ofertas_nuevas.R”</w:t>
      </w:r>
      <w:bookmarkEnd w:id="1628"/>
    </w:p>
    <w:p w14:paraId="2F0B4981" w14:textId="78B4D205" w:rsidR="00AF5167" w:rsidRDefault="005118DB" w:rsidP="00D97D1E">
      <w:r>
        <w:t xml:space="preserve">Este API hace </w:t>
      </w:r>
      <w:commentRangeStart w:id="1629"/>
      <w:r>
        <w:t xml:space="preserve">post </w:t>
      </w:r>
      <w:commentRangeEnd w:id="1629"/>
      <w:r w:rsidR="006D45CF">
        <w:rPr>
          <w:rStyle w:val="Refdecomentario"/>
        </w:rPr>
        <w:commentReference w:id="1629"/>
      </w:r>
      <w:r>
        <w:t xml:space="preserve">a una función que tiene dos parámetros: “a” es el valor inferior del código de oferta nueva (job_id) y “b” es el valor superior del código de oferta nueva. </w:t>
      </w:r>
      <w:r w:rsidR="006B123B">
        <w:t>Este modelo</w:t>
      </w:r>
      <w:r w:rsidR="00AF5167">
        <w:t xml:space="preserve"> parte de dos imputs: la matriz de datos de ofertas asignadas (70 ofertas</w:t>
      </w:r>
      <w:r w:rsidR="004C0F68">
        <w:t xml:space="preserve"> x 18 </w:t>
      </w:r>
      <w:commentRangeStart w:id="1630"/>
      <w:r w:rsidR="004C0F68">
        <w:t>variables</w:t>
      </w:r>
      <w:commentRangeEnd w:id="1630"/>
      <w:r w:rsidR="006D45CF">
        <w:rPr>
          <w:rStyle w:val="Refdecomentario"/>
        </w:rPr>
        <w:commentReference w:id="1630"/>
      </w:r>
      <w:r w:rsidR="00AF5167">
        <w:t>) y la matriz de ofertas nuevas (10 ofertas</w:t>
      </w:r>
      <w:r w:rsidR="004C0F68">
        <w:t xml:space="preserve"> x </w:t>
      </w:r>
      <w:r w:rsidR="006B123B">
        <w:t>1</w:t>
      </w:r>
      <w:r w:rsidR="004C0F68">
        <w:t>8 variables</w:t>
      </w:r>
      <w:r w:rsidR="00AF5167">
        <w:t>)</w:t>
      </w:r>
      <w:r w:rsidR="004C0F68">
        <w:t xml:space="preserve">, </w:t>
      </w:r>
      <w:commentRangeStart w:id="1631"/>
      <w:r w:rsidR="004C0F68">
        <w:t xml:space="preserve">que contienen </w:t>
      </w:r>
      <w:r w:rsidR="00950F55">
        <w:t xml:space="preserve">información que no es relevante para el análisis </w:t>
      </w:r>
      <w:commentRangeEnd w:id="1631"/>
      <w:r w:rsidR="006D45CF">
        <w:rPr>
          <w:rStyle w:val="Refdecomentario"/>
        </w:rPr>
        <w:commentReference w:id="1631"/>
      </w:r>
      <w:r w:rsidR="00950F55">
        <w:t xml:space="preserve">(5 variables) e </w:t>
      </w:r>
      <w:r w:rsidR="00950F55">
        <w:lastRenderedPageBreak/>
        <w:t>información de los requerimientos de cada oferta (13 variables) que es la base del análisis.</w:t>
      </w:r>
      <w:r w:rsidR="00DF4E43">
        <w:t xml:space="preserve"> </w:t>
      </w:r>
      <w:r w:rsidR="006B123B" w:rsidRPr="006B123B">
        <w:t>Se genera la matriz ofertas (80x1</w:t>
      </w:r>
      <w:r w:rsidR="006B123B">
        <w:t>8</w:t>
      </w:r>
      <w:r w:rsidR="006B123B" w:rsidRPr="006B123B">
        <w:t xml:space="preserve">) que </w:t>
      </w:r>
      <w:commentRangeStart w:id="1632"/>
      <w:r w:rsidR="006B123B" w:rsidRPr="006B123B">
        <w:t>es la unión de la matriz de ofertas asignadas y la matriz de ofertas nuevas</w:t>
      </w:r>
      <w:commentRangeEnd w:id="1632"/>
      <w:r w:rsidR="006D45CF">
        <w:rPr>
          <w:rStyle w:val="Refdecomentario"/>
        </w:rPr>
        <w:commentReference w:id="1632"/>
      </w:r>
      <w:r w:rsidR="006B123B" w:rsidRPr="006B123B">
        <w:t>.</w:t>
      </w:r>
      <w:r w:rsidR="006B123B">
        <w:t xml:space="preserve"> </w:t>
      </w:r>
      <w:r w:rsidR="00DF4E43" w:rsidRPr="00DF4E43">
        <w:t>Se elimina</w:t>
      </w:r>
      <w:r w:rsidR="00DF4E43">
        <w:t>n</w:t>
      </w:r>
      <w:r w:rsidR="00DF4E43" w:rsidRPr="00DF4E43">
        <w:t xml:space="preserve"> </w:t>
      </w:r>
      <w:r w:rsidR="00DF4E43" w:rsidRPr="0091744B">
        <w:t xml:space="preserve">las variables (columnas) no relevantes y se obtiene una matriz </w:t>
      </w:r>
      <w:r w:rsidR="0091744B" w:rsidRPr="0091744B">
        <w:t xml:space="preserve">de ofertas </w:t>
      </w:r>
      <w:r w:rsidR="00DF4E43" w:rsidRPr="0091744B">
        <w:t>(</w:t>
      </w:r>
      <w:r w:rsidR="006B123B">
        <w:t>8</w:t>
      </w:r>
      <w:r w:rsidR="00DF4E43" w:rsidRPr="0091744B">
        <w:t>0x</w:t>
      </w:r>
      <w:r w:rsidR="0091744B" w:rsidRPr="0091744B">
        <w:t>13</w:t>
      </w:r>
      <w:r w:rsidR="00DF4E43" w:rsidRPr="0091744B">
        <w:t xml:space="preserve">) que contiene </w:t>
      </w:r>
      <w:r w:rsidR="0091744B" w:rsidRPr="0091744B">
        <w:t>los requerimientos de cada oferta</w:t>
      </w:r>
      <w:r w:rsidR="00DF4E43" w:rsidRPr="0091744B">
        <w:t>.</w:t>
      </w:r>
    </w:p>
    <w:p w14:paraId="384F850A" w14:textId="52AB2AA8" w:rsidR="004260AE" w:rsidRDefault="004260AE" w:rsidP="00D97D1E">
      <w:commentRangeStart w:id="1633"/>
      <w:r>
        <w:t>Se transpone</w:t>
      </w:r>
      <w:r w:rsidR="00395F86">
        <w:t xml:space="preserve"> </w:t>
      </w:r>
      <w:commentRangeEnd w:id="1633"/>
      <w:r w:rsidR="006D45CF">
        <w:rPr>
          <w:rStyle w:val="Refdecomentario"/>
        </w:rPr>
        <w:commentReference w:id="1633"/>
      </w:r>
      <w:r w:rsidR="00395F86">
        <w:t>la matriz de ofertas (13x80) y</w:t>
      </w:r>
      <w:r>
        <w:t>, u</w:t>
      </w:r>
      <w:r w:rsidRPr="004260AE">
        <w:t>tilizando el método del coseno</w:t>
      </w:r>
      <w:r>
        <w:t>,</w:t>
      </w:r>
      <w:r w:rsidRPr="004260AE">
        <w:t xml:space="preserve"> se calcula la similitud (por columnas) entre l</w:t>
      </w:r>
      <w:r>
        <w:t>as 80 ofertas</w:t>
      </w:r>
      <w:r w:rsidRPr="004260AE">
        <w:t xml:space="preserve">. Cada </w:t>
      </w:r>
      <w:r>
        <w:t>oferta</w:t>
      </w:r>
      <w:r w:rsidRPr="004260AE">
        <w:t xml:space="preserve"> es un vector de </w:t>
      </w:r>
      <w:r>
        <w:t>13</w:t>
      </w:r>
      <w:r w:rsidRPr="004260AE">
        <w:t xml:space="preserve"> variables (</w:t>
      </w:r>
      <w:r>
        <w:t>requerimientos</w:t>
      </w:r>
      <w:r w:rsidRPr="004260AE">
        <w:t>), si dos vectores son iguales el ángulo que forman es 0</w:t>
      </w:r>
      <w:commentRangeStart w:id="1634"/>
      <w:r w:rsidRPr="004260AE">
        <w:t>º</w:t>
      </w:r>
      <w:commentRangeEnd w:id="1634"/>
      <w:r w:rsidR="006D45CF">
        <w:rPr>
          <w:rStyle w:val="Refdecomentario"/>
        </w:rPr>
        <w:commentReference w:id="1634"/>
      </w:r>
      <w:r w:rsidRPr="004260AE">
        <w:t xml:space="preserve"> y su coseno toma el valor de 1 (máxima similitud), mientras que si son totalmente diferentes forman un ángulo de 90º y su coseno es 0 (similitud nula).</w:t>
      </w:r>
      <w:r>
        <w:t xml:space="preserve"> </w:t>
      </w:r>
    </w:p>
    <w:p w14:paraId="0B904E91" w14:textId="2FCE6FA5" w:rsidR="004260AE" w:rsidRDefault="004260AE" w:rsidP="00D97D1E">
      <w:commentRangeStart w:id="1635"/>
      <w:r w:rsidRPr="004260AE">
        <w:t xml:space="preserve">La matriz de similitud entre </w:t>
      </w:r>
      <w:r>
        <w:t>ofertas</w:t>
      </w:r>
      <w:r w:rsidRPr="004260AE">
        <w:t xml:space="preserve"> (</w:t>
      </w:r>
      <w:r>
        <w:t>8</w:t>
      </w:r>
      <w:r w:rsidRPr="004260AE">
        <w:t>0x</w:t>
      </w:r>
      <w:r>
        <w:t>8</w:t>
      </w:r>
      <w:r w:rsidRPr="004260AE">
        <w:t xml:space="preserve">0) muestra la similitud de cada </w:t>
      </w:r>
      <w:r>
        <w:t>oferta</w:t>
      </w:r>
      <w:r w:rsidRPr="004260AE">
        <w:t xml:space="preserve"> con l</w:t>
      </w:r>
      <w:r>
        <w:t>a</w:t>
      </w:r>
      <w:r w:rsidRPr="004260AE">
        <w:t>s otr</w:t>
      </w:r>
      <w:r>
        <w:t>a</w:t>
      </w:r>
      <w:r w:rsidRPr="004260AE">
        <w:t xml:space="preserve">s </w:t>
      </w:r>
      <w:r>
        <w:t>7</w:t>
      </w:r>
      <w:r w:rsidRPr="004260AE">
        <w:t xml:space="preserve">9, evidentemente cada </w:t>
      </w:r>
      <w:r>
        <w:t>oferta</w:t>
      </w:r>
      <w:r w:rsidRPr="004260AE">
        <w:t xml:space="preserve"> tiene similitud 1 consigo mism</w:t>
      </w:r>
      <w:r>
        <w:t>a</w:t>
      </w:r>
      <w:r w:rsidRPr="004260AE">
        <w:t xml:space="preserve">. Por ejemplo, </w:t>
      </w:r>
      <w:r>
        <w:t xml:space="preserve">si una oferta </w:t>
      </w:r>
      <w:r w:rsidRPr="004260AE">
        <w:t>tiene una similitud de 0,</w:t>
      </w:r>
      <w:r w:rsidR="0029376D" w:rsidRPr="0029376D">
        <w:t>9348</w:t>
      </w:r>
      <w:r w:rsidRPr="004260AE">
        <w:t xml:space="preserve"> con </w:t>
      </w:r>
      <w:r>
        <w:t xml:space="preserve">otra, implica que </w:t>
      </w:r>
      <w:r w:rsidRPr="004260AE">
        <w:t xml:space="preserve">los vectores de </w:t>
      </w:r>
      <w:r>
        <w:t>dichas ofertas forman u</w:t>
      </w:r>
      <w:r w:rsidRPr="004260AE">
        <w:t xml:space="preserve">n ángulo de </w:t>
      </w:r>
      <w:r w:rsidR="0029376D" w:rsidRPr="0029376D">
        <w:t>20,</w:t>
      </w:r>
      <w:r w:rsidR="0029376D">
        <w:t>80º</w:t>
      </w:r>
      <w:r w:rsidRPr="004260AE">
        <w:t xml:space="preserve"> y su coseno es </w:t>
      </w:r>
      <w:r w:rsidR="0029376D" w:rsidRPr="0029376D">
        <w:t>0,9348</w:t>
      </w:r>
      <w:r w:rsidRPr="004260AE">
        <w:t>. Lo cual implica qu</w:t>
      </w:r>
      <w:r w:rsidR="0029376D">
        <w:t>é</w:t>
      </w:r>
      <w:r w:rsidRPr="004260AE">
        <w:t xml:space="preserve"> de l</w:t>
      </w:r>
      <w:r w:rsidR="00897E18">
        <w:t>os 13 requerimientos</w:t>
      </w:r>
      <w:r w:rsidR="0029376D">
        <w:t xml:space="preserve"> de dichas ofertas</w:t>
      </w:r>
      <w:r w:rsidR="00897E18">
        <w:t>,</w:t>
      </w:r>
      <w:r w:rsidRPr="004260AE">
        <w:t xml:space="preserve"> </w:t>
      </w:r>
      <w:r w:rsidR="0029376D">
        <w:t>10</w:t>
      </w:r>
      <w:r w:rsidRPr="004260AE">
        <w:t xml:space="preserve"> son iguales y </w:t>
      </w:r>
      <w:r w:rsidR="0029376D">
        <w:t>3</w:t>
      </w:r>
      <w:r w:rsidRPr="004260AE">
        <w:t xml:space="preserve"> (2</w:t>
      </w:r>
      <w:r w:rsidR="0029376D">
        <w:t>0</w:t>
      </w:r>
      <w:r w:rsidRPr="004260AE">
        <w:t>,</w:t>
      </w:r>
      <w:r w:rsidR="0029376D">
        <w:t>80</w:t>
      </w:r>
      <w:r w:rsidRPr="004260AE">
        <w:t xml:space="preserve">º/90º x </w:t>
      </w:r>
      <w:r w:rsidR="00897E18">
        <w:t>13</w:t>
      </w:r>
      <w:r w:rsidRPr="004260AE">
        <w:t>) son diferentes.</w:t>
      </w:r>
      <w:commentRangeEnd w:id="1635"/>
      <w:r w:rsidR="006D45CF">
        <w:rPr>
          <w:rStyle w:val="Refdecomentario"/>
        </w:rPr>
        <w:commentReference w:id="1635"/>
      </w:r>
    </w:p>
    <w:p w14:paraId="5C8D4D9B" w14:textId="5E60421F" w:rsidR="00F57106" w:rsidRDefault="0029376D" w:rsidP="00740188">
      <w:r>
        <w:t xml:space="preserve">Se genera la matriz </w:t>
      </w:r>
      <w:commentRangeStart w:id="1636"/>
      <w:r>
        <w:t xml:space="preserve">de vecinos </w:t>
      </w:r>
      <w:commentRangeEnd w:id="1636"/>
      <w:r w:rsidR="006D45CF">
        <w:rPr>
          <w:rStyle w:val="Refdecomentario"/>
        </w:rPr>
        <w:commentReference w:id="1636"/>
      </w:r>
      <w:r>
        <w:t>(80x6) que contiene las 6 ofertas más similares a cada oferta (6 ofertas)</w:t>
      </w:r>
      <w:r w:rsidR="00B63C6D">
        <w:t>. L</w:t>
      </w:r>
      <w:r>
        <w:t>a primera oferta más similar a una determinada oferta es ella misma con una similitud de 1</w:t>
      </w:r>
      <w:r w:rsidR="00B63C6D">
        <w:t xml:space="preserve">. Una vez eliminada la columna del primer vecino se obtiene una matriz de vecinos (80x5) sobre la cual se </w:t>
      </w:r>
      <w:r w:rsidR="006915AE">
        <w:t xml:space="preserve">genera la matriz </w:t>
      </w:r>
      <w:r w:rsidR="006915AE" w:rsidRPr="006915AE">
        <w:t>vecinos</w:t>
      </w:r>
      <w:r w:rsidR="006915AE">
        <w:t xml:space="preserve"> </w:t>
      </w:r>
      <w:r w:rsidR="006915AE" w:rsidRPr="006915AE">
        <w:t>ofertas</w:t>
      </w:r>
      <w:r w:rsidR="006915AE">
        <w:t xml:space="preserve"> </w:t>
      </w:r>
      <w:r w:rsidR="006915AE" w:rsidRPr="006915AE">
        <w:t xml:space="preserve">nuevas </w:t>
      </w:r>
      <w:r w:rsidR="006915AE">
        <w:t>(10x5)</w:t>
      </w:r>
      <w:r w:rsidR="00B63C6D">
        <w:t xml:space="preserve">, para lo cual se define un rango de códigos de ofertas (job_id) que tiene como valor inferior el parámetro </w:t>
      </w:r>
      <w:r w:rsidR="00B63C6D" w:rsidRPr="00B63C6D">
        <w:t xml:space="preserve">“a” </w:t>
      </w:r>
      <w:r w:rsidR="00B63C6D">
        <w:t xml:space="preserve">(a = 71) y como valor superior el parámetro </w:t>
      </w:r>
      <w:r w:rsidR="00B63C6D" w:rsidRPr="00B63C6D">
        <w:t xml:space="preserve">“b” </w:t>
      </w:r>
      <w:r w:rsidR="00B63C6D">
        <w:t>(b =80).</w:t>
      </w:r>
      <w:r w:rsidR="00740188">
        <w:t xml:space="preserve"> Finalmente se salva el archivo "vecinos_ofertas_nuevas.xlsx"</w:t>
      </w:r>
      <w:r w:rsidR="00F57106">
        <w:t xml:space="preserve"> que se convierte en un input del </w:t>
      </w:r>
      <w:r w:rsidR="00F57106" w:rsidRPr="00F57106">
        <w:t>API “alumno_nuevo.R”</w:t>
      </w:r>
      <w:r w:rsidR="00F57106">
        <w:t xml:space="preserve">. </w:t>
      </w:r>
      <w:del w:id="1637" w:author="Sergio Saugar García" w:date="2022-06-09T19:52:00Z">
        <w:r w:rsidR="00F57106" w:rsidDel="006D45CF">
          <w:delText>El output</w:delText>
        </w:r>
      </w:del>
      <w:ins w:id="1638" w:author="Sergio Saugar García" w:date="2022-06-09T19:52:00Z">
        <w:r w:rsidR="006D45CF">
          <w:t>La salida</w:t>
        </w:r>
      </w:ins>
      <w:r w:rsidR="00F57106">
        <w:t xml:space="preserve"> de est</w:t>
      </w:r>
      <w:ins w:id="1639" w:author="Sergio Saugar García" w:date="2022-06-09T19:52:00Z">
        <w:r w:rsidR="006D45CF">
          <w:t xml:space="preserve">a </w:t>
        </w:r>
      </w:ins>
      <w:del w:id="1640" w:author="Sergio Saugar García" w:date="2022-06-09T19:52:00Z">
        <w:r w:rsidR="00F57106" w:rsidDel="006D45CF">
          <w:delText xml:space="preserve">e </w:delText>
        </w:r>
      </w:del>
      <w:r w:rsidR="00F57106">
        <w:t xml:space="preserve">API es un </w:t>
      </w:r>
      <w:r w:rsidR="00F57106" w:rsidRPr="00F57106">
        <w:t xml:space="preserve">array </w:t>
      </w:r>
      <w:r w:rsidR="00F57106">
        <w:t xml:space="preserve">que muestra para cada una de las 10 ofertas nuevas las 5 ofertas más similares de entre las ofertas asignadas. </w:t>
      </w:r>
    </w:p>
    <w:p w14:paraId="69C9ED7C" w14:textId="77777777" w:rsidR="00C07F03" w:rsidRDefault="00C07F03" w:rsidP="00740188"/>
    <w:p w14:paraId="11213ED8" w14:textId="17F75B5C" w:rsidR="00EF7135" w:rsidRPr="00166464" w:rsidRDefault="00541A27" w:rsidP="00EF7135">
      <w:pPr>
        <w:pStyle w:val="Ttulo3"/>
      </w:pPr>
      <w:bookmarkStart w:id="1641" w:name="_Toc104540083"/>
      <w:r>
        <w:lastRenderedPageBreak/>
        <w:t>API</w:t>
      </w:r>
      <w:r w:rsidR="00AF5167">
        <w:t xml:space="preserve"> </w:t>
      </w:r>
      <w:r w:rsidR="00AF5167" w:rsidRPr="00AF5167">
        <w:t>“alumno_nuevo.R”</w:t>
      </w:r>
      <w:bookmarkEnd w:id="1641"/>
    </w:p>
    <w:p w14:paraId="7F8ACE5A" w14:textId="6C9CB991" w:rsidR="00937477" w:rsidRDefault="00E738C7" w:rsidP="00EF7135">
      <w:r w:rsidRPr="00E738C7">
        <w:t xml:space="preserve">Este API hace </w:t>
      </w:r>
      <w:commentRangeStart w:id="1642"/>
      <w:r w:rsidRPr="00E738C7">
        <w:t xml:space="preserve">post </w:t>
      </w:r>
      <w:commentRangeEnd w:id="1642"/>
      <w:r w:rsidR="00133647">
        <w:rPr>
          <w:rStyle w:val="Refdecomentario"/>
        </w:rPr>
        <w:commentReference w:id="1642"/>
      </w:r>
      <w:r w:rsidRPr="00E738C7">
        <w:t xml:space="preserve">a una función que tiene </w:t>
      </w:r>
      <w:r>
        <w:t xml:space="preserve">un parámetro, “alumnonuevo”, que corresponde con el código del alumno (alumno_id) nuevo. Este modelo </w:t>
      </w:r>
      <w:r w:rsidR="00950F55" w:rsidRPr="00950F55">
        <w:t xml:space="preserve">parte de </w:t>
      </w:r>
      <w:r w:rsidR="00950F55">
        <w:t xml:space="preserve">dos </w:t>
      </w:r>
      <w:r w:rsidR="00950F55" w:rsidRPr="00950F55">
        <w:t>imputs</w:t>
      </w:r>
      <w:r w:rsidR="00950F55">
        <w:t xml:space="preserve"> nuevos</w:t>
      </w:r>
      <w:r w:rsidR="00950F55" w:rsidRPr="00950F55">
        <w:t>: la matriz de</w:t>
      </w:r>
      <w:r w:rsidR="00950F55">
        <w:t xml:space="preserve"> alumnos antiguos </w:t>
      </w:r>
      <w:r w:rsidR="00950F55" w:rsidRPr="00950F55">
        <w:t xml:space="preserve">(70 </w:t>
      </w:r>
      <w:r w:rsidR="00950F55">
        <w:t>alumnos</w:t>
      </w:r>
      <w:r w:rsidR="00950F55" w:rsidRPr="00950F55">
        <w:t xml:space="preserve"> x </w:t>
      </w:r>
      <w:r w:rsidR="00950F55">
        <w:t>43</w:t>
      </w:r>
      <w:r w:rsidR="00950F55" w:rsidRPr="00950F55">
        <w:t xml:space="preserve"> variables) y </w:t>
      </w:r>
      <w:r w:rsidR="0091744B">
        <w:t>el vector</w:t>
      </w:r>
      <w:r w:rsidR="00950F55" w:rsidRPr="00950F55">
        <w:t xml:space="preserve"> de</w:t>
      </w:r>
      <w:r w:rsidR="00950F55">
        <w:t>l alumno nuevo</w:t>
      </w:r>
      <w:r w:rsidR="00950F55" w:rsidRPr="00950F55">
        <w:t xml:space="preserve"> (1</w:t>
      </w:r>
      <w:r w:rsidR="00950F55">
        <w:t xml:space="preserve"> alumno</w:t>
      </w:r>
      <w:r w:rsidR="00950F55" w:rsidRPr="00950F55">
        <w:t xml:space="preserve"> x </w:t>
      </w:r>
      <w:r w:rsidR="00950F55">
        <w:t>43</w:t>
      </w:r>
      <w:r w:rsidR="00950F55" w:rsidRPr="00950F55">
        <w:t xml:space="preserve"> variables), que contienen información que no es relevante para el análisis (</w:t>
      </w:r>
      <w:r w:rsidR="00950F55">
        <w:t>7</w:t>
      </w:r>
      <w:r w:rsidR="00950F55" w:rsidRPr="00950F55">
        <w:t xml:space="preserve"> variables) e información de</w:t>
      </w:r>
      <w:r w:rsidR="00950F55">
        <w:t xml:space="preserve">l CV de los alumnos </w:t>
      </w:r>
      <w:r w:rsidR="00950F55" w:rsidRPr="00950F55">
        <w:t>estructurado en skills (36 variables)</w:t>
      </w:r>
      <w:r w:rsidR="00950F55">
        <w:t xml:space="preserve">. </w:t>
      </w:r>
      <w:r w:rsidR="00937477">
        <w:t>Este modelo t</w:t>
      </w:r>
      <w:r w:rsidR="00937477" w:rsidRPr="00937477">
        <w:t>ambién tiene cómo input la matriz de ofertas nuevas (</w:t>
      </w:r>
      <w:r w:rsidR="00937477">
        <w:t xml:space="preserve">también es input del API </w:t>
      </w:r>
      <w:r w:rsidR="00937477" w:rsidRPr="00937477">
        <w:t>“ofertas_nuevas.R”) y la matriz de vecinos ofertas nuevas (output del API “ofertas_nuevas.R”).</w:t>
      </w:r>
    </w:p>
    <w:p w14:paraId="3D4BEEC2" w14:textId="23D6BF8D" w:rsidR="00E738C7" w:rsidRDefault="00937477" w:rsidP="00EF7135">
      <w:r w:rsidRPr="00937477">
        <w:t xml:space="preserve">Se genera la matriz </w:t>
      </w:r>
      <w:r w:rsidR="00372E31">
        <w:t xml:space="preserve">de alumnos </w:t>
      </w:r>
      <w:r w:rsidRPr="00937477">
        <w:t>(</w:t>
      </w:r>
      <w:r w:rsidR="00372E31">
        <w:t>71</w:t>
      </w:r>
      <w:r w:rsidRPr="00937477">
        <w:t>x</w:t>
      </w:r>
      <w:r w:rsidR="00372E31">
        <w:t>43</w:t>
      </w:r>
      <w:r w:rsidRPr="00937477">
        <w:t xml:space="preserve">) que es la unión de la matriz de </w:t>
      </w:r>
      <w:r w:rsidR="00372E31">
        <w:t>alumnos antiguos</w:t>
      </w:r>
      <w:r w:rsidRPr="00937477">
        <w:t xml:space="preserve"> y </w:t>
      </w:r>
      <w:r w:rsidR="00372E31" w:rsidRPr="00372E31">
        <w:t>el vector del alumno nuevo</w:t>
      </w:r>
      <w:r w:rsidRPr="00937477">
        <w:t xml:space="preserve">. Se eliminan las variables (columnas) no relevantes y se obtiene una matriz de </w:t>
      </w:r>
      <w:r w:rsidR="00372E31">
        <w:t>alumnos</w:t>
      </w:r>
      <w:r w:rsidRPr="00937477">
        <w:t xml:space="preserve"> (</w:t>
      </w:r>
      <w:r w:rsidR="00372E31">
        <w:t>71</w:t>
      </w:r>
      <w:r w:rsidRPr="00937477">
        <w:t>x</w:t>
      </w:r>
      <w:r w:rsidR="00372E31">
        <w:t>36</w:t>
      </w:r>
      <w:r w:rsidRPr="00937477">
        <w:t>)</w:t>
      </w:r>
      <w:r w:rsidR="00372E31" w:rsidRPr="00372E31">
        <w:t xml:space="preserve"> que contiene el CV de cada alumno estructurado en 36 skills</w:t>
      </w:r>
      <w:r w:rsidRPr="00937477">
        <w:t>.</w:t>
      </w:r>
      <w:r>
        <w:t xml:space="preserve"> </w:t>
      </w:r>
    </w:p>
    <w:p w14:paraId="4374928D" w14:textId="6188D328" w:rsidR="00EF7135" w:rsidRDefault="00372E31" w:rsidP="00EF7135">
      <w:r w:rsidRPr="00372E31">
        <w:t xml:space="preserve">Se transpone la matriz de </w:t>
      </w:r>
      <w:r>
        <w:t>alumnos</w:t>
      </w:r>
      <w:r w:rsidRPr="00372E31">
        <w:t xml:space="preserve"> (</w:t>
      </w:r>
      <w:r>
        <w:t>36</w:t>
      </w:r>
      <w:r w:rsidRPr="00372E31">
        <w:t>x</w:t>
      </w:r>
      <w:r>
        <w:t>71</w:t>
      </w:r>
      <w:r w:rsidRPr="00372E31">
        <w:t>) y, utilizando el método del coseno, se calcula la similitud (por columnas) entre l</w:t>
      </w:r>
      <w:r w:rsidR="001E7E43">
        <w:t>os 71 alumnos</w:t>
      </w:r>
      <w:r w:rsidRPr="00372E31">
        <w:t xml:space="preserve">. Cada </w:t>
      </w:r>
      <w:r w:rsidR="001E7E43">
        <w:t>alumno</w:t>
      </w:r>
      <w:r w:rsidRPr="00372E31">
        <w:t xml:space="preserve"> es un vector de </w:t>
      </w:r>
      <w:r w:rsidR="001E7E43">
        <w:t>36</w:t>
      </w:r>
      <w:r w:rsidRPr="00372E31">
        <w:t xml:space="preserve"> variables (</w:t>
      </w:r>
      <w:r w:rsidR="001E7E43">
        <w:t>skills</w:t>
      </w:r>
      <w:r w:rsidRPr="00372E31">
        <w:t>)</w:t>
      </w:r>
      <w:r w:rsidR="001E7E43">
        <w:t xml:space="preserve">. </w:t>
      </w:r>
      <w:r w:rsidR="0087583E">
        <w:t>La matriz de similit</w:t>
      </w:r>
      <w:r w:rsidR="00EF7135" w:rsidRPr="00EF7135">
        <w:t>ud entre alumnos (7</w:t>
      </w:r>
      <w:r w:rsidR="001E7E43">
        <w:t>1</w:t>
      </w:r>
      <w:r w:rsidR="00EF7135" w:rsidRPr="00EF7135">
        <w:t>x7</w:t>
      </w:r>
      <w:r w:rsidR="001E7E43">
        <w:t>1</w:t>
      </w:r>
      <w:r w:rsidR="00EF7135" w:rsidRPr="00EF7135">
        <w:t xml:space="preserve">) </w:t>
      </w:r>
      <w:r w:rsidR="0087583E">
        <w:t xml:space="preserve">muestra la similitud de cada alumno con los otros </w:t>
      </w:r>
      <w:r w:rsidR="001E7E43">
        <w:t>70</w:t>
      </w:r>
      <w:r w:rsidR="0087583E">
        <w:t>, evidentemente cada alumno tiene similitud 1 consigo mismo. Por ejemplo</w:t>
      </w:r>
      <w:r w:rsidR="00E86557">
        <w:t xml:space="preserve">, </w:t>
      </w:r>
      <w:r w:rsidR="001E7E43">
        <w:t xml:space="preserve">si un alumno </w:t>
      </w:r>
      <w:r w:rsidR="0087583E">
        <w:t>tiene una similitud de 0,90</w:t>
      </w:r>
      <w:r w:rsidR="00D0393A">
        <w:t>59</w:t>
      </w:r>
      <w:r w:rsidR="0087583E">
        <w:t xml:space="preserve"> con </w:t>
      </w:r>
      <w:r w:rsidR="001E7E43">
        <w:t>otro alumno</w:t>
      </w:r>
      <w:r w:rsidR="00D0393A">
        <w:t xml:space="preserve">, </w:t>
      </w:r>
      <w:r w:rsidR="001E7E43">
        <w:t xml:space="preserve">implica que </w:t>
      </w:r>
      <w:r w:rsidR="00D0393A">
        <w:t xml:space="preserve">los vectores </w:t>
      </w:r>
      <w:r w:rsidR="00E86557">
        <w:t xml:space="preserve">de </w:t>
      </w:r>
      <w:r w:rsidR="001E7E43">
        <w:t>dichos</w:t>
      </w:r>
      <w:r w:rsidR="00E86557">
        <w:t xml:space="preserve"> alumnos </w:t>
      </w:r>
      <w:r w:rsidR="00E86557" w:rsidRPr="00E86557">
        <w:t xml:space="preserve">forman un ángulo de </w:t>
      </w:r>
      <w:r w:rsidR="00E86557">
        <w:t>25,05</w:t>
      </w:r>
      <w:r w:rsidR="00E86557" w:rsidRPr="00E86557">
        <w:t>º y su coseno es 0</w:t>
      </w:r>
      <w:r w:rsidR="00E86557">
        <w:t>,9059. Lo cual implica que de las 36 skills, 26 son iguales y 10 (25,05º/90º x 36) son diferentes.</w:t>
      </w:r>
    </w:p>
    <w:p w14:paraId="59197EC5" w14:textId="08050B90" w:rsidR="001E7E43" w:rsidRDefault="001E7E43" w:rsidP="00EF7135">
      <w:r w:rsidRPr="001E7E43">
        <w:t>Se genera la matriz de vecinos (</w:t>
      </w:r>
      <w:r>
        <w:t>71</w:t>
      </w:r>
      <w:r w:rsidRPr="001E7E43">
        <w:t>x6) que contiene l</w:t>
      </w:r>
      <w:r>
        <w:t>o</w:t>
      </w:r>
      <w:r w:rsidRPr="001E7E43">
        <w:t xml:space="preserve">s 6 </w:t>
      </w:r>
      <w:r>
        <w:t>alumnos</w:t>
      </w:r>
      <w:r w:rsidRPr="001E7E43">
        <w:t xml:space="preserve"> más similares a cada </w:t>
      </w:r>
      <w:r>
        <w:t>alumno. El primer alumno m</w:t>
      </w:r>
      <w:r w:rsidRPr="001E7E43">
        <w:t xml:space="preserve">ás similar a un determinado alumno es </w:t>
      </w:r>
      <w:r>
        <w:t>é</w:t>
      </w:r>
      <w:r w:rsidRPr="001E7E43">
        <w:t>l mism</w:t>
      </w:r>
      <w:r>
        <w:t>o</w:t>
      </w:r>
      <w:r w:rsidRPr="001E7E43">
        <w:t xml:space="preserve"> con una similitud de 1. Una vez eliminada la columna del primer vecino se obtiene una matriz de vecinos (</w:t>
      </w:r>
      <w:r>
        <w:t>71</w:t>
      </w:r>
      <w:r w:rsidRPr="001E7E43">
        <w:t xml:space="preserve">x5) sobre la cual se </w:t>
      </w:r>
      <w:r w:rsidR="00880597">
        <w:t>identifican los 5 vecinos del nuevo alumno (</w:t>
      </w:r>
      <w:r w:rsidRPr="001E7E43">
        <w:t xml:space="preserve">1x5), para lo cual se </w:t>
      </w:r>
      <w:r w:rsidR="00880597">
        <w:t xml:space="preserve">iguala el código de alumno </w:t>
      </w:r>
      <w:r w:rsidRPr="001E7E43">
        <w:t>(</w:t>
      </w:r>
      <w:r w:rsidR="00880597">
        <w:t>alumno</w:t>
      </w:r>
      <w:r w:rsidRPr="001E7E43">
        <w:t xml:space="preserve">_id) </w:t>
      </w:r>
      <w:r w:rsidR="00A91E6F">
        <w:t xml:space="preserve">al parámetro “alumnonuevo” </w:t>
      </w:r>
      <w:r w:rsidRPr="001E7E43">
        <w:t>(</w:t>
      </w:r>
      <w:r w:rsidR="00A91E6F">
        <w:t>alumnonuevo</w:t>
      </w:r>
      <w:r w:rsidRPr="001E7E43">
        <w:t xml:space="preserve"> =</w:t>
      </w:r>
      <w:r w:rsidR="00A91E6F">
        <w:t>71</w:t>
      </w:r>
      <w:r w:rsidRPr="001E7E43">
        <w:t>).</w:t>
      </w:r>
      <w:r w:rsidR="001A38ED">
        <w:t xml:space="preserve"> </w:t>
      </w:r>
    </w:p>
    <w:p w14:paraId="69AECC35" w14:textId="7C448110" w:rsidR="00294B17" w:rsidRDefault="008553B0" w:rsidP="00EF7135">
      <w:r>
        <w:lastRenderedPageBreak/>
        <w:t xml:space="preserve">Se identifican los vecinos comunes entre el vector de los 5 vecinos del nuevo alumno y la matriz de los 5 vecinos de las 10 ofertas nuevas. Dichos vecinos comunes permiten identificar los códigos (job_id) de </w:t>
      </w:r>
      <w:r w:rsidRPr="008553B0">
        <w:t>las ofertas nuevas a recomendar al alumno</w:t>
      </w:r>
      <w:r>
        <w:t xml:space="preserve"> nuevo (rec_alumno71). Se unen los data frame </w:t>
      </w:r>
      <w:r w:rsidRPr="008553B0">
        <w:t xml:space="preserve">rec_alumno71 y ofertas_nuevas para generar las </w:t>
      </w:r>
      <w:r>
        <w:t xml:space="preserve">ofertas nuevas que se recomienda considerar al nuevo alumno. </w:t>
      </w:r>
      <w:r w:rsidR="001A38ED" w:rsidRPr="001A38ED">
        <w:t xml:space="preserve">Finalmente se salva el archivo </w:t>
      </w:r>
      <w:r w:rsidR="001A38ED">
        <w:t>en dos formatos:</w:t>
      </w:r>
      <w:r w:rsidR="001A38ED" w:rsidRPr="001A38ED">
        <w:t xml:space="preserve"> "REC_alumno71.xlsx"</w:t>
      </w:r>
      <w:r w:rsidR="001A38ED">
        <w:t xml:space="preserve"> y “</w:t>
      </w:r>
      <w:r w:rsidR="001A38ED" w:rsidRPr="001A38ED">
        <w:t>REC_alumno71.json"</w:t>
      </w:r>
      <w:r w:rsidR="001A38ED">
        <w:t xml:space="preserve">. </w:t>
      </w:r>
      <w:r w:rsidR="001A38ED" w:rsidRPr="001A38ED">
        <w:t xml:space="preserve"> El output de este API es un array que muestra </w:t>
      </w:r>
      <w:r w:rsidR="001A38ED">
        <w:t xml:space="preserve">al alumno nuevo </w:t>
      </w:r>
      <w:r w:rsidR="00294B17" w:rsidRPr="00294B17">
        <w:t>la/s oferta/s nueva/s que son similares a las ofertas asignadas a alumnos similares a él.</w:t>
      </w:r>
    </w:p>
    <w:p w14:paraId="2A9E2FEA" w14:textId="46CEA484" w:rsidR="00EF7135" w:rsidRPr="00166464" w:rsidRDefault="00AE073B" w:rsidP="00EF7135">
      <w:pPr>
        <w:pStyle w:val="Ttulo3"/>
      </w:pPr>
      <w:bookmarkStart w:id="1643" w:name="_Toc104540084"/>
      <w:r w:rsidRPr="00AE073B">
        <w:t xml:space="preserve">Llamada </w:t>
      </w:r>
      <w:r w:rsidR="00294B17">
        <w:t>de las APIs</w:t>
      </w:r>
      <w:bookmarkEnd w:id="1643"/>
    </w:p>
    <w:p w14:paraId="11A0F768" w14:textId="440FF012" w:rsidR="00EF7135" w:rsidRPr="00166464" w:rsidRDefault="005A69AA" w:rsidP="00EF7135">
      <w:r>
        <w:t>Xxx</w:t>
      </w:r>
    </w:p>
    <w:p w14:paraId="5F4EBB21" w14:textId="6E9FDF75" w:rsidR="00EF7135" w:rsidRPr="00166464" w:rsidRDefault="00B720A6" w:rsidP="00EF7135">
      <w:pPr>
        <w:pStyle w:val="Ttulo3"/>
      </w:pPr>
      <w:bookmarkStart w:id="1644" w:name="_Toc104540085"/>
      <w:r>
        <w:t>Intercambio de ficheros Web-APIs</w:t>
      </w:r>
      <w:bookmarkEnd w:id="1644"/>
    </w:p>
    <w:p w14:paraId="6A6DD2CD" w14:textId="64C80E69" w:rsidR="00EF7135" w:rsidRPr="00166464" w:rsidRDefault="00294B17" w:rsidP="00EF7135">
      <w:r>
        <w:t>Xxx</w:t>
      </w:r>
    </w:p>
    <w:p w14:paraId="64B4C9E1" w14:textId="77777777" w:rsidR="000C3A99" w:rsidRPr="00166464" w:rsidRDefault="000C3A99" w:rsidP="000C3A99"/>
    <w:p w14:paraId="4C4D93BE" w14:textId="20A8CF1E" w:rsidR="000C3A99" w:rsidRDefault="000C3A99">
      <w:pPr>
        <w:spacing w:before="0" w:after="0" w:line="240" w:lineRule="auto"/>
        <w:jc w:val="left"/>
      </w:pPr>
      <w:r>
        <w:br w:type="page"/>
      </w:r>
    </w:p>
    <w:p w14:paraId="071E8260" w14:textId="77777777" w:rsidR="000C3A99" w:rsidRDefault="000C3A99" w:rsidP="000C3A99">
      <w:pPr>
        <w:sectPr w:rsidR="000C3A99" w:rsidSect="00C804D3">
          <w:pgSz w:w="11900" w:h="16840" w:code="9"/>
          <w:pgMar w:top="1985" w:right="1701" w:bottom="1418" w:left="1701" w:header="851" w:footer="851" w:gutter="567"/>
          <w:cols w:space="708"/>
          <w:titlePg/>
          <w:docGrid w:linePitch="360"/>
        </w:sectPr>
      </w:pPr>
    </w:p>
    <w:p w14:paraId="217BB919" w14:textId="51F62A2F" w:rsidR="00C61D64" w:rsidRPr="00EF1449" w:rsidRDefault="009B3341" w:rsidP="00EF1449">
      <w:pPr>
        <w:pStyle w:val="Ttulo1"/>
        <w:framePr w:wrap="notBeside"/>
      </w:pPr>
      <w:r>
        <w:lastRenderedPageBreak/>
        <w:br/>
      </w:r>
      <w:bookmarkStart w:id="1645" w:name="_Toc104540086"/>
      <w:r w:rsidR="502C0D24">
        <w:t>C</w:t>
      </w:r>
      <w:r w:rsidR="71B8698E">
        <w:t>onclusiones y líneas futuras</w:t>
      </w:r>
      <w:bookmarkEnd w:id="1645"/>
    </w:p>
    <w:p w14:paraId="2855D10B" w14:textId="77777777" w:rsidR="00937CF8" w:rsidRPr="003D1078" w:rsidRDefault="78C3D5C4" w:rsidP="00C73DFD">
      <w:pPr>
        <w:rPr>
          <w:color w:val="FF0000"/>
        </w:rPr>
      </w:pPr>
      <w:r w:rsidRPr="003D1078">
        <w:rPr>
          <w:color w:val="FF0000"/>
        </w:rPr>
        <w:t>Ideas a las que se llega después del desarrollo del proyecto, así como las líneas posibles de trabajo posterior.</w:t>
      </w:r>
    </w:p>
    <w:p w14:paraId="2F3BDE81" w14:textId="769DE5CD" w:rsidR="003D1078" w:rsidRDefault="003D1078" w:rsidP="00C73DFD">
      <w:pPr>
        <w:sectPr w:rsidR="003D1078" w:rsidSect="00EF1449">
          <w:type w:val="oddPage"/>
          <w:pgSz w:w="11900" w:h="16840" w:code="9"/>
          <w:pgMar w:top="1985" w:right="1701" w:bottom="1418" w:left="1701" w:header="851" w:footer="851" w:gutter="567"/>
          <w:cols w:space="708"/>
          <w:titlePg/>
          <w:docGrid w:linePitch="360"/>
        </w:sectPr>
      </w:pPr>
      <w:r>
        <w:t>Xxx</w:t>
      </w:r>
    </w:p>
    <w:p w14:paraId="176B376D" w14:textId="07994C5D" w:rsidR="00844985" w:rsidRPr="00747FD4" w:rsidRDefault="78C3D5C4" w:rsidP="00EF1449">
      <w:pPr>
        <w:pStyle w:val="Ttulo1"/>
        <w:framePr w:wrap="notBeside"/>
        <w:numPr>
          <w:ilvl w:val="0"/>
          <w:numId w:val="0"/>
        </w:numPr>
      </w:pPr>
      <w:bookmarkStart w:id="1646" w:name="_Toc104540087"/>
      <w:r>
        <w:lastRenderedPageBreak/>
        <w:t>Bibliografía</w:t>
      </w:r>
      <w:bookmarkEnd w:id="1646"/>
    </w:p>
    <w:p w14:paraId="01C37AFA" w14:textId="43D7F79A" w:rsidR="00937CF8" w:rsidRDefault="00937CF8" w:rsidP="00937CF8">
      <w:r>
        <w:t xml:space="preserve">Bibliografía citada en la memoria. Seguirá el </w:t>
      </w:r>
      <w:hyperlink r:id="rId35" w:history="1">
        <w:r w:rsidRPr="00937CF8">
          <w:rPr>
            <w:rStyle w:val="Hipervnculo"/>
          </w:rPr>
          <w:t>formato APA</w:t>
        </w:r>
      </w:hyperlink>
      <w:r>
        <w:t>.</w:t>
      </w:r>
    </w:p>
    <w:p w14:paraId="153CE107" w14:textId="2C73B9B1" w:rsidR="00060AFB" w:rsidRDefault="00056FFC" w:rsidP="00337FBF">
      <w:r>
        <w:t>Ejemplos de referencias:</w:t>
      </w:r>
    </w:p>
    <w:p w14:paraId="2AF9D203" w14:textId="4F429813" w:rsidR="00056FFC" w:rsidRDefault="00056FFC" w:rsidP="003C3F39">
      <w:pPr>
        <w:pStyle w:val="Prrafodelista"/>
        <w:numPr>
          <w:ilvl w:val="0"/>
          <w:numId w:val="6"/>
        </w:numPr>
        <w:spacing w:after="0" w:line="240" w:lineRule="auto"/>
        <w:ind w:left="567" w:hanging="567"/>
        <w:contextualSpacing w:val="0"/>
      </w:pPr>
      <w:r w:rsidRPr="00056FFC">
        <w:rPr>
          <w:lang w:val="en-US"/>
        </w:rPr>
        <w:t xml:space="preserve">Grady, J. S., Her, M., Moreno, G., Perez, C., &amp; Yelinek, J. (2019). Emotions in storybooks: A comparison of storybooks that represent ethnic and racial groups in the United States. </w:t>
      </w:r>
      <w:r w:rsidRPr="00056FFC">
        <w:t xml:space="preserve">Psychology of Popular Media Culture, 8(3), 207–217. </w:t>
      </w:r>
      <w:hyperlink r:id="rId36" w:history="1">
        <w:r w:rsidRPr="00C16F08">
          <w:rPr>
            <w:rStyle w:val="Hipervnculo"/>
          </w:rPr>
          <w:t>https://doi.org/10.1037/ppm0000185</w:t>
        </w:r>
      </w:hyperlink>
    </w:p>
    <w:p w14:paraId="7AFC7542" w14:textId="48D0F588" w:rsidR="00056FFC" w:rsidRPr="00056FFC" w:rsidRDefault="00056FFC" w:rsidP="003C3F39">
      <w:pPr>
        <w:pStyle w:val="Prrafodelista"/>
        <w:numPr>
          <w:ilvl w:val="0"/>
          <w:numId w:val="6"/>
        </w:numPr>
        <w:spacing w:after="0" w:line="240" w:lineRule="auto"/>
        <w:ind w:left="567" w:hanging="567"/>
        <w:contextualSpacing w:val="0"/>
        <w:rPr>
          <w:lang w:val="en-US"/>
        </w:rPr>
      </w:pPr>
      <w:r w:rsidRPr="00C06BF6">
        <w:rPr>
          <w:lang w:val="de-DE"/>
        </w:rPr>
        <w:t xml:space="preserve">Jerrentrup, A., Mueller, T., Glowalla, U., Herder, M., Henrichs, N., Neubauer, A., &amp; Schaefer, J. R. (2018). </w:t>
      </w:r>
      <w:r w:rsidRPr="00056FFC">
        <w:rPr>
          <w:lang w:val="en-US"/>
        </w:rPr>
        <w:t xml:space="preserve">Teaching medicine with the help of “Dr. House”. PLoS ONE, 13(3), Article e0193972. </w:t>
      </w:r>
      <w:r>
        <w:fldChar w:fldCharType="begin"/>
      </w:r>
      <w:r w:rsidRPr="00606480">
        <w:rPr>
          <w:lang w:val="en-US"/>
          <w:rPrChange w:id="1647" w:author="Sergio Saugar García" w:date="2022-06-09T11:39:00Z">
            <w:rPr/>
          </w:rPrChange>
        </w:rPr>
        <w:instrText>HYPERLINK "https://doi.org/10.1371/journal.pone.0193972"</w:instrText>
      </w:r>
      <w:r>
        <w:fldChar w:fldCharType="separate"/>
      </w:r>
      <w:r w:rsidRPr="00056FFC">
        <w:rPr>
          <w:rStyle w:val="Hipervnculo"/>
          <w:lang w:val="en-US"/>
        </w:rPr>
        <w:t>https://doi.org/10.1371/journal.pone.0193972</w:t>
      </w:r>
      <w:r>
        <w:rPr>
          <w:rStyle w:val="Hipervnculo"/>
          <w:lang w:val="en-US"/>
        </w:rPr>
        <w:fldChar w:fldCharType="end"/>
      </w:r>
    </w:p>
    <w:p w14:paraId="5047E0A4" w14:textId="13683A13" w:rsidR="00056FFC" w:rsidRDefault="00056FFC" w:rsidP="003C3F39">
      <w:pPr>
        <w:pStyle w:val="Prrafodelista"/>
        <w:numPr>
          <w:ilvl w:val="0"/>
          <w:numId w:val="6"/>
        </w:numPr>
        <w:spacing w:after="0" w:line="240" w:lineRule="auto"/>
        <w:ind w:left="567" w:hanging="567"/>
        <w:contextualSpacing w:val="0"/>
        <w:rPr>
          <w:lang w:val="en-US"/>
        </w:rPr>
      </w:pPr>
      <w:r w:rsidRPr="00056FFC">
        <w:rPr>
          <w:lang w:val="en-US"/>
        </w:rPr>
        <w:t xml:space="preserve">Schaefer, N. K., &amp; Shapiro, B. (2019, September 6). New middle chapter in the story of human evolution. Science, 365(6457), 981–982. </w:t>
      </w:r>
      <w:hyperlink r:id="rId37" w:history="1">
        <w:r w:rsidRPr="00C16F08">
          <w:rPr>
            <w:rStyle w:val="Hipervnculo"/>
            <w:lang w:val="en-US"/>
          </w:rPr>
          <w:t>https://doi.org/10.1126/science.aay3550</w:t>
        </w:r>
      </w:hyperlink>
      <w:r>
        <w:rPr>
          <w:lang w:val="en-US"/>
        </w:rPr>
        <w:t xml:space="preserve"> </w:t>
      </w:r>
    </w:p>
    <w:p w14:paraId="0E827D4C" w14:textId="2088B250" w:rsidR="00056FFC" w:rsidRDefault="00056FFC" w:rsidP="003C3F39">
      <w:pPr>
        <w:pStyle w:val="Prrafodelista"/>
        <w:numPr>
          <w:ilvl w:val="0"/>
          <w:numId w:val="6"/>
        </w:numPr>
        <w:spacing w:after="0" w:line="240" w:lineRule="auto"/>
        <w:ind w:left="567" w:hanging="567"/>
        <w:contextualSpacing w:val="0"/>
        <w:rPr>
          <w:lang w:val="en-US"/>
        </w:rPr>
      </w:pPr>
      <w:r w:rsidRPr="00056FFC">
        <w:rPr>
          <w:lang w:val="en-US"/>
        </w:rPr>
        <w:t xml:space="preserve">Carey, B. (2019, March 22). Can we get better at forgetting? The New York Times. </w:t>
      </w:r>
      <w:r>
        <w:fldChar w:fldCharType="begin"/>
      </w:r>
      <w:r w:rsidRPr="00606480">
        <w:rPr>
          <w:lang w:val="en-US"/>
          <w:rPrChange w:id="1648" w:author="Sergio Saugar García" w:date="2022-06-09T11:39:00Z">
            <w:rPr/>
          </w:rPrChange>
        </w:rPr>
        <w:instrText>HYPERLINK "https://www.nytimes.com/2019/03/22/health/memory-forgetting-psychology.html"</w:instrText>
      </w:r>
      <w:r>
        <w:fldChar w:fldCharType="separate"/>
      </w:r>
      <w:r w:rsidRPr="00C16F08">
        <w:rPr>
          <w:rStyle w:val="Hipervnculo"/>
          <w:lang w:val="en-US"/>
        </w:rPr>
        <w:t>https://www.nytimes.com/2019/03/22/health/memory-forgetting-psychology.html</w:t>
      </w:r>
      <w:r>
        <w:rPr>
          <w:rStyle w:val="Hipervnculo"/>
          <w:lang w:val="en-US"/>
        </w:rPr>
        <w:fldChar w:fldCharType="end"/>
      </w:r>
      <w:r>
        <w:rPr>
          <w:lang w:val="en-US"/>
        </w:rPr>
        <w:t xml:space="preserve"> </w:t>
      </w:r>
    </w:p>
    <w:p w14:paraId="1A40F8F0" w14:textId="372D5E83" w:rsidR="00056FFC" w:rsidRDefault="00056FFC" w:rsidP="003C3F39">
      <w:pPr>
        <w:pStyle w:val="Prrafodelista"/>
        <w:numPr>
          <w:ilvl w:val="0"/>
          <w:numId w:val="6"/>
        </w:numPr>
        <w:spacing w:after="0" w:line="240" w:lineRule="auto"/>
        <w:ind w:left="567" w:hanging="567"/>
        <w:contextualSpacing w:val="0"/>
        <w:rPr>
          <w:lang w:val="en-US"/>
        </w:rPr>
      </w:pPr>
      <w:r w:rsidRPr="00056FFC">
        <w:rPr>
          <w:lang w:val="en-US"/>
        </w:rPr>
        <w:t xml:space="preserve">Rabinowitz, F. E. (2019). Deepening group psychotherapy with men: Stories and insights for the journey. American Psychological Association. </w:t>
      </w:r>
      <w:hyperlink r:id="rId38" w:history="1">
        <w:r w:rsidRPr="00C16F08">
          <w:rPr>
            <w:rStyle w:val="Hipervnculo"/>
            <w:lang w:val="en-US"/>
          </w:rPr>
          <w:t>https://doi.org/10.1037/0000132-000</w:t>
        </w:r>
      </w:hyperlink>
      <w:r>
        <w:rPr>
          <w:lang w:val="en-US"/>
        </w:rPr>
        <w:t xml:space="preserve"> </w:t>
      </w:r>
    </w:p>
    <w:p w14:paraId="0E611920" w14:textId="628F8AF3" w:rsidR="00056FFC" w:rsidRDefault="00056FFC" w:rsidP="003C3F39">
      <w:pPr>
        <w:pStyle w:val="Prrafodelista"/>
        <w:numPr>
          <w:ilvl w:val="0"/>
          <w:numId w:val="6"/>
        </w:numPr>
        <w:spacing w:after="0" w:line="240" w:lineRule="auto"/>
        <w:ind w:left="567" w:hanging="567"/>
        <w:contextualSpacing w:val="0"/>
        <w:rPr>
          <w:lang w:val="en-US"/>
        </w:rPr>
      </w:pPr>
      <w:r w:rsidRPr="00056FFC">
        <w:t xml:space="preserve">Aron, L., Botella, M., &amp; Lubart, T. (2019). </w:t>
      </w:r>
      <w:r w:rsidRPr="00056FFC">
        <w:rPr>
          <w:lang w:val="en-US"/>
        </w:rPr>
        <w:t xml:space="preserve">Culinary arts: Talent and their development. In R. F. Subotnik, P. Olszewski-Kubilius, &amp; F. C. Worrell (Eds.), The psychology of high performance: Developing human potential into domain-specific talent (pp. 345–359). American Psychological Association. </w:t>
      </w:r>
      <w:hyperlink r:id="rId39" w:history="1">
        <w:r w:rsidRPr="00C16F08">
          <w:rPr>
            <w:rStyle w:val="Hipervnculo"/>
            <w:lang w:val="en-US"/>
          </w:rPr>
          <w:t>https://doi.org/10.1037/0000120-016</w:t>
        </w:r>
      </w:hyperlink>
      <w:r>
        <w:rPr>
          <w:lang w:val="en-US"/>
        </w:rPr>
        <w:t xml:space="preserve"> </w:t>
      </w:r>
    </w:p>
    <w:p w14:paraId="6259C4C3" w14:textId="37D2716E" w:rsidR="00056FFC" w:rsidRDefault="00056FFC" w:rsidP="003C3F39">
      <w:pPr>
        <w:pStyle w:val="Prrafodelista"/>
        <w:numPr>
          <w:ilvl w:val="0"/>
          <w:numId w:val="6"/>
        </w:numPr>
        <w:spacing w:after="0" w:line="240" w:lineRule="auto"/>
        <w:ind w:left="567" w:hanging="567"/>
        <w:contextualSpacing w:val="0"/>
        <w:rPr>
          <w:lang w:val="en-US"/>
        </w:rPr>
      </w:pPr>
      <w:r w:rsidRPr="00056FFC">
        <w:rPr>
          <w:lang w:val="en-US"/>
        </w:rPr>
        <w:t xml:space="preserve">Harvard University. (2019, August 28). Soft robotic gripper for jellyfish [Video]. YouTube. </w:t>
      </w:r>
      <w:hyperlink r:id="rId40" w:history="1">
        <w:r w:rsidRPr="00C16F08">
          <w:rPr>
            <w:rStyle w:val="Hipervnculo"/>
            <w:lang w:val="en-US"/>
          </w:rPr>
          <w:t>https://www.youtube.com/watch?v=guRoWTYfxMs</w:t>
        </w:r>
      </w:hyperlink>
      <w:r>
        <w:rPr>
          <w:lang w:val="en-US"/>
        </w:rPr>
        <w:t xml:space="preserve"> </w:t>
      </w:r>
    </w:p>
    <w:p w14:paraId="0D695590" w14:textId="1F566B0B" w:rsidR="00056FFC" w:rsidRDefault="00056FFC" w:rsidP="003C3F39">
      <w:pPr>
        <w:pStyle w:val="Prrafodelista"/>
        <w:numPr>
          <w:ilvl w:val="0"/>
          <w:numId w:val="6"/>
        </w:numPr>
        <w:spacing w:after="0" w:line="240" w:lineRule="auto"/>
        <w:ind w:left="567" w:hanging="567"/>
        <w:contextualSpacing w:val="0"/>
        <w:rPr>
          <w:lang w:val="en-US"/>
        </w:rPr>
      </w:pPr>
      <w:r w:rsidRPr="00056FFC">
        <w:rPr>
          <w:lang w:val="en-US"/>
        </w:rPr>
        <w:t xml:space="preserve">APA Databases [@APA_Databases]. (2019, September 5). Help students avoid plagiarismWeb emoji of crossing hands and researchers navigate the publication process. More details available in the 7th edition @APA_Style table [Tweet]. Twitter. </w:t>
      </w:r>
      <w:hyperlink r:id="rId41" w:history="1">
        <w:r w:rsidRPr="00C16F08">
          <w:rPr>
            <w:rStyle w:val="Hipervnculo"/>
            <w:lang w:val="en-US"/>
          </w:rPr>
          <w:t>https://twitter.com/APA_Databases/status/1169644365452578823</w:t>
        </w:r>
      </w:hyperlink>
      <w:r>
        <w:rPr>
          <w:lang w:val="en-US"/>
        </w:rPr>
        <w:t xml:space="preserve"> </w:t>
      </w:r>
    </w:p>
    <w:p w14:paraId="33F8DE36" w14:textId="515555EB" w:rsidR="00056FFC" w:rsidRDefault="00056FFC" w:rsidP="003C3F39">
      <w:pPr>
        <w:pStyle w:val="Prrafodelista"/>
        <w:numPr>
          <w:ilvl w:val="0"/>
          <w:numId w:val="6"/>
        </w:numPr>
        <w:spacing w:after="0" w:line="240" w:lineRule="auto"/>
        <w:ind w:left="567" w:hanging="567"/>
        <w:contextualSpacing w:val="0"/>
        <w:rPr>
          <w:lang w:val="en-US"/>
        </w:rPr>
      </w:pPr>
      <w:r w:rsidRPr="00056FFC">
        <w:rPr>
          <w:lang w:val="en-US"/>
        </w:rPr>
        <w:t xml:space="preserve">Fagan, J. (2019, March 25). Nursing clinical brain. OER Commons. Retrieved September 17, 2019, from </w:t>
      </w:r>
      <w:r>
        <w:lastRenderedPageBreak/>
        <w:fldChar w:fldCharType="begin"/>
      </w:r>
      <w:r w:rsidRPr="00606480">
        <w:rPr>
          <w:lang w:val="en-US"/>
          <w:rPrChange w:id="1649" w:author="Sergio Saugar García" w:date="2022-06-09T11:39:00Z">
            <w:rPr/>
          </w:rPrChange>
        </w:rPr>
        <w:instrText>HYPERLINK "https://www.oercommons.org/authoring/53029-nursing-clinical-brain/view"</w:instrText>
      </w:r>
      <w:r>
        <w:fldChar w:fldCharType="separate"/>
      </w:r>
      <w:r w:rsidRPr="00C16F08">
        <w:rPr>
          <w:rStyle w:val="Hipervnculo"/>
          <w:lang w:val="en-US"/>
        </w:rPr>
        <w:t>https://www.oercommons.org/authoring/53029-nursing-clinical-brain/view</w:t>
      </w:r>
      <w:r>
        <w:rPr>
          <w:rStyle w:val="Hipervnculo"/>
          <w:lang w:val="en-US"/>
        </w:rPr>
        <w:fldChar w:fldCharType="end"/>
      </w:r>
      <w:r>
        <w:rPr>
          <w:lang w:val="en-US"/>
        </w:rPr>
        <w:t xml:space="preserve"> </w:t>
      </w:r>
    </w:p>
    <w:p w14:paraId="0AEC7F5D" w14:textId="51CDF8CE" w:rsidR="00056FFC" w:rsidRPr="00051FEC" w:rsidRDefault="00056FFC" w:rsidP="003C3F39">
      <w:pPr>
        <w:pStyle w:val="Prrafodelista"/>
        <w:numPr>
          <w:ilvl w:val="0"/>
          <w:numId w:val="6"/>
        </w:numPr>
        <w:spacing w:after="0" w:line="240" w:lineRule="auto"/>
        <w:ind w:left="567" w:hanging="567"/>
        <w:contextualSpacing w:val="0"/>
      </w:pPr>
      <w:r w:rsidRPr="00056FFC">
        <w:rPr>
          <w:lang w:val="en-US"/>
        </w:rPr>
        <w:t xml:space="preserve">National Institute of Mental Health. (2018, July). Anxiety disorders. U.S. Department of Health and Human Services, National Institutes of Health. </w:t>
      </w:r>
      <w:r>
        <w:fldChar w:fldCharType="begin"/>
      </w:r>
      <w:r w:rsidRPr="00606480">
        <w:rPr>
          <w:lang w:val="en-US"/>
          <w:rPrChange w:id="1650" w:author="Sergio Saugar García" w:date="2022-06-09T11:39:00Z">
            <w:rPr/>
          </w:rPrChange>
        </w:rPr>
        <w:instrText>HYPERLINK "https://www.nimh.nih.gov/health/topics/anxiety-disorders/index.shtml"</w:instrText>
      </w:r>
      <w:r>
        <w:fldChar w:fldCharType="separate"/>
      </w:r>
      <w:r w:rsidRPr="00051FEC">
        <w:rPr>
          <w:rStyle w:val="Hipervnculo"/>
        </w:rPr>
        <w:t>https://www.nimh.nih.gov/health/topics/anxiety-disorders/index.shtml</w:t>
      </w:r>
      <w:r>
        <w:rPr>
          <w:rStyle w:val="Hipervnculo"/>
        </w:rPr>
        <w:fldChar w:fldCharType="end"/>
      </w:r>
    </w:p>
    <w:p w14:paraId="4693FCCB" w14:textId="65CEC7E8" w:rsidR="00056FFC" w:rsidRPr="00051FEC" w:rsidRDefault="00056FFC" w:rsidP="003C3F39">
      <w:pPr>
        <w:pStyle w:val="Prrafodelista"/>
        <w:numPr>
          <w:ilvl w:val="0"/>
          <w:numId w:val="6"/>
        </w:numPr>
        <w:spacing w:after="0" w:line="240" w:lineRule="auto"/>
        <w:ind w:left="567" w:hanging="567"/>
        <w:contextualSpacing w:val="0"/>
      </w:pPr>
      <w:r w:rsidRPr="00056FFC">
        <w:rPr>
          <w:lang w:val="en-US"/>
        </w:rPr>
        <w:t xml:space="preserve">Woodyatt, A. (2019, September 10). Daytime naps once or twice a week may be linked to a healthy heart, researchers say. </w:t>
      </w:r>
      <w:r w:rsidRPr="00051FEC">
        <w:t xml:space="preserve">CNN. </w:t>
      </w:r>
      <w:hyperlink r:id="rId42" w:history="1">
        <w:r w:rsidRPr="00051FEC">
          <w:rPr>
            <w:rStyle w:val="Hipervnculo"/>
          </w:rPr>
          <w:t>https://www.cnn.com/2019/09/10/health/nap-heart-health-wellness-intl-scli/index.html</w:t>
        </w:r>
      </w:hyperlink>
      <w:r w:rsidRPr="00051FEC">
        <w:t xml:space="preserve"> </w:t>
      </w:r>
    </w:p>
    <w:p w14:paraId="3212DD7E" w14:textId="48D7FDA7" w:rsidR="00056FFC" w:rsidRPr="00051FEC" w:rsidRDefault="2E74AF69" w:rsidP="39E28D74">
      <w:pPr>
        <w:pStyle w:val="Prrafodelista"/>
        <w:numPr>
          <w:ilvl w:val="0"/>
          <w:numId w:val="6"/>
        </w:numPr>
        <w:spacing w:after="0" w:line="240" w:lineRule="auto"/>
        <w:ind w:left="567" w:hanging="567"/>
      </w:pPr>
      <w:r w:rsidRPr="39E28D74">
        <w:rPr>
          <w:lang w:val="en-US"/>
        </w:rPr>
        <w:t xml:space="preserve">World Health Organization. (2018, May 24). The top 10 causes of death. </w:t>
      </w:r>
      <w:r>
        <w:fldChar w:fldCharType="begin"/>
      </w:r>
      <w:r w:rsidRPr="00606480">
        <w:rPr>
          <w:lang w:val="en-US"/>
          <w:rPrChange w:id="1651" w:author="Sergio Saugar García" w:date="2022-06-09T11:39:00Z">
            <w:rPr/>
          </w:rPrChange>
        </w:rPr>
        <w:instrText>HYPERLINK "https://www.who.int/news-room/fact-sheets/detail/the-top-10-causes-of-death" \h</w:instrText>
      </w:r>
      <w:r>
        <w:fldChar w:fldCharType="separate"/>
      </w:r>
      <w:r w:rsidRPr="39E28D74">
        <w:rPr>
          <w:rStyle w:val="Hipervnculo"/>
        </w:rPr>
        <w:t>https://www.who.int/news-room/fact-sheets/detail/the-top-10-causes-of-death</w:t>
      </w:r>
      <w:r>
        <w:rPr>
          <w:rStyle w:val="Hipervnculo"/>
        </w:rPr>
        <w:fldChar w:fldCharType="end"/>
      </w:r>
      <w:r>
        <w:t xml:space="preserve"> </w:t>
      </w:r>
    </w:p>
    <w:p w14:paraId="1F1C4DC8" w14:textId="1B0EDD6E" w:rsidR="000C3A99" w:rsidRDefault="000C3A99">
      <w:pPr>
        <w:spacing w:before="0" w:after="0" w:line="240" w:lineRule="auto"/>
        <w:jc w:val="left"/>
      </w:pPr>
      <w:r>
        <w:br w:type="page"/>
      </w:r>
    </w:p>
    <w:p w14:paraId="24518CAB" w14:textId="77777777" w:rsidR="39E28D74" w:rsidRDefault="39E28D74" w:rsidP="39E28D74">
      <w:pPr>
        <w:spacing w:after="0" w:line="240" w:lineRule="auto"/>
      </w:pPr>
    </w:p>
    <w:p w14:paraId="350FECE2" w14:textId="27F21767" w:rsidR="5DC65E9C" w:rsidRDefault="5DC65E9C" w:rsidP="39E28D74">
      <w:pPr>
        <w:pStyle w:val="Ttulo1"/>
        <w:framePr w:wrap="notBeside"/>
        <w:numPr>
          <w:ilvl w:val="0"/>
          <w:numId w:val="0"/>
        </w:numPr>
      </w:pPr>
      <w:bookmarkStart w:id="1652" w:name="_Toc104540088"/>
      <w:r>
        <w:t>Anexo I</w:t>
      </w:r>
      <w:bookmarkEnd w:id="1652"/>
    </w:p>
    <w:p w14:paraId="24CD3EB6" w14:textId="03D0C5C5" w:rsidR="5DC65E9C" w:rsidRDefault="5DC65E9C" w:rsidP="39E28D74">
      <w:pPr>
        <w:pStyle w:val="Ttulo1"/>
        <w:framePr w:wrap="notBeside"/>
        <w:numPr>
          <w:ilvl w:val="0"/>
          <w:numId w:val="0"/>
        </w:numPr>
      </w:pPr>
      <w:bookmarkStart w:id="1653" w:name="_Toc104540089"/>
      <w:r>
        <w:t>Otras posibilidades para realizar el análisis y el diseño</w:t>
      </w:r>
      <w:bookmarkEnd w:id="1653"/>
    </w:p>
    <w:p w14:paraId="4F0151E1" w14:textId="437D81BD" w:rsidR="39E28D74" w:rsidRPr="00E3760D" w:rsidRDefault="39E28D74" w:rsidP="39E28D74">
      <w:pPr>
        <w:rPr>
          <w:color w:val="FF0000"/>
        </w:rPr>
      </w:pPr>
      <w:r w:rsidRPr="00E3760D">
        <w:rPr>
          <w:color w:val="FF0000"/>
        </w:rPr>
        <w:t>A lo largo de este documento se ha asumido un desarrollo orientado a objetos. No obstante, se pueden seguir otros enfoques, por ejemplo, un desarrollo estructurado con diagrama de contexto, diagramas de flujos de datos, diagrama entidad-relación, etc.</w:t>
      </w:r>
    </w:p>
    <w:p w14:paraId="330AECC3" w14:textId="38C73CAC" w:rsidR="39E28D74" w:rsidRPr="00E3760D" w:rsidRDefault="39E28D74" w:rsidP="39E28D74">
      <w:pPr>
        <w:rPr>
          <w:color w:val="FF0000"/>
        </w:rPr>
      </w:pPr>
      <w:r w:rsidRPr="00E3760D">
        <w:rPr>
          <w:color w:val="FF0000"/>
        </w:rPr>
        <w:t>Asimismo, es posible utilizar el diagrama entidad-relación de forma complementaria a los diagramas de clases.</w:t>
      </w:r>
    </w:p>
    <w:p w14:paraId="3B2106B6" w14:textId="76A9AC6F" w:rsidR="39E28D74" w:rsidRPr="00E3760D" w:rsidRDefault="39E28D74" w:rsidP="39E28D74">
      <w:pPr>
        <w:rPr>
          <w:color w:val="FF0000"/>
        </w:rPr>
      </w:pPr>
      <w:r w:rsidRPr="00E3760D">
        <w:rPr>
          <w:color w:val="FF0000"/>
        </w:rPr>
        <w:t>Por otra parte, el tutor del proyecto puede dar sus propias orientaciones si lo considera oportuno.</w:t>
      </w:r>
    </w:p>
    <w:p w14:paraId="6329EEBF" w14:textId="5E9AFD68" w:rsidR="39E28D74" w:rsidRDefault="39E28D74">
      <w:r>
        <w:br w:type="page"/>
      </w:r>
    </w:p>
    <w:p w14:paraId="7F523D2F" w14:textId="79B4B8A7" w:rsidR="39E28D74" w:rsidRDefault="39E28D74" w:rsidP="39E28D74"/>
    <w:p w14:paraId="040EF320" w14:textId="490D7D21" w:rsidR="5DC65E9C" w:rsidRDefault="5DC65E9C" w:rsidP="39E28D74">
      <w:pPr>
        <w:pStyle w:val="Ttulo1"/>
        <w:framePr w:wrap="notBeside"/>
        <w:numPr>
          <w:ilvl w:val="0"/>
          <w:numId w:val="0"/>
        </w:numPr>
      </w:pPr>
      <w:bookmarkStart w:id="1654" w:name="_Toc104540090"/>
      <w:r>
        <w:t>Anexo II</w:t>
      </w:r>
      <w:bookmarkEnd w:id="1654"/>
    </w:p>
    <w:p w14:paraId="45D16DE4" w14:textId="360C0CD7" w:rsidR="5DC65E9C" w:rsidRDefault="5DC65E9C" w:rsidP="39E28D74">
      <w:pPr>
        <w:pStyle w:val="Ttulo1"/>
        <w:framePr w:wrap="notBeside"/>
        <w:numPr>
          <w:ilvl w:val="0"/>
          <w:numId w:val="0"/>
        </w:numPr>
      </w:pPr>
      <w:bookmarkStart w:id="1655" w:name="_Toc104540091"/>
      <w:r>
        <w:t>Fuente de inspiración del presente documento</w:t>
      </w:r>
      <w:bookmarkEnd w:id="1655"/>
    </w:p>
    <w:p w14:paraId="01D6853A" w14:textId="731988FC" w:rsidR="39E28D74" w:rsidRPr="00E3760D" w:rsidRDefault="39E28D74" w:rsidP="39E28D74">
      <w:pPr>
        <w:rPr>
          <w:color w:val="FF0000"/>
        </w:rPr>
      </w:pPr>
      <w:r w:rsidRPr="00E3760D">
        <w:rPr>
          <w:color w:val="FF0000"/>
        </w:rPr>
        <w:t xml:space="preserve">Independiente de que su uso que esté actualmente más o menos extendido, se ha considerado que la metodología </w:t>
      </w:r>
      <w:hyperlink r:id="rId43">
        <w:r w:rsidRPr="00E3760D">
          <w:rPr>
            <w:rStyle w:val="Hipervnculo"/>
            <w:color w:val="FF0000"/>
          </w:rPr>
          <w:t>Métrica 3</w:t>
        </w:r>
      </w:hyperlink>
      <w:r w:rsidRPr="00E3760D">
        <w:rPr>
          <w:color w:val="FF0000"/>
        </w:rPr>
        <w:t xml:space="preserve"> es adecuada como marco de referencia en la elaboración de la documentación. En consecuencia, ha sido una fuente de inspiración.</w:t>
      </w:r>
    </w:p>
    <w:p w14:paraId="46A81843" w14:textId="14F1C93C" w:rsidR="39E28D74" w:rsidRDefault="39E28D74" w:rsidP="39E28D74">
      <w:pPr>
        <w:spacing w:after="0" w:line="240" w:lineRule="auto"/>
      </w:pPr>
    </w:p>
    <w:p w14:paraId="6B4A576B" w14:textId="2507E323" w:rsidR="39E28D74" w:rsidRDefault="39E28D74" w:rsidP="39E28D74">
      <w:pPr>
        <w:spacing w:after="0" w:line="240" w:lineRule="auto"/>
      </w:pPr>
    </w:p>
    <w:p w14:paraId="5978FACC" w14:textId="1362AA4F" w:rsidR="00EF1449" w:rsidRPr="00051FEC" w:rsidRDefault="00EF1449" w:rsidP="00337FBF"/>
    <w:p w14:paraId="57FC923A" w14:textId="77777777" w:rsidR="00EF1449" w:rsidRPr="00051FEC" w:rsidRDefault="00EF1449" w:rsidP="00EF1449"/>
    <w:p w14:paraId="7596C7FB" w14:textId="77777777" w:rsidR="00EF1449" w:rsidRPr="00051FEC" w:rsidRDefault="00EF1449" w:rsidP="00EF1449"/>
    <w:p w14:paraId="471C7BD0" w14:textId="77777777" w:rsidR="00EF1449" w:rsidRPr="00051FEC" w:rsidRDefault="00EF1449" w:rsidP="00EF1449"/>
    <w:p w14:paraId="210B5FA3" w14:textId="7BAA160A" w:rsidR="00EF1449" w:rsidRPr="00051FEC" w:rsidRDefault="00EF1449" w:rsidP="00EF1449">
      <w:pPr>
        <w:sectPr w:rsidR="00EF1449" w:rsidRPr="00051FEC" w:rsidSect="00EF1449">
          <w:type w:val="oddPage"/>
          <w:pgSz w:w="11900" w:h="16840" w:code="9"/>
          <w:pgMar w:top="1985" w:right="1701" w:bottom="1418" w:left="1701" w:header="851" w:footer="851" w:gutter="567"/>
          <w:cols w:space="708"/>
          <w:titlePg/>
          <w:docGrid w:linePitch="360"/>
        </w:sectPr>
      </w:pPr>
    </w:p>
    <w:p w14:paraId="5C046556" w14:textId="76DA2613" w:rsidR="00303664" w:rsidRPr="00747FD4" w:rsidRDefault="78C3D5C4" w:rsidP="00EF1449">
      <w:pPr>
        <w:pStyle w:val="Ttulo1"/>
        <w:framePr w:wrap="notBeside"/>
        <w:numPr>
          <w:ilvl w:val="0"/>
          <w:numId w:val="0"/>
        </w:numPr>
      </w:pPr>
      <w:bookmarkStart w:id="1656" w:name="_Toc104540092"/>
      <w:r>
        <w:lastRenderedPageBreak/>
        <w:t>Glosario de términos</w:t>
      </w:r>
      <w:bookmarkEnd w:id="1656"/>
    </w:p>
    <w:p w14:paraId="49FD27C4" w14:textId="2FF31555" w:rsidR="00303664" w:rsidRPr="00E3760D" w:rsidRDefault="00937CF8" w:rsidP="00337FBF">
      <w:pPr>
        <w:rPr>
          <w:color w:val="FF0000"/>
        </w:rPr>
      </w:pPr>
      <w:r w:rsidRPr="00E3760D">
        <w:rPr>
          <w:color w:val="FF0000"/>
        </w:rPr>
        <w:t>Si es necesario.</w:t>
      </w:r>
    </w:p>
    <w:p w14:paraId="538C75A0" w14:textId="4E895EEE" w:rsidR="00303664" w:rsidRDefault="00303664" w:rsidP="00337FBF"/>
    <w:p w14:paraId="4A1267EC" w14:textId="46282B11" w:rsidR="00EF1449" w:rsidRDefault="00EF1449" w:rsidP="00337FBF"/>
    <w:p w14:paraId="59C9D4DB" w14:textId="5A059317" w:rsidR="00EF1449" w:rsidRDefault="00EF1449" w:rsidP="00337FBF"/>
    <w:p w14:paraId="22E8B572" w14:textId="57B7730F" w:rsidR="00EF1449" w:rsidRDefault="00EF1449" w:rsidP="00337FBF"/>
    <w:p w14:paraId="33C5E456" w14:textId="267EEBDE" w:rsidR="00EF1449" w:rsidRDefault="00EF1449" w:rsidP="00337FBF"/>
    <w:p w14:paraId="6E2B60CA" w14:textId="46C0E7F3" w:rsidR="00EF1449" w:rsidRDefault="00EF1449" w:rsidP="00337FBF"/>
    <w:p w14:paraId="718F2752" w14:textId="7132AC40" w:rsidR="00EF1449" w:rsidRDefault="00EF1449" w:rsidP="00337FBF"/>
    <w:p w14:paraId="40070C8F" w14:textId="41953505" w:rsidR="00EF1449" w:rsidRDefault="00EF1449" w:rsidP="00337FBF"/>
    <w:p w14:paraId="4257894B" w14:textId="77777777" w:rsidR="00EF1449" w:rsidRDefault="00EF1449" w:rsidP="00337FBF"/>
    <w:p w14:paraId="7B778764" w14:textId="3391F16D" w:rsidR="00303664" w:rsidRDefault="00303664" w:rsidP="00337FBF"/>
    <w:p w14:paraId="00E7C43C" w14:textId="565FD8E9" w:rsidR="00303664" w:rsidRDefault="00303664" w:rsidP="00337FBF"/>
    <w:p w14:paraId="36113571" w14:textId="77777777" w:rsidR="00303664" w:rsidRDefault="00303664" w:rsidP="00337FBF"/>
    <w:p w14:paraId="39C8B8C2" w14:textId="6464CAD5" w:rsidR="00835622" w:rsidRDefault="00835622" w:rsidP="00337FBF"/>
    <w:p w14:paraId="75E6CD69" w14:textId="77777777" w:rsidR="006351D8" w:rsidRDefault="006351D8" w:rsidP="00F0770A">
      <w:pPr>
        <w:pStyle w:val="Ttulo1"/>
        <w:framePr w:wrap="notBeside"/>
        <w:numPr>
          <w:ilvl w:val="0"/>
          <w:numId w:val="0"/>
        </w:numPr>
        <w:spacing w:before="480"/>
        <w:sectPr w:rsidR="006351D8" w:rsidSect="006351D8">
          <w:type w:val="oddPage"/>
          <w:pgSz w:w="11900" w:h="16840" w:code="9"/>
          <w:pgMar w:top="1985" w:right="1701" w:bottom="1418" w:left="1701" w:header="851" w:footer="851" w:gutter="567"/>
          <w:cols w:space="708"/>
          <w:titlePg/>
          <w:docGrid w:linePitch="360"/>
        </w:sectPr>
      </w:pPr>
    </w:p>
    <w:p w14:paraId="4F4435ED" w14:textId="1D519AA9" w:rsidR="00303664" w:rsidRPr="00747FD4" w:rsidRDefault="5DC65E9C" w:rsidP="00DF2FEA">
      <w:pPr>
        <w:pStyle w:val="Ttulo1"/>
        <w:framePr w:h="751" w:hRule="exact" w:wrap="notBeside" w:y="6"/>
        <w:numPr>
          <w:ilvl w:val="0"/>
          <w:numId w:val="0"/>
        </w:numPr>
      </w:pPr>
      <w:bookmarkStart w:id="1657" w:name="_Toc104540093"/>
      <w:r>
        <w:lastRenderedPageBreak/>
        <w:t>Anexos</w:t>
      </w:r>
      <w:bookmarkEnd w:id="1657"/>
    </w:p>
    <w:p w14:paraId="4BC781F3" w14:textId="09551D9E" w:rsidR="006831F1" w:rsidRDefault="00141177" w:rsidP="00F0770A">
      <w:r>
        <w:t xml:space="preserve">Ejemplo </w:t>
      </w:r>
      <w:r w:rsidR="00897A42">
        <w:t xml:space="preserve">de </w:t>
      </w:r>
      <w:r w:rsidR="00C13E43">
        <w:t>planificación de un TFG</w:t>
      </w:r>
    </w:p>
    <w:p w14:paraId="6CA6AECF" w14:textId="5834D132" w:rsidR="006831F1" w:rsidRDefault="006831F1" w:rsidP="00F0770A">
      <w:r>
        <w:rPr>
          <w:noProof/>
        </w:rPr>
        <w:drawing>
          <wp:inline distT="0" distB="0" distL="0" distR="0" wp14:anchorId="01F34DFE" wp14:editId="475F901A">
            <wp:extent cx="5036185" cy="348678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36185" cy="3486785"/>
                    </a:xfrm>
                    <a:prstGeom prst="rect">
                      <a:avLst/>
                    </a:prstGeom>
                    <a:noFill/>
                    <a:ln>
                      <a:noFill/>
                    </a:ln>
                  </pic:spPr>
                </pic:pic>
              </a:graphicData>
            </a:graphic>
          </wp:inline>
        </w:drawing>
      </w:r>
    </w:p>
    <w:p w14:paraId="10349F2D" w14:textId="348A5F5F" w:rsidR="00897A42" w:rsidRDefault="00C13E43" w:rsidP="00F0770A">
      <w:r>
        <w:t>Ejemplo de d</w:t>
      </w:r>
      <w:r w:rsidR="00897A42">
        <w:t>iagrama de clase</w:t>
      </w:r>
      <w:r>
        <w:t>s</w:t>
      </w:r>
    </w:p>
    <w:p w14:paraId="630EFC26" w14:textId="3C600FAE" w:rsidR="00897A42" w:rsidRDefault="00897A42" w:rsidP="00F0770A">
      <w:r>
        <w:rPr>
          <w:noProof/>
        </w:rPr>
        <w:drawing>
          <wp:inline distT="0" distB="0" distL="0" distR="0" wp14:anchorId="01FD7CB4" wp14:editId="04CFFA12">
            <wp:extent cx="4559935" cy="285940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59935" cy="2859405"/>
                    </a:xfrm>
                    <a:prstGeom prst="rect">
                      <a:avLst/>
                    </a:prstGeom>
                    <a:noFill/>
                  </pic:spPr>
                </pic:pic>
              </a:graphicData>
            </a:graphic>
          </wp:inline>
        </w:drawing>
      </w:r>
    </w:p>
    <w:p w14:paraId="492700FA" w14:textId="77777777" w:rsidR="00CA740D" w:rsidRDefault="00CA740D" w:rsidP="00F0770A"/>
    <w:p w14:paraId="4C465256" w14:textId="2C836E30" w:rsidR="00897A42" w:rsidRDefault="00897A42" w:rsidP="00F0770A">
      <w:r>
        <w:lastRenderedPageBreak/>
        <w:t>Ejemplo de diagrama de componentes</w:t>
      </w:r>
    </w:p>
    <w:p w14:paraId="67DDDF55" w14:textId="5AB0A565" w:rsidR="00897A42" w:rsidRDefault="00897A42" w:rsidP="00F0770A">
      <w:r w:rsidRPr="00897A42">
        <w:rPr>
          <w:noProof/>
        </w:rPr>
        <w:drawing>
          <wp:inline distT="0" distB="0" distL="0" distR="0" wp14:anchorId="45C5E849" wp14:editId="546D1521">
            <wp:extent cx="4325978" cy="2864267"/>
            <wp:effectExtent l="0" t="0" r="0" b="0"/>
            <wp:docPr id="7" name="Imagen 2">
              <a:extLst xmlns:a="http://schemas.openxmlformats.org/drawingml/2006/main">
                <a:ext uri="{FF2B5EF4-FFF2-40B4-BE49-F238E27FC236}">
                  <a16:creationId xmlns:a16="http://schemas.microsoft.com/office/drawing/2014/main" id="{7431878F-4AC8-4B8E-AA1E-BDA63AB8344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a:extLst>
                        <a:ext uri="{FF2B5EF4-FFF2-40B4-BE49-F238E27FC236}">
                          <a16:creationId xmlns:a16="http://schemas.microsoft.com/office/drawing/2014/main" id="{7431878F-4AC8-4B8E-AA1E-BDA63AB8344F}"/>
                        </a:ext>
                      </a:extLst>
                    </pic:cNvPr>
                    <pic:cNvPicPr>
                      <a:picLocks noChangeAspect="1"/>
                    </pic:cNvPicPr>
                  </pic:nvPicPr>
                  <pic:blipFill>
                    <a:blip r:embed="rId46"/>
                    <a:stretch>
                      <a:fillRect/>
                    </a:stretch>
                  </pic:blipFill>
                  <pic:spPr>
                    <a:xfrm>
                      <a:off x="0" y="0"/>
                      <a:ext cx="4325978" cy="2864267"/>
                    </a:xfrm>
                    <a:prstGeom prst="rect">
                      <a:avLst/>
                    </a:prstGeom>
                  </pic:spPr>
                </pic:pic>
              </a:graphicData>
            </a:graphic>
          </wp:inline>
        </w:drawing>
      </w:r>
    </w:p>
    <w:p w14:paraId="4882D82C" w14:textId="77777777" w:rsidR="00897A42" w:rsidRDefault="00897A42" w:rsidP="00F0770A"/>
    <w:p w14:paraId="151CDCD8" w14:textId="77777777" w:rsidR="00897A42" w:rsidRDefault="00897A42" w:rsidP="00F0770A"/>
    <w:p w14:paraId="12C4FADB" w14:textId="20AB606B" w:rsidR="00897A42" w:rsidRDefault="00897A42" w:rsidP="00F0770A">
      <w:r>
        <w:t>Ejemplo de diagrama de despliegue</w:t>
      </w:r>
    </w:p>
    <w:p w14:paraId="699EB8F8" w14:textId="474572CF" w:rsidR="00897A42" w:rsidRDefault="00897A42" w:rsidP="00F0770A">
      <w:r w:rsidRPr="00897A42">
        <w:rPr>
          <w:noProof/>
        </w:rPr>
        <w:drawing>
          <wp:inline distT="0" distB="0" distL="0" distR="0" wp14:anchorId="5E13ACC6" wp14:editId="33D8073D">
            <wp:extent cx="3320290" cy="2260210"/>
            <wp:effectExtent l="0" t="0" r="0" b="6985"/>
            <wp:docPr id="9" name="Imagen 2">
              <a:extLst xmlns:a="http://schemas.openxmlformats.org/drawingml/2006/main">
                <a:ext uri="{FF2B5EF4-FFF2-40B4-BE49-F238E27FC236}">
                  <a16:creationId xmlns:a16="http://schemas.microsoft.com/office/drawing/2014/main" id="{A352B116-5890-49FB-BC84-F9BE119F98F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a:extLst>
                        <a:ext uri="{FF2B5EF4-FFF2-40B4-BE49-F238E27FC236}">
                          <a16:creationId xmlns:a16="http://schemas.microsoft.com/office/drawing/2014/main" id="{A352B116-5890-49FB-BC84-F9BE119F98F6}"/>
                        </a:ext>
                      </a:extLst>
                    </pic:cNvPr>
                    <pic:cNvPicPr>
                      <a:picLocks noChangeAspect="1"/>
                    </pic:cNvPicPr>
                  </pic:nvPicPr>
                  <pic:blipFill>
                    <a:blip r:embed="rId47"/>
                    <a:stretch>
                      <a:fillRect/>
                    </a:stretch>
                  </pic:blipFill>
                  <pic:spPr>
                    <a:xfrm>
                      <a:off x="0" y="0"/>
                      <a:ext cx="3320290" cy="2260210"/>
                    </a:xfrm>
                    <a:prstGeom prst="rect">
                      <a:avLst/>
                    </a:prstGeom>
                  </pic:spPr>
                </pic:pic>
              </a:graphicData>
            </a:graphic>
          </wp:inline>
        </w:drawing>
      </w:r>
    </w:p>
    <w:p w14:paraId="12B564C9" w14:textId="77777777" w:rsidR="00CA740D" w:rsidRDefault="00CA740D" w:rsidP="00F0770A"/>
    <w:p w14:paraId="2738D0C3" w14:textId="77777777" w:rsidR="00CA740D" w:rsidRDefault="00CA740D" w:rsidP="00F0770A"/>
    <w:p w14:paraId="4E524CA2" w14:textId="5176C486" w:rsidR="00DA772D" w:rsidRDefault="00DA772D" w:rsidP="00F0770A">
      <w:r>
        <w:lastRenderedPageBreak/>
        <w:t>Ejemplo de diagrama de objetos</w:t>
      </w:r>
    </w:p>
    <w:p w14:paraId="47188BBD" w14:textId="36E16491" w:rsidR="00DA772D" w:rsidRDefault="00DA772D" w:rsidP="00F0770A">
      <w:r w:rsidRPr="00DA772D">
        <w:rPr>
          <w:noProof/>
        </w:rPr>
        <w:drawing>
          <wp:inline distT="0" distB="0" distL="0" distR="0" wp14:anchorId="7FDBE331" wp14:editId="31A7CACF">
            <wp:extent cx="3302389" cy="1974642"/>
            <wp:effectExtent l="0" t="0" r="0" b="6985"/>
            <wp:docPr id="10" name="Imagen 6">
              <a:extLst xmlns:a="http://schemas.openxmlformats.org/drawingml/2006/main">
                <a:ext uri="{FF2B5EF4-FFF2-40B4-BE49-F238E27FC236}">
                  <a16:creationId xmlns:a16="http://schemas.microsoft.com/office/drawing/2014/main" id="{52B434A0-D48B-4493-92A1-380AC10D802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a:extLst>
                        <a:ext uri="{FF2B5EF4-FFF2-40B4-BE49-F238E27FC236}">
                          <a16:creationId xmlns:a16="http://schemas.microsoft.com/office/drawing/2014/main" id="{52B434A0-D48B-4493-92A1-380AC10D8024}"/>
                        </a:ext>
                      </a:extLst>
                    </pic:cNvPr>
                    <pic:cNvPicPr>
                      <a:picLocks noChangeAspect="1"/>
                    </pic:cNvPicPr>
                  </pic:nvPicPr>
                  <pic:blipFill>
                    <a:blip r:embed="rId48"/>
                    <a:stretch>
                      <a:fillRect/>
                    </a:stretch>
                  </pic:blipFill>
                  <pic:spPr>
                    <a:xfrm>
                      <a:off x="0" y="0"/>
                      <a:ext cx="3302389" cy="1974642"/>
                    </a:xfrm>
                    <a:prstGeom prst="rect">
                      <a:avLst/>
                    </a:prstGeom>
                  </pic:spPr>
                </pic:pic>
              </a:graphicData>
            </a:graphic>
          </wp:inline>
        </w:drawing>
      </w:r>
    </w:p>
    <w:p w14:paraId="1AA47D7E" w14:textId="54F51C90" w:rsidR="00DA772D" w:rsidRDefault="00DA772D" w:rsidP="00F0770A">
      <w:r>
        <w:t>Ejemplo de diagrama de paquetes</w:t>
      </w:r>
    </w:p>
    <w:p w14:paraId="706BAF37" w14:textId="467E4302" w:rsidR="00DA772D" w:rsidRDefault="00DA772D" w:rsidP="00F0770A">
      <w:r w:rsidRPr="00DA772D">
        <w:rPr>
          <w:noProof/>
        </w:rPr>
        <w:drawing>
          <wp:inline distT="0" distB="0" distL="0" distR="0" wp14:anchorId="74DD8CD9" wp14:editId="72715AF6">
            <wp:extent cx="3302390" cy="2060305"/>
            <wp:effectExtent l="0" t="0" r="0" b="0"/>
            <wp:docPr id="15" name="Imagen 5">
              <a:extLst xmlns:a="http://schemas.openxmlformats.org/drawingml/2006/main">
                <a:ext uri="{FF2B5EF4-FFF2-40B4-BE49-F238E27FC236}">
                  <a16:creationId xmlns:a16="http://schemas.microsoft.com/office/drawing/2014/main" id="{13FF59DD-3392-450E-9E56-63E5ADE509F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a:extLst>
                        <a:ext uri="{FF2B5EF4-FFF2-40B4-BE49-F238E27FC236}">
                          <a16:creationId xmlns:a16="http://schemas.microsoft.com/office/drawing/2014/main" id="{13FF59DD-3392-450E-9E56-63E5ADE509F1}"/>
                        </a:ext>
                      </a:extLst>
                    </pic:cNvPr>
                    <pic:cNvPicPr>
                      <a:picLocks noChangeAspect="1"/>
                    </pic:cNvPicPr>
                  </pic:nvPicPr>
                  <pic:blipFill>
                    <a:blip r:embed="rId49"/>
                    <a:stretch>
                      <a:fillRect/>
                    </a:stretch>
                  </pic:blipFill>
                  <pic:spPr>
                    <a:xfrm>
                      <a:off x="0" y="0"/>
                      <a:ext cx="3302390" cy="2060305"/>
                    </a:xfrm>
                    <a:prstGeom prst="rect">
                      <a:avLst/>
                    </a:prstGeom>
                  </pic:spPr>
                </pic:pic>
              </a:graphicData>
            </a:graphic>
          </wp:inline>
        </w:drawing>
      </w:r>
    </w:p>
    <w:p w14:paraId="0BC902B2" w14:textId="77777777" w:rsidR="00CA740D" w:rsidRDefault="00CA740D" w:rsidP="00F0770A"/>
    <w:p w14:paraId="665476F5" w14:textId="77777777" w:rsidR="00CA740D" w:rsidRDefault="00CA740D" w:rsidP="00F0770A"/>
    <w:p w14:paraId="1004220B" w14:textId="77777777" w:rsidR="00CA740D" w:rsidRDefault="00CA740D" w:rsidP="00F0770A"/>
    <w:p w14:paraId="558C9119" w14:textId="77777777" w:rsidR="00CA740D" w:rsidRDefault="00CA740D" w:rsidP="00F0770A"/>
    <w:p w14:paraId="471E5F51" w14:textId="77777777" w:rsidR="00CA740D" w:rsidRDefault="00CA740D" w:rsidP="00F0770A"/>
    <w:p w14:paraId="127CB3FD" w14:textId="77777777" w:rsidR="00CA740D" w:rsidRDefault="00CA740D" w:rsidP="00F0770A"/>
    <w:p w14:paraId="38340963" w14:textId="77777777" w:rsidR="00CA740D" w:rsidRDefault="00CA740D" w:rsidP="00F0770A"/>
    <w:p w14:paraId="276E553D" w14:textId="2AAC89ED" w:rsidR="00F0770A" w:rsidRDefault="00897A42" w:rsidP="00F0770A">
      <w:r>
        <w:lastRenderedPageBreak/>
        <w:t xml:space="preserve">Ejemplo </w:t>
      </w:r>
      <w:r w:rsidR="00141177">
        <w:t>de diagrama de contexto</w:t>
      </w:r>
    </w:p>
    <w:p w14:paraId="136580BA" w14:textId="66E1F3DB" w:rsidR="00303664" w:rsidRDefault="00141177" w:rsidP="00F0770A">
      <w:r>
        <w:rPr>
          <w:noProof/>
        </w:rPr>
        <w:drawing>
          <wp:inline distT="0" distB="0" distL="0" distR="0" wp14:anchorId="77072718" wp14:editId="119A490C">
            <wp:extent cx="3517900" cy="3468665"/>
            <wp:effectExtent l="0" t="0" r="6350" b="0"/>
            <wp:docPr id="2" name="Imagen 2" descr="Partial context diagram for the Chemical Track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rtial context diagram for the Chemical Tracking System."/>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525025" cy="3475691"/>
                    </a:xfrm>
                    <a:prstGeom prst="rect">
                      <a:avLst/>
                    </a:prstGeom>
                    <a:noFill/>
                    <a:ln>
                      <a:noFill/>
                    </a:ln>
                  </pic:spPr>
                </pic:pic>
              </a:graphicData>
            </a:graphic>
          </wp:inline>
        </w:drawing>
      </w:r>
    </w:p>
    <w:p w14:paraId="2AC96E45" w14:textId="7C530C8E" w:rsidR="00303664" w:rsidRDefault="00141177" w:rsidP="00F0770A">
      <w:r>
        <w:t>Ejemplo de caso de uso</w:t>
      </w:r>
    </w:p>
    <w:p w14:paraId="19159CE6" w14:textId="6ED65B58" w:rsidR="00141177" w:rsidRDefault="00141177" w:rsidP="00F0770A">
      <w:r>
        <w:rPr>
          <w:noProof/>
        </w:rPr>
        <w:drawing>
          <wp:inline distT="0" distB="0" distL="0" distR="0" wp14:anchorId="26D232C0" wp14:editId="355D621B">
            <wp:extent cx="3511550" cy="2975365"/>
            <wp:effectExtent l="0" t="0" r="0" b="0"/>
            <wp:docPr id="3" name="Imagen 3" descr="Partial use case diagram for the Chemical Track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rtial use case diagram for the Chemical Tracking System."/>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518567" cy="2981311"/>
                    </a:xfrm>
                    <a:prstGeom prst="rect">
                      <a:avLst/>
                    </a:prstGeom>
                    <a:noFill/>
                    <a:ln>
                      <a:noFill/>
                    </a:ln>
                  </pic:spPr>
                </pic:pic>
              </a:graphicData>
            </a:graphic>
          </wp:inline>
        </w:drawing>
      </w:r>
    </w:p>
    <w:p w14:paraId="729EAAC4" w14:textId="77777777" w:rsidR="00B56868" w:rsidRDefault="00B56868" w:rsidP="00F0770A"/>
    <w:p w14:paraId="07926AE4" w14:textId="68D5F180" w:rsidR="00EF1449" w:rsidRDefault="00EB1FDF" w:rsidP="00F0770A">
      <w:r>
        <w:lastRenderedPageBreak/>
        <w:t>Ejemplo de diagrama de actividades</w:t>
      </w:r>
    </w:p>
    <w:p w14:paraId="512C2DC1" w14:textId="1D6F9995" w:rsidR="00EF1449" w:rsidRDefault="00EB1FDF" w:rsidP="00F0770A">
      <w:r>
        <w:rPr>
          <w:noProof/>
        </w:rPr>
        <w:drawing>
          <wp:inline distT="0" distB="0" distL="0" distR="0" wp14:anchorId="4E9E64D9" wp14:editId="57C15B9F">
            <wp:extent cx="3587750" cy="3001859"/>
            <wp:effectExtent l="0" t="0" r="0" b="8255"/>
            <wp:docPr id="4" name="Imagen 4" descr="An illustration showing the normal flow of a use&#10;                  case in the left part of the figure. Starting with a solid&#10;                  dot that represents the use case preconditions, arrows lead&#10;                  downward through a series of steps in rectangles to the use&#10;                  case postconditions. In the middle of the stack of&#10;                  rectangles is a diamond representing a branch point&#10;                  condition. An arrow goes from the diamond to the right,&#10;                  where there is another series of vertical boxes and arrows&#10;                  representing steps in the alternative flow. The last step in&#10;                  the alternative flow has an arrow going back to the left to&#10;                  rejoin the last step in the normal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n illustration showing the normal flow of a use&#10;                  case in the left part of the figure. Starting with a solid&#10;                  dot that represents the use case preconditions, arrows lead&#10;                  downward through a series of steps in rectangles to the use&#10;                  case postconditions. In the middle of the stack of&#10;                  rectangles is a diamond representing a branch point&#10;                  condition. An arrow goes from the diamond to the right,&#10;                  where there is another series of vertical boxes and arrows&#10;                  representing steps in the alternative flow. The last step in&#10;                  the alternative flow has an arrow going back to the left to&#10;                  rejoin the last step in the normal flow."/>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598733" cy="3011049"/>
                    </a:xfrm>
                    <a:prstGeom prst="rect">
                      <a:avLst/>
                    </a:prstGeom>
                    <a:noFill/>
                    <a:ln>
                      <a:noFill/>
                    </a:ln>
                  </pic:spPr>
                </pic:pic>
              </a:graphicData>
            </a:graphic>
          </wp:inline>
        </w:drawing>
      </w:r>
    </w:p>
    <w:p w14:paraId="44921E85" w14:textId="0C658F1D" w:rsidR="00303664" w:rsidRDefault="001138BA" w:rsidP="00F0770A">
      <w:r>
        <w:t>Ejemplo de DFD Diagrama de Flujo de datos</w:t>
      </w:r>
    </w:p>
    <w:p w14:paraId="6F4866A5" w14:textId="499236A3" w:rsidR="00303664" w:rsidRDefault="001138BA" w:rsidP="00F0770A">
      <w:r w:rsidRPr="001138BA">
        <w:rPr>
          <w:noProof/>
        </w:rPr>
        <w:drawing>
          <wp:inline distT="0" distB="0" distL="0" distR="0" wp14:anchorId="0946E7D4" wp14:editId="634F395A">
            <wp:extent cx="3543300" cy="3181866"/>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556184" cy="3193436"/>
                    </a:xfrm>
                    <a:prstGeom prst="rect">
                      <a:avLst/>
                    </a:prstGeom>
                  </pic:spPr>
                </pic:pic>
              </a:graphicData>
            </a:graphic>
          </wp:inline>
        </w:drawing>
      </w:r>
    </w:p>
    <w:p w14:paraId="7D4153EE" w14:textId="75A3C622" w:rsidR="00303664" w:rsidRDefault="00303664" w:rsidP="00F0770A"/>
    <w:p w14:paraId="26F4ED61" w14:textId="671BEE26" w:rsidR="004A1E6E" w:rsidRDefault="004A1E6E" w:rsidP="00F0770A"/>
    <w:p w14:paraId="06124EDF" w14:textId="19BC01DD" w:rsidR="00F0770A" w:rsidRDefault="001138BA" w:rsidP="00F0770A">
      <w:r>
        <w:lastRenderedPageBreak/>
        <w:t>Ejemplo de diagrama de transición</w:t>
      </w:r>
    </w:p>
    <w:p w14:paraId="2847BC73" w14:textId="3B6D8DE3" w:rsidR="001138BA" w:rsidRDefault="001138BA" w:rsidP="00F0770A">
      <w:r w:rsidRPr="001138BA">
        <w:rPr>
          <w:noProof/>
        </w:rPr>
        <w:drawing>
          <wp:inline distT="0" distB="0" distL="0" distR="0" wp14:anchorId="3812371C" wp14:editId="2E9CF4C9">
            <wp:extent cx="3505200" cy="3319576"/>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515612" cy="3329436"/>
                    </a:xfrm>
                    <a:prstGeom prst="rect">
                      <a:avLst/>
                    </a:prstGeom>
                  </pic:spPr>
                </pic:pic>
              </a:graphicData>
            </a:graphic>
          </wp:inline>
        </w:drawing>
      </w:r>
    </w:p>
    <w:p w14:paraId="1AA4D4CF" w14:textId="77777777" w:rsidR="00B56868" w:rsidRDefault="00B56868" w:rsidP="00F0770A"/>
    <w:p w14:paraId="246E5B30" w14:textId="402CAAFB" w:rsidR="00B56868" w:rsidRDefault="00B56868" w:rsidP="00F0770A">
      <w:r>
        <w:t>Ejemplo de diagrama lógico de una vpn</w:t>
      </w:r>
    </w:p>
    <w:p w14:paraId="0CA845EA" w14:textId="0B799B75" w:rsidR="00B56868" w:rsidRDefault="00B56868" w:rsidP="00F0770A">
      <w:r w:rsidRPr="00B56868">
        <w:rPr>
          <w:noProof/>
        </w:rPr>
        <w:drawing>
          <wp:inline distT="0" distB="0" distL="0" distR="0" wp14:anchorId="534D9FE2" wp14:editId="4D123CEE">
            <wp:extent cx="3689155" cy="2276475"/>
            <wp:effectExtent l="0" t="0" r="698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696995" cy="2281313"/>
                    </a:xfrm>
                    <a:prstGeom prst="rect">
                      <a:avLst/>
                    </a:prstGeom>
                  </pic:spPr>
                </pic:pic>
              </a:graphicData>
            </a:graphic>
          </wp:inline>
        </w:drawing>
      </w:r>
    </w:p>
    <w:p w14:paraId="414C6037" w14:textId="77777777" w:rsidR="00B56868" w:rsidRDefault="00B56868" w:rsidP="00F0770A"/>
    <w:p w14:paraId="1FD5C9B7" w14:textId="77777777" w:rsidR="00B56868" w:rsidRDefault="00B56868" w:rsidP="00F0770A"/>
    <w:p w14:paraId="74E90338" w14:textId="1BCC1913" w:rsidR="00E03792" w:rsidRDefault="00E03792" w:rsidP="00F0770A">
      <w:r>
        <w:lastRenderedPageBreak/>
        <w:t>Ejemplo de Diagrama E/R</w:t>
      </w:r>
    </w:p>
    <w:p w14:paraId="217C2D6C" w14:textId="29B679F0" w:rsidR="00E03792" w:rsidRDefault="00E03792" w:rsidP="00F0770A">
      <w:r w:rsidRPr="00E03792">
        <w:rPr>
          <w:noProof/>
        </w:rPr>
        <w:drawing>
          <wp:inline distT="0" distB="0" distL="0" distR="0" wp14:anchorId="5870C234" wp14:editId="42C0F8B0">
            <wp:extent cx="3514725" cy="1985813"/>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527328" cy="1992934"/>
                    </a:xfrm>
                    <a:prstGeom prst="rect">
                      <a:avLst/>
                    </a:prstGeom>
                  </pic:spPr>
                </pic:pic>
              </a:graphicData>
            </a:graphic>
          </wp:inline>
        </w:drawing>
      </w:r>
    </w:p>
    <w:p w14:paraId="03D67986" w14:textId="3A067E5E" w:rsidR="00E03792" w:rsidRDefault="00E03792" w:rsidP="00F0770A">
      <w:r>
        <w:t>Ejemplo de diagrama de clases de usuarios</w:t>
      </w:r>
    </w:p>
    <w:p w14:paraId="6D22BCD0" w14:textId="792F8682" w:rsidR="00E03792" w:rsidRDefault="00E03792" w:rsidP="00F0770A">
      <w:r w:rsidRPr="00E03792">
        <w:rPr>
          <w:noProof/>
        </w:rPr>
        <w:drawing>
          <wp:inline distT="0" distB="0" distL="0" distR="0" wp14:anchorId="755BB329" wp14:editId="7123714B">
            <wp:extent cx="3676650" cy="2634059"/>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690026" cy="2643642"/>
                    </a:xfrm>
                    <a:prstGeom prst="rect">
                      <a:avLst/>
                    </a:prstGeom>
                  </pic:spPr>
                </pic:pic>
              </a:graphicData>
            </a:graphic>
          </wp:inline>
        </w:drawing>
      </w:r>
    </w:p>
    <w:p w14:paraId="2F481CE1" w14:textId="67742A50" w:rsidR="003002FE" w:rsidRDefault="003002FE" w:rsidP="00F0770A">
      <w:r>
        <w:t xml:space="preserve">Ejemplo de </w:t>
      </w:r>
      <w:r w:rsidR="00C13E43">
        <w:t xml:space="preserve">interfaz </w:t>
      </w:r>
      <w:r>
        <w:t>HMI</w:t>
      </w:r>
    </w:p>
    <w:p w14:paraId="31BA66A7" w14:textId="77B15CF2" w:rsidR="003002FE" w:rsidRPr="00F0770A" w:rsidRDefault="003002FE" w:rsidP="00F0770A">
      <w:r w:rsidRPr="003002FE">
        <w:rPr>
          <w:noProof/>
        </w:rPr>
        <w:drawing>
          <wp:inline distT="0" distB="0" distL="0" distR="0" wp14:anchorId="59DC0200" wp14:editId="6C341FE0">
            <wp:extent cx="2295525" cy="186860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325541" cy="1893039"/>
                    </a:xfrm>
                    <a:prstGeom prst="rect">
                      <a:avLst/>
                    </a:prstGeom>
                  </pic:spPr>
                </pic:pic>
              </a:graphicData>
            </a:graphic>
          </wp:inline>
        </w:drawing>
      </w:r>
    </w:p>
    <w:sectPr w:rsidR="003002FE" w:rsidRPr="00F0770A" w:rsidSect="006351D8">
      <w:type w:val="oddPage"/>
      <w:pgSz w:w="11900" w:h="16840" w:code="9"/>
      <w:pgMar w:top="1985" w:right="1701" w:bottom="1418" w:left="1701" w:header="851" w:footer="851" w:gutter="567"/>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Sergio Saugar García" w:date="2022-06-09T19:54:00Z" w:initials="SS">
    <w:p w14:paraId="37B6B47D" w14:textId="77777777" w:rsidR="00E55FAE" w:rsidRDefault="00E55FAE" w:rsidP="00C743EC">
      <w:pPr>
        <w:jc w:val="left"/>
      </w:pPr>
      <w:r>
        <w:rPr>
          <w:rStyle w:val="Refdecomentario"/>
        </w:rPr>
        <w:annotationRef/>
      </w:r>
      <w:r>
        <w:rPr>
          <w:sz w:val="20"/>
          <w:szCs w:val="20"/>
        </w:rPr>
        <w:t xml:space="preserve">Ojo porque RESTful debería ser el servicio web y no he visto ningún servicio web definido en el documento. Sólo he visto nombrar POST dos veces y es para llamar a una “API” que nada tiene que ver con REST… </w:t>
      </w:r>
    </w:p>
  </w:comment>
  <w:comment w:id="3" w:author="Sergio Saugar García" w:date="2022-06-09T11:43:00Z" w:initials="SS">
    <w:p w14:paraId="6D410492" w14:textId="7736F6EC" w:rsidR="00606480" w:rsidRDefault="00606480" w:rsidP="007222CC">
      <w:pPr>
        <w:jc w:val="left"/>
      </w:pPr>
      <w:r>
        <w:rPr>
          <w:rStyle w:val="Refdecomentario"/>
        </w:rPr>
        <w:annotationRef/>
      </w:r>
      <w:r>
        <w:rPr>
          <w:sz w:val="20"/>
          <w:szCs w:val="20"/>
        </w:rPr>
        <w:t>Algo así estaría bien, pon la procedencia de cada uno.</w:t>
      </w:r>
    </w:p>
    <w:p w14:paraId="72594E45" w14:textId="77777777" w:rsidR="00606480" w:rsidRDefault="00606480" w:rsidP="007222CC">
      <w:pPr>
        <w:jc w:val="left"/>
      </w:pPr>
    </w:p>
  </w:comment>
  <w:comment w:id="25" w:author="Sergio Saugar García" w:date="2022-06-09T11:49:00Z" w:initials="SS">
    <w:p w14:paraId="78C16FEC" w14:textId="77777777" w:rsidR="00F75AD8" w:rsidRDefault="00F75AD8" w:rsidP="00C96645">
      <w:pPr>
        <w:jc w:val="left"/>
      </w:pPr>
      <w:r>
        <w:rPr>
          <w:rStyle w:val="Refdecomentario"/>
        </w:rPr>
        <w:annotationRef/>
      </w:r>
      <w:r>
        <w:rPr>
          <w:sz w:val="20"/>
          <w:szCs w:val="20"/>
        </w:rPr>
        <w:t>En algunas titulaciones como las nuestras también sucede que la necesidad laboral es tanta que hay un montón de empresas que solicitan perfiles y el problema de los alumnos también es ENTRE TODOS LOS PERFILES, cuál elegir.</w:t>
      </w:r>
    </w:p>
  </w:comment>
  <w:comment w:id="26" w:author="Sergio Saugar García" w:date="2022-06-09T11:50:00Z" w:initials="SS">
    <w:p w14:paraId="61D4BB02" w14:textId="77777777" w:rsidR="00F75AD8" w:rsidRDefault="00F75AD8" w:rsidP="00FA6715">
      <w:pPr>
        <w:jc w:val="left"/>
      </w:pPr>
      <w:r>
        <w:rPr>
          <w:rStyle w:val="Refdecomentario"/>
        </w:rPr>
        <w:annotationRef/>
      </w:r>
      <w:r>
        <w:rPr>
          <w:sz w:val="20"/>
          <w:szCs w:val="20"/>
        </w:rPr>
        <w:t>Tienes que redactar, esto es un TFG. Todos los subpuntos que vienen abajo de esto deben estar redactadas e integradas.</w:t>
      </w:r>
    </w:p>
  </w:comment>
  <w:comment w:id="28" w:author="Sergio Saugar García" w:date="2022-06-09T18:54:00Z" w:initials="SS">
    <w:p w14:paraId="63294E97" w14:textId="77777777" w:rsidR="00523194" w:rsidRDefault="00523194" w:rsidP="000274CB">
      <w:pPr>
        <w:jc w:val="left"/>
      </w:pPr>
      <w:r>
        <w:rPr>
          <w:rStyle w:val="Refdecomentario"/>
        </w:rPr>
        <w:annotationRef/>
      </w:r>
      <w:r>
        <w:rPr>
          <w:sz w:val="20"/>
          <w:szCs w:val="20"/>
        </w:rPr>
        <w:t>Recuerda que la problemática es poder asignar unas prácticas adecuadas… no pierdas el foco</w:t>
      </w:r>
    </w:p>
    <w:p w14:paraId="42B8F230" w14:textId="77777777" w:rsidR="00523194" w:rsidRDefault="00523194" w:rsidP="000274CB">
      <w:pPr>
        <w:jc w:val="left"/>
      </w:pPr>
    </w:p>
  </w:comment>
  <w:comment w:id="31" w:author="Sergio Saugar García" w:date="2022-06-09T18:55:00Z" w:initials="SS">
    <w:p w14:paraId="3C85810C" w14:textId="77777777" w:rsidR="00523194" w:rsidRDefault="00523194" w:rsidP="006D1C9A">
      <w:pPr>
        <w:jc w:val="left"/>
      </w:pPr>
      <w:r>
        <w:rPr>
          <w:rStyle w:val="Refdecomentario"/>
        </w:rPr>
        <w:annotationRef/>
      </w:r>
      <w:r>
        <w:rPr>
          <w:sz w:val="20"/>
          <w:szCs w:val="20"/>
        </w:rPr>
        <w:t>Esto hay que redactarlo, en los documentos científicos no es muy dada la redacción de este tipo con preguntas, etc…</w:t>
      </w:r>
    </w:p>
  </w:comment>
  <w:comment w:id="32" w:author="Sergio Saugar García" w:date="2022-06-09T18:55:00Z" w:initials="SS">
    <w:p w14:paraId="313BF2F7" w14:textId="77777777" w:rsidR="00523194" w:rsidRDefault="00523194" w:rsidP="00543BC1">
      <w:pPr>
        <w:jc w:val="left"/>
      </w:pPr>
      <w:r>
        <w:rPr>
          <w:rStyle w:val="Refdecomentario"/>
        </w:rPr>
        <w:annotationRef/>
      </w:r>
      <w:r>
        <w:rPr>
          <w:sz w:val="20"/>
          <w:szCs w:val="20"/>
        </w:rPr>
        <w:t>Esta afirmación la habrás sacado de algún sitio, ¿no? o es una opinión propia?</w:t>
      </w:r>
    </w:p>
  </w:comment>
  <w:comment w:id="33" w:author="Sergio Saugar García" w:date="2022-06-09T18:56:00Z" w:initials="SS">
    <w:p w14:paraId="6FF465CB" w14:textId="77777777" w:rsidR="00523194" w:rsidRDefault="00523194" w:rsidP="006A2A75">
      <w:pPr>
        <w:jc w:val="left"/>
      </w:pPr>
      <w:r>
        <w:rPr>
          <w:rStyle w:val="Refdecomentario"/>
        </w:rPr>
        <w:annotationRef/>
      </w:r>
      <w:r>
        <w:rPr>
          <w:sz w:val="20"/>
          <w:szCs w:val="20"/>
        </w:rPr>
        <w:t>No sé si en nuestro campo ha ocurrido eso. Intenta no generalizar o aporta la referencia al estudio donde has sacado esta información.</w:t>
      </w:r>
    </w:p>
  </w:comment>
  <w:comment w:id="34" w:author="Sergio Saugar García" w:date="2022-06-09T18:58:00Z" w:initials="SS">
    <w:p w14:paraId="77B7AF8D" w14:textId="77777777" w:rsidR="00523194" w:rsidRDefault="00523194" w:rsidP="00E17DA4">
      <w:pPr>
        <w:jc w:val="left"/>
      </w:pPr>
      <w:r>
        <w:rPr>
          <w:rStyle w:val="Refdecomentario"/>
        </w:rPr>
        <w:annotationRef/>
      </w:r>
      <w:r>
        <w:rPr>
          <w:sz w:val="20"/>
          <w:szCs w:val="20"/>
        </w:rPr>
        <w:t xml:space="preserve">El cambio a este párrafo es un poco brusco. Debes buscar un hilo conductor al texto e ir desgranando los comentarios que pones. </w:t>
      </w:r>
    </w:p>
  </w:comment>
  <w:comment w:id="35" w:author="Sergio Saugar García" w:date="2022-06-09T18:58:00Z" w:initials="SS">
    <w:p w14:paraId="06C656A5" w14:textId="77777777" w:rsidR="00523194" w:rsidRDefault="00523194" w:rsidP="00E8043F">
      <w:pPr>
        <w:jc w:val="left"/>
      </w:pPr>
      <w:r>
        <w:rPr>
          <w:rStyle w:val="Refdecomentario"/>
        </w:rPr>
        <w:annotationRef/>
      </w:r>
      <w:r>
        <w:rPr>
          <w:sz w:val="20"/>
          <w:szCs w:val="20"/>
        </w:rPr>
        <w:t>Aunque sea así, enumera las cinco o simplemente di que se basan en dos aplicaciones parra realizar su función.</w:t>
      </w:r>
    </w:p>
  </w:comment>
  <w:comment w:id="36" w:author="Sergio Saugar García" w:date="2022-06-09T19:00:00Z" w:initials="SS">
    <w:p w14:paraId="2319D2C3" w14:textId="77777777" w:rsidR="00D36308" w:rsidRDefault="00D36308" w:rsidP="00513495">
      <w:pPr>
        <w:jc w:val="left"/>
      </w:pPr>
      <w:r>
        <w:rPr>
          <w:rStyle w:val="Refdecomentario"/>
        </w:rPr>
        <w:annotationRef/>
      </w:r>
      <w:r>
        <w:rPr>
          <w:sz w:val="20"/>
          <w:szCs w:val="20"/>
        </w:rPr>
        <w:t>Todo esto ya es mucho detalle para una introducción, donde se debe presentar el problema general, particularizarlo si quieres en el CEU y comenzar a poner unos objetivos (de hecho, el problema debe INTUIRSE de lo que escribes, para que los objetivos (que en este capítulo se describen a alto nivel), se vean como una consecuencia lógica de lo que has expuesto anteriormente.</w:t>
      </w:r>
    </w:p>
  </w:comment>
  <w:comment w:id="37" w:author="Sergio Saugar García" w:date="2022-06-09T19:01:00Z" w:initials="SS">
    <w:p w14:paraId="41F4D247" w14:textId="77777777" w:rsidR="00D36308" w:rsidRDefault="00D36308" w:rsidP="000C6C94">
      <w:pPr>
        <w:jc w:val="left"/>
      </w:pPr>
      <w:r>
        <w:rPr>
          <w:rStyle w:val="Refdecomentario"/>
        </w:rPr>
        <w:annotationRef/>
      </w:r>
      <w:r>
        <w:rPr>
          <w:sz w:val="20"/>
          <w:szCs w:val="20"/>
        </w:rPr>
        <w:t>Esta parte donde hablas de las aplicaciones que utilizan y de LOS PROCESOS a los que esas aplicaciones dan soporte informático, la llevaría a la parte de análisis del dominio (dentro del capítulo de análisis).</w:t>
      </w:r>
    </w:p>
    <w:p w14:paraId="6833B306" w14:textId="77777777" w:rsidR="00D36308" w:rsidRDefault="00D36308" w:rsidP="000C6C94">
      <w:pPr>
        <w:jc w:val="left"/>
      </w:pPr>
    </w:p>
  </w:comment>
  <w:comment w:id="38" w:author="Sergio Saugar García" w:date="2022-06-09T19:03:00Z" w:initials="SS">
    <w:p w14:paraId="09AE8A83" w14:textId="77777777" w:rsidR="00D36308" w:rsidRDefault="00D36308" w:rsidP="00FD0B0C">
      <w:pPr>
        <w:jc w:val="left"/>
      </w:pPr>
      <w:r>
        <w:rPr>
          <w:rStyle w:val="Refdecomentario"/>
        </w:rPr>
        <w:annotationRef/>
      </w:r>
      <w:r>
        <w:rPr>
          <w:sz w:val="20"/>
          <w:szCs w:val="20"/>
        </w:rPr>
        <w:t>El análisis hecho anteriormente creo que tiene mucho detalle para una introducción, deberías simplemente hacer énfasis en que se suben los CVs en fichero, que las empresas también las publicas y que el matching lo hacen todo a mano.</w:t>
      </w:r>
    </w:p>
    <w:p w14:paraId="0804666F" w14:textId="77777777" w:rsidR="00D36308" w:rsidRDefault="00D36308" w:rsidP="00FD0B0C">
      <w:pPr>
        <w:jc w:val="left"/>
      </w:pPr>
    </w:p>
  </w:comment>
  <w:comment w:id="39" w:author="Sergio Saugar García" w:date="2022-06-09T19:04:00Z" w:initials="SS">
    <w:p w14:paraId="4AF01A93" w14:textId="77777777" w:rsidR="00D36308" w:rsidRDefault="00D36308" w:rsidP="006817B4">
      <w:pPr>
        <w:jc w:val="left"/>
      </w:pPr>
      <w:r>
        <w:rPr>
          <w:rStyle w:val="Refdecomentario"/>
        </w:rPr>
        <w:annotationRef/>
      </w:r>
      <w:r>
        <w:rPr>
          <w:sz w:val="20"/>
          <w:szCs w:val="20"/>
        </w:rPr>
        <w:t>Ojo, porque parece que lo estás comentando globalmente.</w:t>
      </w:r>
    </w:p>
  </w:comment>
  <w:comment w:id="40" w:author="Sergio Saugar García" w:date="2022-06-09T19:04:00Z" w:initials="SS">
    <w:p w14:paraId="03C2E9E4" w14:textId="77777777" w:rsidR="00D36308" w:rsidRDefault="00D36308" w:rsidP="00B215D9">
      <w:pPr>
        <w:jc w:val="left"/>
      </w:pPr>
      <w:r>
        <w:rPr>
          <w:rStyle w:val="Refdecomentario"/>
        </w:rPr>
        <w:annotationRef/>
      </w:r>
      <w:r>
        <w:rPr>
          <w:sz w:val="20"/>
          <w:szCs w:val="20"/>
        </w:rPr>
        <w:t>Por qué no es eficiente?</w:t>
      </w:r>
    </w:p>
  </w:comment>
  <w:comment w:id="41" w:author="Sergio Saugar García" w:date="2022-06-09T19:04:00Z" w:initials="SS">
    <w:p w14:paraId="632035FA" w14:textId="77777777" w:rsidR="00D36308" w:rsidRDefault="00D36308" w:rsidP="00CD2488">
      <w:pPr>
        <w:jc w:val="left"/>
      </w:pPr>
      <w:r>
        <w:rPr>
          <w:rStyle w:val="Refdecomentario"/>
        </w:rPr>
        <w:annotationRef/>
      </w:r>
      <w:r>
        <w:rPr>
          <w:sz w:val="20"/>
          <w:szCs w:val="20"/>
        </w:rPr>
        <w:t>No es bueno que haya relaciones bilaterales?</w:t>
      </w:r>
    </w:p>
  </w:comment>
  <w:comment w:id="42" w:author="Sergio Saugar García" w:date="2022-06-09T19:04:00Z" w:initials="SS">
    <w:p w14:paraId="3D9A189A" w14:textId="77777777" w:rsidR="00D36308" w:rsidRDefault="00D36308" w:rsidP="002A5E7C">
      <w:pPr>
        <w:jc w:val="left"/>
      </w:pPr>
      <w:r>
        <w:rPr>
          <w:rStyle w:val="Refdecomentario"/>
        </w:rPr>
        <w:annotationRef/>
      </w:r>
      <w:r>
        <w:rPr>
          <w:sz w:val="20"/>
          <w:szCs w:val="20"/>
        </w:rPr>
        <w:t>casamiento</w:t>
      </w:r>
    </w:p>
  </w:comment>
  <w:comment w:id="43" w:author="Sergio Saugar García" w:date="2022-06-09T19:05:00Z" w:initials="SS">
    <w:p w14:paraId="5083601E" w14:textId="77777777" w:rsidR="00D36308" w:rsidRDefault="00D36308" w:rsidP="00A21F77">
      <w:pPr>
        <w:jc w:val="left"/>
      </w:pPr>
      <w:r>
        <w:rPr>
          <w:rStyle w:val="Refdecomentario"/>
        </w:rPr>
        <w:annotationRef/>
      </w:r>
      <w:r>
        <w:rPr>
          <w:sz w:val="20"/>
          <w:szCs w:val="20"/>
        </w:rPr>
        <w:t>Esto no es un problema, es la solución que aportas.</w:t>
      </w:r>
    </w:p>
  </w:comment>
  <w:comment w:id="44" w:author="Sergio Saugar García" w:date="2022-06-09T19:05:00Z" w:initials="SS">
    <w:p w14:paraId="4AF9D916" w14:textId="77777777" w:rsidR="00565034" w:rsidRDefault="00565034" w:rsidP="00636A1D">
      <w:pPr>
        <w:jc w:val="left"/>
      </w:pPr>
      <w:r>
        <w:rPr>
          <w:rStyle w:val="Refdecomentario"/>
        </w:rPr>
        <w:annotationRef/>
      </w:r>
      <w:r>
        <w:rPr>
          <w:sz w:val="20"/>
          <w:szCs w:val="20"/>
        </w:rPr>
        <w:t>Habrá que exponerlo mejor y más detalladamente en análisis, pero ten en cuenta también cuál es el ámbito de tu TFG.</w:t>
      </w:r>
    </w:p>
  </w:comment>
  <w:comment w:id="45" w:author="Sergio Saugar García" w:date="2022-06-09T19:07:00Z" w:initials="SS">
    <w:p w14:paraId="3414C25A" w14:textId="77777777" w:rsidR="00565034" w:rsidRDefault="00565034" w:rsidP="002A7E1F">
      <w:pPr>
        <w:jc w:val="left"/>
      </w:pPr>
      <w:r>
        <w:rPr>
          <w:rStyle w:val="Refdecomentario"/>
        </w:rPr>
        <w:annotationRef/>
      </w:r>
      <w:r>
        <w:rPr>
          <w:sz w:val="20"/>
          <w:szCs w:val="20"/>
        </w:rPr>
        <w:t>A qué nivel? A nivel del CEU San Pablo, de todas las universidades CEU, cualquier universidad… Ten en cuenta que todo esto afectará al análisis que deberás hacer y al diseño de la app.</w:t>
      </w:r>
    </w:p>
  </w:comment>
  <w:comment w:id="49" w:author="Sergio Saugar García" w:date="2022-06-09T19:08:00Z" w:initials="SS">
    <w:p w14:paraId="6CC55BE7" w14:textId="77777777" w:rsidR="00565034" w:rsidRDefault="00565034" w:rsidP="0076366E">
      <w:pPr>
        <w:jc w:val="left"/>
      </w:pPr>
      <w:r>
        <w:rPr>
          <w:rStyle w:val="Refdecomentario"/>
        </w:rPr>
        <w:annotationRef/>
      </w:r>
      <w:r>
        <w:rPr>
          <w:sz w:val="20"/>
          <w:szCs w:val="20"/>
        </w:rPr>
        <w:t>Asesorar, no? Pero a quién a la gente del departamento de carreras profesionales o al alumno? Quién es tu target?</w:t>
      </w:r>
    </w:p>
  </w:comment>
  <w:comment w:id="52" w:author="Sergio Saugar García" w:date="2022-06-09T19:08:00Z" w:initials="SS">
    <w:p w14:paraId="1903350C" w14:textId="77777777" w:rsidR="00565034" w:rsidRDefault="00565034" w:rsidP="00436312">
      <w:pPr>
        <w:jc w:val="left"/>
      </w:pPr>
      <w:r>
        <w:rPr>
          <w:rStyle w:val="Refdecomentario"/>
        </w:rPr>
        <w:annotationRef/>
      </w:r>
      <w:r>
        <w:rPr>
          <w:sz w:val="20"/>
          <w:szCs w:val="20"/>
        </w:rPr>
        <w:t>Todas las palabras en inglés, como skills arriba, y estas, en cursiva.</w:t>
      </w:r>
    </w:p>
  </w:comment>
  <w:comment w:id="50" w:author="Sergio Saugar García" w:date="2022-06-09T19:09:00Z" w:initials="SS">
    <w:p w14:paraId="2B951787" w14:textId="77777777" w:rsidR="00565034" w:rsidRDefault="00565034" w:rsidP="00E01942">
      <w:pPr>
        <w:jc w:val="left"/>
      </w:pPr>
      <w:r>
        <w:rPr>
          <w:rStyle w:val="Refdecomentario"/>
        </w:rPr>
        <w:annotationRef/>
      </w:r>
      <w:r>
        <w:rPr>
          <w:sz w:val="20"/>
          <w:szCs w:val="20"/>
        </w:rPr>
        <w:t>Esto es lo mismo que arriba, no?</w:t>
      </w:r>
    </w:p>
  </w:comment>
  <w:comment w:id="51" w:author="Sergio Saugar García" w:date="2022-06-09T19:09:00Z" w:initials="SS">
    <w:p w14:paraId="701299E3" w14:textId="77777777" w:rsidR="00565034" w:rsidRDefault="00565034" w:rsidP="009C0A10">
      <w:pPr>
        <w:jc w:val="left"/>
      </w:pPr>
      <w:r>
        <w:rPr>
          <w:rStyle w:val="Refdecomentario"/>
        </w:rPr>
        <w:annotationRef/>
      </w:r>
      <w:r>
        <w:rPr>
          <w:sz w:val="20"/>
          <w:szCs w:val="20"/>
        </w:rPr>
        <w:t>Bien, para estructurar esta sección, echa un ojo a las memorias que te envié de referencia, para poner subvenciones, etc…</w:t>
      </w:r>
    </w:p>
  </w:comment>
  <w:comment w:id="68" w:author="Sergio Saugar García" w:date="2022-06-09T19:10:00Z" w:initials="SS">
    <w:p w14:paraId="4F4D7947" w14:textId="77777777" w:rsidR="00565034" w:rsidRDefault="00565034" w:rsidP="00972FD7">
      <w:pPr>
        <w:jc w:val="left"/>
      </w:pPr>
      <w:r>
        <w:rPr>
          <w:rStyle w:val="Refdecomentario"/>
        </w:rPr>
        <w:annotationRef/>
      </w:r>
      <w:r>
        <w:rPr>
          <w:sz w:val="20"/>
          <w:szCs w:val="20"/>
        </w:rPr>
        <w:t>Esto no tiene una referencia de donde lo has sacado? Un libro de Ing. De software o similar?</w:t>
      </w:r>
    </w:p>
  </w:comment>
  <w:comment w:id="69" w:author="Sergio Saugar García" w:date="2022-06-09T19:11:00Z" w:initials="SS">
    <w:p w14:paraId="6978BF5A" w14:textId="77777777" w:rsidR="00565034" w:rsidRDefault="00565034" w:rsidP="001E28BC">
      <w:pPr>
        <w:jc w:val="left"/>
      </w:pPr>
      <w:r>
        <w:rPr>
          <w:rStyle w:val="Refdecomentario"/>
        </w:rPr>
        <w:annotationRef/>
      </w:r>
      <w:r>
        <w:rPr>
          <w:sz w:val="20"/>
          <w:szCs w:val="20"/>
        </w:rPr>
        <w:t>La fase de planificación no tiene nada que ver con la fase de requisitos. La fase de licitación de requisitos es una fase donde se extraen todas y cada una de las características que tiene que ofrecer tu aplicación (requisitos funcionales) o aspectos que, sin ser una funcionalidad, debe proporcionar el software (escalabilidad, seguridad, etc… que llamamos requisitos no funcionales).</w:t>
      </w:r>
    </w:p>
  </w:comment>
  <w:comment w:id="70" w:author="Sergio Saugar García" w:date="2022-06-09T19:12:00Z" w:initials="SS">
    <w:p w14:paraId="5954E423" w14:textId="77777777" w:rsidR="005E281F" w:rsidRDefault="005E281F" w:rsidP="00137935">
      <w:pPr>
        <w:jc w:val="left"/>
      </w:pPr>
      <w:r>
        <w:rPr>
          <w:rStyle w:val="Refdecomentario"/>
        </w:rPr>
        <w:annotationRef/>
      </w:r>
      <w:r>
        <w:rPr>
          <w:sz w:val="20"/>
          <w:szCs w:val="20"/>
        </w:rPr>
        <w:t>A qué te refieres?</w:t>
      </w:r>
    </w:p>
  </w:comment>
  <w:comment w:id="71" w:author="Sergio Saugar García" w:date="2022-06-09T19:12:00Z" w:initials="SS">
    <w:p w14:paraId="6198C9B6" w14:textId="28C0F758" w:rsidR="005E281F" w:rsidRDefault="005E281F" w:rsidP="006A2843">
      <w:pPr>
        <w:jc w:val="left"/>
      </w:pPr>
      <w:r>
        <w:rPr>
          <w:rStyle w:val="Refdecomentario"/>
        </w:rPr>
        <w:annotationRef/>
      </w:r>
      <w:r>
        <w:rPr>
          <w:sz w:val="20"/>
          <w:szCs w:val="20"/>
        </w:rPr>
        <w:t>Sólo has definido una fase anterior y es la planificación.</w:t>
      </w:r>
    </w:p>
  </w:comment>
  <w:comment w:id="72" w:author="Sergio Saugar García" w:date="2022-06-09T19:14:00Z" w:initials="SS">
    <w:p w14:paraId="242FBB44" w14:textId="77777777" w:rsidR="005E281F" w:rsidRDefault="005E281F" w:rsidP="00941712">
      <w:pPr>
        <w:jc w:val="left"/>
      </w:pPr>
      <w:r>
        <w:rPr>
          <w:rStyle w:val="Refdecomentario"/>
        </w:rPr>
        <w:annotationRef/>
      </w:r>
      <w:r>
        <w:rPr>
          <w:sz w:val="20"/>
          <w:szCs w:val="20"/>
        </w:rPr>
        <w:t>La fase de arquitectura nada tiene que ver son diseñar interfaces ni decidir el lenguaje de programación. En la fase de arquitectura se definen los grandes bloques funcionales de la aplicación y su comunicación. También se eligen los estilos arquitectónicos que inducirán en el software aquellos requisitos no funcionales que deseemos.</w:t>
      </w:r>
    </w:p>
    <w:p w14:paraId="562FEC94" w14:textId="77777777" w:rsidR="005E281F" w:rsidRDefault="005E281F" w:rsidP="00941712">
      <w:pPr>
        <w:jc w:val="left"/>
      </w:pPr>
    </w:p>
  </w:comment>
  <w:comment w:id="73" w:author="Sergio Saugar García" w:date="2022-06-09T19:17:00Z" w:initials="SS">
    <w:p w14:paraId="5EF844F9" w14:textId="77777777" w:rsidR="005E281F" w:rsidRDefault="005E281F" w:rsidP="00285F85">
      <w:pPr>
        <w:jc w:val="left"/>
      </w:pPr>
      <w:r>
        <w:rPr>
          <w:rStyle w:val="Refdecomentario"/>
        </w:rPr>
        <w:annotationRef/>
      </w:r>
      <w:r>
        <w:rPr>
          <w:sz w:val="20"/>
          <w:szCs w:val="20"/>
        </w:rPr>
        <w:t>Diseño detallado de cada uno de los componentes que se han definido a nivel arquitectónico. Aquí es donde, por ejemplo, si eliges una arquitectura de servicios web concreta, diseñarías el servicio web ajustándose a ese estilo. O, si vas a hacer una aplicación de escritorio, y has elegido utilizar un paradigma de programación orientado a objetos, hacer unos diagramas de clases que estructuren la parte estática y dinámica del sistema. Pero fíjate que te digo POO, y no JAVA. Elegir el lenguaje de programación, es algo que es propio de la fase de IMPLEMENTACIÓN. Hasta este punto, hasta el diseño, es independiente del lenguaje de programación o las librerías que utilices para programar la aplicación.</w:t>
      </w:r>
    </w:p>
    <w:p w14:paraId="757AF2AC" w14:textId="77777777" w:rsidR="005E281F" w:rsidRDefault="005E281F" w:rsidP="00285F85">
      <w:pPr>
        <w:jc w:val="left"/>
      </w:pPr>
    </w:p>
  </w:comment>
  <w:comment w:id="74" w:author="Sergio Saugar García" w:date="2022-06-09T19:17:00Z" w:initials="SS">
    <w:p w14:paraId="337E8309" w14:textId="77777777" w:rsidR="005E281F" w:rsidRDefault="005E281F" w:rsidP="00E10909">
      <w:pPr>
        <w:jc w:val="left"/>
      </w:pPr>
      <w:r>
        <w:rPr>
          <w:rStyle w:val="Refdecomentario"/>
        </w:rPr>
        <w:annotationRef/>
      </w:r>
      <w:r>
        <w:rPr>
          <w:sz w:val="20"/>
          <w:szCs w:val="20"/>
        </w:rPr>
        <w:t>Implementación. Todo el diseño se traduce en base a un lenguaje de programación concreto, unas librerías concretas, etc...</w:t>
      </w:r>
    </w:p>
  </w:comment>
  <w:comment w:id="75" w:author="Sergio Saugar García" w:date="2022-06-09T19:18:00Z" w:initials="SS">
    <w:p w14:paraId="413788BA" w14:textId="77777777" w:rsidR="00D277D0" w:rsidRDefault="00D277D0" w:rsidP="00940674">
      <w:pPr>
        <w:jc w:val="left"/>
      </w:pPr>
      <w:r>
        <w:rPr>
          <w:rStyle w:val="Refdecomentario"/>
        </w:rPr>
        <w:annotationRef/>
      </w:r>
      <w:r>
        <w:rPr>
          <w:sz w:val="20"/>
          <w:szCs w:val="20"/>
        </w:rPr>
        <w:t>Pruebas. Pruebas unitarias, pruebas de integración, etc…</w:t>
      </w:r>
    </w:p>
  </w:comment>
  <w:comment w:id="76" w:author="Sergio Saugar García" w:date="2022-06-09T19:18:00Z" w:initials="SS">
    <w:p w14:paraId="361CBD56" w14:textId="77777777" w:rsidR="00D277D0" w:rsidRDefault="00D277D0" w:rsidP="004A1490">
      <w:pPr>
        <w:jc w:val="left"/>
      </w:pPr>
      <w:r>
        <w:rPr>
          <w:rStyle w:val="Refdecomentario"/>
        </w:rPr>
        <w:annotationRef/>
      </w:r>
      <w:r>
        <w:rPr>
          <w:sz w:val="20"/>
          <w:szCs w:val="20"/>
        </w:rPr>
        <w:t>Puesta en producción y mantenimiento.</w:t>
      </w:r>
    </w:p>
  </w:comment>
  <w:comment w:id="77" w:author="Sergio Saugar García" w:date="2022-06-09T19:19:00Z" w:initials="SS">
    <w:p w14:paraId="1C4AD6BF" w14:textId="77777777" w:rsidR="00D277D0" w:rsidRDefault="00D277D0" w:rsidP="0085328F">
      <w:pPr>
        <w:jc w:val="left"/>
      </w:pPr>
      <w:r>
        <w:rPr>
          <w:rStyle w:val="Refdecomentario"/>
        </w:rPr>
        <w:annotationRef/>
      </w:r>
      <w:r>
        <w:rPr>
          <w:sz w:val="20"/>
          <w:szCs w:val="20"/>
        </w:rPr>
        <w:t>Por favor, ajusta esto a la metodología en cascada utilizando alguna REFERENCIA concreta (científica, como un libro de texto de ing. Del software). “Ingeniería del Software. Un enfoque práctico” de Pressman es uno muy utilizado en ing. software.</w:t>
      </w:r>
    </w:p>
  </w:comment>
  <w:comment w:id="78" w:author="Sergio Saugar García" w:date="2022-06-09T19:20:00Z" w:initials="SS">
    <w:p w14:paraId="1FB8D72C" w14:textId="77777777" w:rsidR="00D277D0" w:rsidRDefault="00D277D0" w:rsidP="003E7984">
      <w:pPr>
        <w:jc w:val="left"/>
      </w:pPr>
      <w:r>
        <w:rPr>
          <w:rStyle w:val="Refdecomentario"/>
        </w:rPr>
        <w:annotationRef/>
      </w:r>
      <w:r>
        <w:rPr>
          <w:sz w:val="20"/>
          <w:szCs w:val="20"/>
        </w:rPr>
        <w:t>De dónde has sacado esta imagen??? Referencia.</w:t>
      </w:r>
    </w:p>
  </w:comment>
  <w:comment w:id="80" w:author="Sergio Saugar García" w:date="2022-06-09T19:21:00Z" w:initials="SS">
    <w:p w14:paraId="255A85E1" w14:textId="77777777" w:rsidR="00D277D0" w:rsidRDefault="00D277D0" w:rsidP="00A22D5C">
      <w:pPr>
        <w:jc w:val="left"/>
      </w:pPr>
      <w:r>
        <w:rPr>
          <w:rStyle w:val="Refdecomentario"/>
        </w:rPr>
        <w:annotationRef/>
      </w:r>
      <w:r>
        <w:rPr>
          <w:sz w:val="20"/>
          <w:szCs w:val="20"/>
        </w:rPr>
        <w:t>A lo largo de esta memoria, precisamente es algo que vas a explicar, cómo es el diseño y el desarrollo.</w:t>
      </w:r>
    </w:p>
  </w:comment>
  <w:comment w:id="113" w:author="Sergio Saugar García" w:date="2022-06-09T19:26:00Z" w:initials="SS">
    <w:p w14:paraId="7C6C6520" w14:textId="77777777" w:rsidR="00B5456B" w:rsidRDefault="00B5456B" w:rsidP="00384F12">
      <w:pPr>
        <w:jc w:val="left"/>
      </w:pPr>
      <w:r>
        <w:rPr>
          <w:rStyle w:val="Refdecomentario"/>
        </w:rPr>
        <w:annotationRef/>
      </w:r>
      <w:r>
        <w:rPr>
          <w:sz w:val="20"/>
          <w:szCs w:val="20"/>
        </w:rPr>
        <w:t>El capítulo 3 tiene que comenzar con un análisis detallado de los distintos procesos que realizan en el departamento de la universidad. Qué procesos hay: alta de un alumno en el sistema de prácticas, alta de una empresa en el sistema de prácticas, introducción de ofertas, etc… TODO ello explicado sobre un diagrama UML de casos de uso con los actores correspondientes.</w:t>
      </w:r>
    </w:p>
    <w:p w14:paraId="65707AF4" w14:textId="77777777" w:rsidR="00B5456B" w:rsidRDefault="00B5456B" w:rsidP="00384F12">
      <w:pPr>
        <w:jc w:val="left"/>
      </w:pPr>
    </w:p>
    <w:p w14:paraId="2729C613" w14:textId="77777777" w:rsidR="00B5456B" w:rsidRDefault="00B5456B" w:rsidP="00384F12">
      <w:pPr>
        <w:jc w:val="left"/>
      </w:pPr>
      <w:r>
        <w:rPr>
          <w:sz w:val="20"/>
          <w:szCs w:val="20"/>
        </w:rPr>
        <w:t>De ese análisis se deben derivar estos requisitos funcionales.</w:t>
      </w:r>
    </w:p>
    <w:p w14:paraId="08A07BCE" w14:textId="77777777" w:rsidR="00B5456B" w:rsidRDefault="00B5456B" w:rsidP="00384F12">
      <w:pPr>
        <w:jc w:val="left"/>
      </w:pPr>
    </w:p>
    <w:p w14:paraId="0FBA4A75" w14:textId="77777777" w:rsidR="00B5456B" w:rsidRDefault="00B5456B" w:rsidP="00384F12">
      <w:pPr>
        <w:jc w:val="left"/>
      </w:pPr>
      <w:r>
        <w:rPr>
          <w:sz w:val="20"/>
          <w:szCs w:val="20"/>
        </w:rPr>
        <w:t>Supongo que habéis visto cómo se representa la captura de requisitos, los requisitos se numeran.</w:t>
      </w:r>
    </w:p>
  </w:comment>
  <w:comment w:id="114" w:author="Sergio Saugar García" w:date="2022-06-09T19:27:00Z" w:initials="SS">
    <w:p w14:paraId="7982C36C" w14:textId="77777777" w:rsidR="00B5456B" w:rsidRDefault="00B5456B" w:rsidP="00F816CA">
      <w:pPr>
        <w:jc w:val="left"/>
      </w:pPr>
      <w:r>
        <w:rPr>
          <w:rStyle w:val="Refdecomentario"/>
        </w:rPr>
        <w:annotationRef/>
      </w:r>
      <w:r>
        <w:rPr>
          <w:sz w:val="20"/>
          <w:szCs w:val="20"/>
        </w:rPr>
        <w:t xml:space="preserve">No debería tener esto algún formato???? </w:t>
      </w:r>
    </w:p>
    <w:p w14:paraId="289008FC" w14:textId="77777777" w:rsidR="00B5456B" w:rsidRDefault="00B5456B" w:rsidP="00F816CA">
      <w:pPr>
        <w:jc w:val="left"/>
      </w:pPr>
    </w:p>
    <w:p w14:paraId="38B5840A" w14:textId="77777777" w:rsidR="00B5456B" w:rsidRDefault="00B5456B" w:rsidP="00F816CA">
      <w:pPr>
        <w:jc w:val="left"/>
      </w:pPr>
      <w:r>
        <w:rPr>
          <w:sz w:val="20"/>
          <w:szCs w:val="20"/>
        </w:rPr>
        <w:t xml:space="preserve">La memoria es la carta de presentación del TFG. En ese sentido, el formato de la misma debe ser adecuado. No es una ristra de texto. </w:t>
      </w:r>
    </w:p>
  </w:comment>
  <w:comment w:id="115" w:author="Sergio Saugar García" w:date="2022-06-09T19:28:00Z" w:initials="SS">
    <w:p w14:paraId="22F666C2" w14:textId="77777777" w:rsidR="00B5456B" w:rsidRDefault="00B5456B" w:rsidP="00AF568F">
      <w:pPr>
        <w:jc w:val="left"/>
      </w:pPr>
      <w:r>
        <w:rPr>
          <w:rStyle w:val="Refdecomentario"/>
        </w:rPr>
        <w:annotationRef/>
      </w:r>
      <w:r>
        <w:rPr>
          <w:sz w:val="20"/>
          <w:szCs w:val="20"/>
        </w:rPr>
        <w:t>Chat???</w:t>
      </w:r>
    </w:p>
    <w:p w14:paraId="61D0F226" w14:textId="77777777" w:rsidR="00B5456B" w:rsidRDefault="00B5456B" w:rsidP="00AF568F">
      <w:pPr>
        <w:jc w:val="left"/>
      </w:pPr>
    </w:p>
    <w:p w14:paraId="27E67532" w14:textId="77777777" w:rsidR="00B5456B" w:rsidRDefault="00B5456B" w:rsidP="00AF568F">
      <w:pPr>
        <w:jc w:val="left"/>
      </w:pPr>
      <w:r>
        <w:rPr>
          <w:sz w:val="20"/>
          <w:szCs w:val="20"/>
        </w:rPr>
        <w:t>En el análisis no he visto en ningún punto que haya comunicación entre los diversos actores del sistema???</w:t>
      </w:r>
    </w:p>
    <w:p w14:paraId="4F2ACD63" w14:textId="77777777" w:rsidR="00B5456B" w:rsidRDefault="00B5456B" w:rsidP="00AF568F">
      <w:pPr>
        <w:jc w:val="left"/>
      </w:pPr>
    </w:p>
    <w:p w14:paraId="38164115" w14:textId="77777777" w:rsidR="00B5456B" w:rsidRDefault="00B5456B" w:rsidP="00AF568F">
      <w:pPr>
        <w:jc w:val="left"/>
      </w:pPr>
      <w:r>
        <w:rPr>
          <w:sz w:val="20"/>
          <w:szCs w:val="20"/>
        </w:rPr>
        <w:t>Lo que no veo en tus requisitos son los importantes: todos aquellos que tienen que ver con los procesos de matching, recomendación, etc….</w:t>
      </w:r>
    </w:p>
  </w:comment>
  <w:comment w:id="116" w:author="Sergio Saugar García" w:date="2022-06-09T19:29:00Z" w:initials="SS">
    <w:p w14:paraId="6DDE11AC" w14:textId="77777777" w:rsidR="00EB50FA" w:rsidRDefault="00EB50FA" w:rsidP="0000372A">
      <w:pPr>
        <w:jc w:val="left"/>
      </w:pPr>
      <w:r>
        <w:rPr>
          <w:rStyle w:val="Refdecomentario"/>
        </w:rPr>
        <w:annotationRef/>
      </w:r>
      <w:r>
        <w:rPr>
          <w:sz w:val="20"/>
          <w:szCs w:val="20"/>
        </w:rPr>
        <w:t xml:space="preserve">En este diagrama no veo al servicio de carreras profesionales por ningún sitio, ni un perfil de administrador, … </w:t>
      </w:r>
    </w:p>
    <w:p w14:paraId="7B58F8A1" w14:textId="77777777" w:rsidR="00EB50FA" w:rsidRDefault="00EB50FA" w:rsidP="0000372A">
      <w:pPr>
        <w:jc w:val="left"/>
      </w:pPr>
    </w:p>
    <w:p w14:paraId="1F473027" w14:textId="77777777" w:rsidR="00EB50FA" w:rsidRDefault="00EB50FA" w:rsidP="0000372A">
      <w:pPr>
        <w:jc w:val="left"/>
      </w:pPr>
      <w:r>
        <w:rPr>
          <w:sz w:val="20"/>
          <w:szCs w:val="20"/>
        </w:rPr>
        <w:t>Utiliza una herramienta para la realización de diagramas UML en condiciones. MagicDraw UML es una de ellas. Existen muchas libres.</w:t>
      </w:r>
    </w:p>
  </w:comment>
  <w:comment w:id="117" w:author="Sergio Saugar García" w:date="2022-06-09T19:30:00Z" w:initials="SS">
    <w:p w14:paraId="591EC12F" w14:textId="77777777" w:rsidR="00EB50FA" w:rsidRDefault="00EB50FA" w:rsidP="001E70A3">
      <w:pPr>
        <w:jc w:val="left"/>
      </w:pPr>
      <w:r>
        <w:rPr>
          <w:rStyle w:val="Refdecomentario"/>
        </w:rPr>
        <w:annotationRef/>
      </w:r>
      <w:r>
        <w:rPr>
          <w:sz w:val="20"/>
          <w:szCs w:val="20"/>
        </w:rPr>
        <w:t>No entiendo lo que quieres decir y no creo que se refiera al control de versiones.</w:t>
      </w:r>
    </w:p>
    <w:p w14:paraId="0BE60CDB" w14:textId="77777777" w:rsidR="00EB50FA" w:rsidRDefault="00EB50FA" w:rsidP="001E70A3">
      <w:pPr>
        <w:jc w:val="left"/>
      </w:pPr>
    </w:p>
    <w:p w14:paraId="53629459" w14:textId="77777777" w:rsidR="00EB50FA" w:rsidRDefault="00EB50FA" w:rsidP="001E70A3">
      <w:pPr>
        <w:jc w:val="left"/>
      </w:pPr>
      <w:r>
        <w:rPr>
          <w:sz w:val="20"/>
          <w:szCs w:val="20"/>
        </w:rPr>
        <w:t>Tendrá más que ver con integraciones con otros sistemas.</w:t>
      </w:r>
    </w:p>
  </w:comment>
  <w:comment w:id="118" w:author="Sergio Saugar García" w:date="2022-06-09T19:32:00Z" w:initials="SS">
    <w:p w14:paraId="100660F8" w14:textId="77777777" w:rsidR="00EB50FA" w:rsidRDefault="00EB50FA" w:rsidP="0032373E">
      <w:pPr>
        <w:jc w:val="left"/>
      </w:pPr>
      <w:r>
        <w:rPr>
          <w:rStyle w:val="Refdecomentario"/>
        </w:rPr>
        <w:annotationRef/>
      </w:r>
      <w:r>
        <w:rPr>
          <w:sz w:val="20"/>
          <w:szCs w:val="20"/>
        </w:rPr>
        <w:t>Yo no veo que sea un requisito tecnológico. Un requisito tecnológico (que entraría dentro de los requisitos NO funcionales, que no veo que los nombres) sería si tu cliente tiene una infraestructura concreta y TE OBLIGA a utilizarla. En este caso, que utilices Postgre es una decisión de implementación (ni siquiera de diseño, porque a nivel de diseño tú elegirás una BBDD relacional y el análisis lo harás en base a ella, luego en implementación seleccionarás cualquiera de las BBDD relacionales que hay en el mercado).</w:t>
      </w:r>
    </w:p>
  </w:comment>
  <w:comment w:id="120" w:author="Sergio Saugar García" w:date="2022-06-09T19:33:00Z" w:initials="SS">
    <w:p w14:paraId="137A1C74" w14:textId="77777777" w:rsidR="00EB50FA" w:rsidRDefault="00EB50FA" w:rsidP="005E1E17">
      <w:pPr>
        <w:jc w:val="left"/>
      </w:pPr>
      <w:r>
        <w:rPr>
          <w:rStyle w:val="Refdecomentario"/>
        </w:rPr>
        <w:annotationRef/>
      </w:r>
      <w:r>
        <w:rPr>
          <w:sz w:val="20"/>
          <w:szCs w:val="20"/>
        </w:rPr>
        <w:t>Esto realmente tiene que estar, pero lo puedes integrar todo al inicio del capítulo 3 para describir los procesos de información que se dan en el contexto en que vas a desarrollar la aplicación.</w:t>
      </w:r>
    </w:p>
  </w:comment>
  <w:comment w:id="1609" w:author="Sergio Saugar García" w:date="2022-06-09T19:34:00Z" w:initials="SS">
    <w:p w14:paraId="18473C78" w14:textId="77777777" w:rsidR="002C1A4E" w:rsidRDefault="002C1A4E" w:rsidP="009E0871">
      <w:pPr>
        <w:jc w:val="left"/>
      </w:pPr>
      <w:r>
        <w:rPr>
          <w:rStyle w:val="Refdecomentario"/>
        </w:rPr>
        <w:annotationRef/>
      </w:r>
      <w:r>
        <w:rPr>
          <w:sz w:val="20"/>
          <w:szCs w:val="20"/>
        </w:rPr>
        <w:t>El algoritmo de recomendación es parte de tu diseño. Yo no lo pondría en un apartado separado. Toda esta información debe estar INTEGRADA en los puntos anteriores de la memoria.</w:t>
      </w:r>
    </w:p>
  </w:comment>
  <w:comment w:id="1611" w:author="Sergio Saugar García" w:date="2022-06-09T19:35:00Z" w:initials="SS">
    <w:p w14:paraId="47A9D050" w14:textId="77777777" w:rsidR="002C1A4E" w:rsidRDefault="002C1A4E" w:rsidP="00AA0EB3">
      <w:pPr>
        <w:jc w:val="left"/>
      </w:pPr>
      <w:r>
        <w:rPr>
          <w:rStyle w:val="Refdecomentario"/>
        </w:rPr>
        <w:annotationRef/>
      </w:r>
      <w:r>
        <w:rPr>
          <w:sz w:val="20"/>
          <w:szCs w:val="20"/>
        </w:rPr>
        <w:t>Esto debería ser un objetivo de tu TFG y debería estar dado de alta en el sitio adecuado. En introducción a nivel general, recogido en análisis y en los requisitos.</w:t>
      </w:r>
    </w:p>
  </w:comment>
  <w:comment w:id="1612" w:author="Sergio Saugar García" w:date="2022-06-09T19:35:00Z" w:initials="SS">
    <w:p w14:paraId="63B62560" w14:textId="77777777" w:rsidR="002C1A4E" w:rsidRDefault="002C1A4E" w:rsidP="005B5F14">
      <w:pPr>
        <w:jc w:val="left"/>
      </w:pPr>
      <w:r>
        <w:rPr>
          <w:rStyle w:val="Refdecomentario"/>
        </w:rPr>
        <w:annotationRef/>
      </w:r>
      <w:r>
        <w:rPr>
          <w:sz w:val="20"/>
          <w:szCs w:val="20"/>
        </w:rPr>
        <w:t>Y este texto, quizá en la parte de diseño correspondiente al BACKEND de tu servicio Web donde describas el algoritmo (como parte de ese backend).</w:t>
      </w:r>
    </w:p>
  </w:comment>
  <w:comment w:id="1614" w:author="Sergio Saugar García" w:date="2022-06-09T19:39:00Z" w:initials="SS">
    <w:p w14:paraId="34BCB7A0" w14:textId="77777777" w:rsidR="002C1A4E" w:rsidRDefault="002C1A4E" w:rsidP="003B7687">
      <w:pPr>
        <w:jc w:val="left"/>
      </w:pPr>
      <w:r>
        <w:rPr>
          <w:rStyle w:val="Refdecomentario"/>
        </w:rPr>
        <w:annotationRef/>
      </w:r>
      <w:r>
        <w:rPr>
          <w:sz w:val="20"/>
          <w:szCs w:val="20"/>
        </w:rPr>
        <w:t>Toda esta teoría necesaria para entender tu TFG, suele ir en un capítulo (2, por ejemplo) que se denomina “Estado del arte” y en él se recoge todo lo necesario para entender el contexto del proyecto. Es el capítulo 2 porque en la intro habrás dejado claro como objetivo que tu TFG proporcionará un sistema de recomendación y, por lo tanto, es necesario introducir toda la teoría necesaria.</w:t>
      </w:r>
    </w:p>
    <w:p w14:paraId="46DD4573" w14:textId="77777777" w:rsidR="002C1A4E" w:rsidRDefault="002C1A4E" w:rsidP="003B7687">
      <w:pPr>
        <w:jc w:val="left"/>
      </w:pPr>
    </w:p>
    <w:p w14:paraId="31BE1BD4" w14:textId="77777777" w:rsidR="002C1A4E" w:rsidRDefault="002C1A4E" w:rsidP="003B7687">
      <w:pPr>
        <w:jc w:val="left"/>
      </w:pPr>
      <w:r>
        <w:rPr>
          <w:sz w:val="20"/>
          <w:szCs w:val="20"/>
        </w:rPr>
        <w:t>De la misma manera, en algún sitio de los objetivos en la intro deberías haber dejado caer que tu app seguirá una arquitectura de Servicios Web. Por lo que, en ese capítulo de estado del arte, tendrás que hablar de los dos estilos arquitectónicos utilizados hoy en día para Servicios Web (SOA y ROA).</w:t>
      </w:r>
    </w:p>
    <w:p w14:paraId="653E5FB1" w14:textId="77777777" w:rsidR="002C1A4E" w:rsidRDefault="002C1A4E" w:rsidP="003B7687">
      <w:pPr>
        <w:jc w:val="left"/>
      </w:pPr>
    </w:p>
    <w:p w14:paraId="24E9F4AD" w14:textId="77777777" w:rsidR="002C1A4E" w:rsidRDefault="002C1A4E" w:rsidP="003B7687">
      <w:pPr>
        <w:jc w:val="left"/>
      </w:pPr>
      <w:r>
        <w:rPr>
          <w:sz w:val="20"/>
          <w:szCs w:val="20"/>
        </w:rPr>
        <w:t>Y después, la parte del algoritmo que tú hayas diseñado, va en diseño.</w:t>
      </w:r>
    </w:p>
  </w:comment>
  <w:comment w:id="1616" w:author="Sergio Saugar García" w:date="2022-06-09T19:40:00Z" w:initials="SS">
    <w:p w14:paraId="30357E2E" w14:textId="77777777" w:rsidR="002C1A4E" w:rsidRDefault="002C1A4E" w:rsidP="00C77107">
      <w:pPr>
        <w:jc w:val="left"/>
      </w:pPr>
      <w:r>
        <w:rPr>
          <w:rStyle w:val="Refdecomentario"/>
        </w:rPr>
        <w:annotationRef/>
      </w:r>
      <w:r>
        <w:rPr>
          <w:sz w:val="20"/>
          <w:szCs w:val="20"/>
        </w:rPr>
        <w:t>Todo esto no ha salido de la nada y tiene que tener UNA REFERENCIA al sitio de dónde lo has sacado.</w:t>
      </w:r>
    </w:p>
  </w:comment>
  <w:comment w:id="1617" w:author="Sergio Saugar García" w:date="2022-06-09T19:40:00Z" w:initials="SS">
    <w:p w14:paraId="34040DB4" w14:textId="77777777" w:rsidR="002C1A4E" w:rsidRDefault="002C1A4E" w:rsidP="00015882">
      <w:pPr>
        <w:jc w:val="left"/>
      </w:pPr>
      <w:r>
        <w:rPr>
          <w:rStyle w:val="Refdecomentario"/>
        </w:rPr>
        <w:annotationRef/>
      </w:r>
      <w:r>
        <w:rPr>
          <w:sz w:val="20"/>
          <w:szCs w:val="20"/>
        </w:rPr>
        <w:t>Supongo que todo este texto te lo ha validado Alex.</w:t>
      </w:r>
    </w:p>
  </w:comment>
  <w:comment w:id="1622" w:author="Sergio Saugar García" w:date="2022-06-09T19:43:00Z" w:initials="SS">
    <w:p w14:paraId="2F7AA85E" w14:textId="77777777" w:rsidR="00902965" w:rsidRDefault="00902965" w:rsidP="00984E04">
      <w:pPr>
        <w:jc w:val="left"/>
      </w:pPr>
      <w:r>
        <w:rPr>
          <w:rStyle w:val="Refdecomentario"/>
        </w:rPr>
        <w:annotationRef/>
      </w:r>
      <w:r>
        <w:rPr>
          <w:sz w:val="20"/>
          <w:szCs w:val="20"/>
        </w:rPr>
        <w:t>Es precisamente esta sección la que debe ir en el apartado de DISEÑO dentro de la parte correspondiente a la arquitectura (backend).</w:t>
      </w:r>
    </w:p>
  </w:comment>
  <w:comment w:id="1624" w:author="Sergio Saugar García" w:date="2022-06-09T19:44:00Z" w:initials="SS">
    <w:p w14:paraId="7F2482EB" w14:textId="77777777" w:rsidR="00902965" w:rsidRDefault="00902965" w:rsidP="00CC4567">
      <w:pPr>
        <w:jc w:val="left"/>
      </w:pPr>
      <w:r>
        <w:rPr>
          <w:rStyle w:val="Refdecomentario"/>
        </w:rPr>
        <w:annotationRef/>
      </w:r>
      <w:r>
        <w:rPr>
          <w:sz w:val="20"/>
          <w:szCs w:val="20"/>
        </w:rPr>
        <w:t>No puede no existir texto entre el punto 6.7 y el 6.7.1. Tiene que haber una introducción.</w:t>
      </w:r>
    </w:p>
  </w:comment>
  <w:comment w:id="1627" w:author="Sergio Saugar García" w:date="2022-06-09T19:46:00Z" w:initials="SS">
    <w:p w14:paraId="5F714025" w14:textId="77777777" w:rsidR="00902965" w:rsidRDefault="00902965" w:rsidP="004D05E1">
      <w:pPr>
        <w:jc w:val="left"/>
      </w:pPr>
      <w:r>
        <w:rPr>
          <w:rStyle w:val="Refdecomentario"/>
        </w:rPr>
        <w:annotationRef/>
      </w:r>
      <w:r>
        <w:rPr>
          <w:sz w:val="20"/>
          <w:szCs w:val="20"/>
        </w:rPr>
        <w:t>Fíjate que llegados a este punto, todavía no has hablado de cómo se estructura un CV (las skills, características, etc…), cómo se estructura una oferta de trabajo… por lo tanto es difícil saber a qué te refieres cuando hablas de que sean similares, tengan afinidad…</w:t>
      </w:r>
    </w:p>
    <w:p w14:paraId="16B6C401" w14:textId="77777777" w:rsidR="00902965" w:rsidRDefault="00902965" w:rsidP="004D05E1">
      <w:pPr>
        <w:jc w:val="left"/>
      </w:pPr>
    </w:p>
    <w:p w14:paraId="7C8A17CD" w14:textId="77777777" w:rsidR="00902965" w:rsidRDefault="00902965" w:rsidP="004D05E1">
      <w:pPr>
        <w:jc w:val="left"/>
      </w:pPr>
      <w:r>
        <w:rPr>
          <w:sz w:val="20"/>
          <w:szCs w:val="20"/>
        </w:rPr>
        <w:t>Falta explicación de todo lo que te hace llegar aquí.</w:t>
      </w:r>
    </w:p>
    <w:p w14:paraId="58C01193" w14:textId="77777777" w:rsidR="00902965" w:rsidRDefault="00902965" w:rsidP="004D05E1">
      <w:pPr>
        <w:jc w:val="left"/>
      </w:pPr>
    </w:p>
  </w:comment>
  <w:comment w:id="1629" w:author="Sergio Saugar García" w:date="2022-06-09T19:48:00Z" w:initials="SS">
    <w:p w14:paraId="6085FFA6" w14:textId="77777777" w:rsidR="006D45CF" w:rsidRDefault="006D45CF" w:rsidP="0093311B">
      <w:pPr>
        <w:jc w:val="left"/>
      </w:pPr>
      <w:r>
        <w:rPr>
          <w:rStyle w:val="Refdecomentario"/>
        </w:rPr>
        <w:annotationRef/>
      </w:r>
      <w:r>
        <w:rPr>
          <w:sz w:val="20"/>
          <w:szCs w:val="20"/>
        </w:rPr>
        <w:t>Con este POST te refieres a un método HTTP????</w:t>
      </w:r>
    </w:p>
    <w:p w14:paraId="0FAD6012" w14:textId="77777777" w:rsidR="006D45CF" w:rsidRDefault="006D45CF" w:rsidP="0093311B">
      <w:pPr>
        <w:jc w:val="left"/>
      </w:pPr>
    </w:p>
    <w:p w14:paraId="094B4113" w14:textId="77777777" w:rsidR="006D45CF" w:rsidRDefault="006D45CF" w:rsidP="0093311B">
      <w:pPr>
        <w:jc w:val="left"/>
      </w:pPr>
      <w:r>
        <w:rPr>
          <w:sz w:val="20"/>
          <w:szCs w:val="20"/>
        </w:rPr>
        <w:t>Hasta ahora, tampoco has hablado de que tenemos un servicio web restful, cómo se estructuran, Uris, métodos sobre las URIS…. Y que, además, los métodos se usen como se deben usar… los métodos en servicios web restful se usan ajustándose al estándar HTTP. Es decir, POST no sirve “para invocar una función”. Eso no es un servicio RESTful.</w:t>
      </w:r>
    </w:p>
  </w:comment>
  <w:comment w:id="1630" w:author="Sergio Saugar García" w:date="2022-06-09T19:49:00Z" w:initials="SS">
    <w:p w14:paraId="2449A1E2" w14:textId="77777777" w:rsidR="006D45CF" w:rsidRDefault="006D45CF" w:rsidP="00C83A6E">
      <w:pPr>
        <w:jc w:val="left"/>
      </w:pPr>
      <w:r>
        <w:rPr>
          <w:rStyle w:val="Refdecomentario"/>
        </w:rPr>
        <w:annotationRef/>
      </w:r>
      <w:r>
        <w:rPr>
          <w:sz w:val="20"/>
          <w:szCs w:val="20"/>
        </w:rPr>
        <w:t xml:space="preserve">18 variables que no has explicado. Ni justificado por qué esas y no otras… </w:t>
      </w:r>
    </w:p>
    <w:p w14:paraId="37D41027" w14:textId="77777777" w:rsidR="006D45CF" w:rsidRDefault="006D45CF" w:rsidP="00C83A6E">
      <w:pPr>
        <w:jc w:val="left"/>
      </w:pPr>
    </w:p>
    <w:p w14:paraId="5D7C72B8" w14:textId="77777777" w:rsidR="006D45CF" w:rsidRDefault="006D45CF" w:rsidP="00C83A6E">
      <w:pPr>
        <w:jc w:val="left"/>
      </w:pPr>
      <w:r>
        <w:rPr>
          <w:sz w:val="20"/>
          <w:szCs w:val="20"/>
        </w:rPr>
        <w:t>Esto es un TFG TODO se tiene que justificar.</w:t>
      </w:r>
    </w:p>
  </w:comment>
  <w:comment w:id="1631" w:author="Sergio Saugar García" w:date="2022-06-09T19:49:00Z" w:initials="SS">
    <w:p w14:paraId="55F5A3B3" w14:textId="77777777" w:rsidR="006D45CF" w:rsidRDefault="006D45CF" w:rsidP="00BF4987">
      <w:pPr>
        <w:jc w:val="left"/>
      </w:pPr>
      <w:r>
        <w:rPr>
          <w:rStyle w:val="Refdecomentario"/>
        </w:rPr>
        <w:annotationRef/>
      </w:r>
      <w:r>
        <w:rPr>
          <w:sz w:val="20"/>
          <w:szCs w:val="20"/>
        </w:rPr>
        <w:t>¿Por qué cuáles son?</w:t>
      </w:r>
    </w:p>
    <w:p w14:paraId="4B95DAE0" w14:textId="77777777" w:rsidR="006D45CF" w:rsidRDefault="006D45CF" w:rsidP="00BF4987">
      <w:pPr>
        <w:jc w:val="left"/>
      </w:pPr>
    </w:p>
    <w:p w14:paraId="4EFA9CD7" w14:textId="77777777" w:rsidR="006D45CF" w:rsidRDefault="006D45CF" w:rsidP="00BF4987">
      <w:pPr>
        <w:jc w:val="left"/>
      </w:pPr>
      <w:r>
        <w:rPr>
          <w:sz w:val="20"/>
          <w:szCs w:val="20"/>
        </w:rPr>
        <w:t>En un TFG no puedes hacer una descripción de lo que hacen las cosas tienes que JUSTIFICAR por qué haces las cosas. Debe quedar nítido qué haces, por qué lo haces y por qué no has elegido otra alternativa.</w:t>
      </w:r>
    </w:p>
    <w:p w14:paraId="7F5FB94C" w14:textId="77777777" w:rsidR="006D45CF" w:rsidRDefault="006D45CF" w:rsidP="00BF4987">
      <w:pPr>
        <w:jc w:val="left"/>
      </w:pPr>
    </w:p>
  </w:comment>
  <w:comment w:id="1632" w:author="Sergio Saugar García" w:date="2022-06-09T19:50:00Z" w:initials="SS">
    <w:p w14:paraId="441474B3" w14:textId="77777777" w:rsidR="006D45CF" w:rsidRDefault="006D45CF" w:rsidP="003D4AA2">
      <w:pPr>
        <w:jc w:val="left"/>
      </w:pPr>
      <w:r>
        <w:rPr>
          <w:rStyle w:val="Refdecomentario"/>
        </w:rPr>
        <w:annotationRef/>
      </w:r>
      <w:r>
        <w:rPr>
          <w:sz w:val="20"/>
          <w:szCs w:val="20"/>
        </w:rPr>
        <w:t>Esto es una descripción. Pero ¿por qué las tienes que unir?</w:t>
      </w:r>
    </w:p>
    <w:p w14:paraId="5FCDD835" w14:textId="77777777" w:rsidR="006D45CF" w:rsidRDefault="006D45CF" w:rsidP="003D4AA2">
      <w:pPr>
        <w:jc w:val="left"/>
      </w:pPr>
    </w:p>
    <w:p w14:paraId="76EC59A5" w14:textId="77777777" w:rsidR="006D45CF" w:rsidRDefault="006D45CF" w:rsidP="003D4AA2">
      <w:pPr>
        <w:jc w:val="left"/>
      </w:pPr>
      <w:r>
        <w:rPr>
          <w:sz w:val="20"/>
          <w:szCs w:val="20"/>
        </w:rPr>
        <w:t>Dado que es necesario .xxxxxxx se genera una matriz uniendo….</w:t>
      </w:r>
    </w:p>
    <w:p w14:paraId="6437FA76" w14:textId="77777777" w:rsidR="006D45CF" w:rsidRDefault="006D45CF" w:rsidP="003D4AA2">
      <w:pPr>
        <w:jc w:val="left"/>
      </w:pPr>
    </w:p>
  </w:comment>
  <w:comment w:id="1633" w:author="Sergio Saugar García" w:date="2022-06-09T19:50:00Z" w:initials="SS">
    <w:p w14:paraId="6789991E" w14:textId="77777777" w:rsidR="006D45CF" w:rsidRDefault="006D45CF" w:rsidP="006F70E9">
      <w:pPr>
        <w:jc w:val="left"/>
      </w:pPr>
      <w:r>
        <w:rPr>
          <w:rStyle w:val="Refdecomentario"/>
        </w:rPr>
        <w:annotationRef/>
      </w:r>
      <w:r>
        <w:rPr>
          <w:sz w:val="20"/>
          <w:szCs w:val="20"/>
        </w:rPr>
        <w:t>Por qué?</w:t>
      </w:r>
    </w:p>
    <w:p w14:paraId="24C3FD53" w14:textId="77777777" w:rsidR="006D45CF" w:rsidRDefault="006D45CF" w:rsidP="006F70E9">
      <w:pPr>
        <w:jc w:val="left"/>
      </w:pPr>
    </w:p>
  </w:comment>
  <w:comment w:id="1634" w:author="Sergio Saugar García" w:date="2022-06-09T19:51:00Z" w:initials="SS">
    <w:p w14:paraId="5251583D" w14:textId="77777777" w:rsidR="006D45CF" w:rsidRDefault="006D45CF" w:rsidP="003B287E">
      <w:pPr>
        <w:jc w:val="left"/>
      </w:pPr>
      <w:r>
        <w:rPr>
          <w:rStyle w:val="Refdecomentario"/>
        </w:rPr>
        <w:annotationRef/>
      </w:r>
      <w:r>
        <w:rPr>
          <w:sz w:val="20"/>
          <w:szCs w:val="20"/>
        </w:rPr>
        <w:t>El grado tiene un carácter propio.</w:t>
      </w:r>
    </w:p>
  </w:comment>
  <w:comment w:id="1635" w:author="Sergio Saugar García" w:date="2022-06-09T19:51:00Z" w:initials="SS">
    <w:p w14:paraId="6ED04BE9" w14:textId="77777777" w:rsidR="006D45CF" w:rsidRDefault="006D45CF" w:rsidP="002D3832">
      <w:pPr>
        <w:jc w:val="left"/>
      </w:pPr>
      <w:r>
        <w:rPr>
          <w:rStyle w:val="Refdecomentario"/>
        </w:rPr>
        <w:annotationRef/>
      </w:r>
      <w:r>
        <w:rPr>
          <w:sz w:val="20"/>
          <w:szCs w:val="20"/>
        </w:rPr>
        <w:t>Muchísimo texto sin explicaciones y sin una imagen que ayude a comprender.</w:t>
      </w:r>
    </w:p>
  </w:comment>
  <w:comment w:id="1636" w:author="Sergio Saugar García" w:date="2022-06-09T19:52:00Z" w:initials="SS">
    <w:p w14:paraId="1AE07A3A" w14:textId="77777777" w:rsidR="006D45CF" w:rsidRDefault="006D45CF" w:rsidP="007E189A">
      <w:pPr>
        <w:jc w:val="left"/>
      </w:pPr>
      <w:r>
        <w:rPr>
          <w:rStyle w:val="Refdecomentario"/>
        </w:rPr>
        <w:annotationRef/>
      </w:r>
      <w:r>
        <w:rPr>
          <w:sz w:val="20"/>
          <w:szCs w:val="20"/>
        </w:rPr>
        <w:t>¿?¿?</w:t>
      </w:r>
    </w:p>
  </w:comment>
  <w:comment w:id="1642" w:author="Sergio Saugar García" w:date="2022-06-09T19:52:00Z" w:initials="SS">
    <w:p w14:paraId="7EE7973B" w14:textId="77777777" w:rsidR="00133647" w:rsidRDefault="00133647" w:rsidP="00FB16F3">
      <w:pPr>
        <w:jc w:val="left"/>
      </w:pPr>
      <w:r>
        <w:rPr>
          <w:rStyle w:val="Refdecomentario"/>
        </w:rPr>
        <w:annotationRef/>
      </w:r>
      <w:r>
        <w:rPr>
          <w:sz w:val="20"/>
          <w:szCs w:val="20"/>
        </w:rPr>
        <w:t>¿?¿?¿?¿?</w:t>
      </w:r>
    </w:p>
    <w:p w14:paraId="15A1A0CE" w14:textId="77777777" w:rsidR="00133647" w:rsidRDefault="00133647" w:rsidP="00FB16F3">
      <w:pPr>
        <w:jc w:val="left"/>
      </w:pPr>
    </w:p>
    <w:p w14:paraId="74A2C7BD" w14:textId="77777777" w:rsidR="00133647" w:rsidRDefault="00133647" w:rsidP="00FB16F3">
      <w:pPr>
        <w:jc w:val="left"/>
      </w:pPr>
      <w:r>
        <w:rPr>
          <w:sz w:val="20"/>
          <w:szCs w:val="20"/>
        </w:rPr>
        <w:t>Igual que antes.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7B6B47D" w15:done="0"/>
  <w15:commentEx w15:paraId="72594E45" w15:done="0"/>
  <w15:commentEx w15:paraId="78C16FEC" w15:done="0"/>
  <w15:commentEx w15:paraId="61D4BB02" w15:done="0"/>
  <w15:commentEx w15:paraId="42B8F230" w15:done="0"/>
  <w15:commentEx w15:paraId="3C85810C" w15:done="0"/>
  <w15:commentEx w15:paraId="313BF2F7" w15:paraIdParent="3C85810C" w15:done="0"/>
  <w15:commentEx w15:paraId="6FF465CB" w15:done="0"/>
  <w15:commentEx w15:paraId="77B7AF8D" w15:done="0"/>
  <w15:commentEx w15:paraId="06C656A5" w15:done="0"/>
  <w15:commentEx w15:paraId="2319D2C3" w15:done="0"/>
  <w15:commentEx w15:paraId="6833B306" w15:paraIdParent="2319D2C3" w15:done="0"/>
  <w15:commentEx w15:paraId="0804666F" w15:done="0"/>
  <w15:commentEx w15:paraId="4AF01A93" w15:done="0"/>
  <w15:commentEx w15:paraId="03C2E9E4" w15:done="0"/>
  <w15:commentEx w15:paraId="632035FA" w15:done="0"/>
  <w15:commentEx w15:paraId="3D9A189A" w15:done="0"/>
  <w15:commentEx w15:paraId="5083601E" w15:done="0"/>
  <w15:commentEx w15:paraId="4AF9D916" w15:done="0"/>
  <w15:commentEx w15:paraId="3414C25A" w15:done="0"/>
  <w15:commentEx w15:paraId="6CC55BE7" w15:done="0"/>
  <w15:commentEx w15:paraId="1903350C" w15:done="0"/>
  <w15:commentEx w15:paraId="2B951787" w15:done="0"/>
  <w15:commentEx w15:paraId="701299E3" w15:done="0"/>
  <w15:commentEx w15:paraId="4F4D7947" w15:done="0"/>
  <w15:commentEx w15:paraId="6978BF5A" w15:done="0"/>
  <w15:commentEx w15:paraId="5954E423" w15:done="0"/>
  <w15:commentEx w15:paraId="6198C9B6" w15:done="0"/>
  <w15:commentEx w15:paraId="562FEC94" w15:done="0"/>
  <w15:commentEx w15:paraId="757AF2AC" w15:done="0"/>
  <w15:commentEx w15:paraId="337E8309" w15:done="0"/>
  <w15:commentEx w15:paraId="413788BA" w15:done="0"/>
  <w15:commentEx w15:paraId="361CBD56" w15:done="0"/>
  <w15:commentEx w15:paraId="1C4AD6BF" w15:done="0"/>
  <w15:commentEx w15:paraId="1FB8D72C" w15:done="0"/>
  <w15:commentEx w15:paraId="255A85E1" w15:done="0"/>
  <w15:commentEx w15:paraId="0FBA4A75" w15:done="0"/>
  <w15:commentEx w15:paraId="38B5840A" w15:done="0"/>
  <w15:commentEx w15:paraId="38164115" w15:done="0"/>
  <w15:commentEx w15:paraId="1F473027" w15:done="0"/>
  <w15:commentEx w15:paraId="53629459" w15:done="0"/>
  <w15:commentEx w15:paraId="100660F8" w15:done="0"/>
  <w15:commentEx w15:paraId="137A1C74" w15:done="0"/>
  <w15:commentEx w15:paraId="18473C78" w15:done="0"/>
  <w15:commentEx w15:paraId="47A9D050" w15:done="0"/>
  <w15:commentEx w15:paraId="63B62560" w15:paraIdParent="47A9D050" w15:done="0"/>
  <w15:commentEx w15:paraId="24E9F4AD" w15:done="0"/>
  <w15:commentEx w15:paraId="30357E2E" w15:done="0"/>
  <w15:commentEx w15:paraId="34040DB4" w15:paraIdParent="30357E2E" w15:done="0"/>
  <w15:commentEx w15:paraId="2F7AA85E" w15:done="0"/>
  <w15:commentEx w15:paraId="7F2482EB" w15:done="0"/>
  <w15:commentEx w15:paraId="58C01193" w15:done="0"/>
  <w15:commentEx w15:paraId="094B4113" w15:done="0"/>
  <w15:commentEx w15:paraId="5D7C72B8" w15:done="0"/>
  <w15:commentEx w15:paraId="7F5FB94C" w15:done="0"/>
  <w15:commentEx w15:paraId="6437FA76" w15:done="0"/>
  <w15:commentEx w15:paraId="24C3FD53" w15:done="0"/>
  <w15:commentEx w15:paraId="5251583D" w15:done="0"/>
  <w15:commentEx w15:paraId="6ED04BE9" w15:done="0"/>
  <w15:commentEx w15:paraId="1AE07A3A" w15:done="0"/>
  <w15:commentEx w15:paraId="74A2C7B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4CCE74" w16cex:dateUtc="2022-06-09T17:54:00Z"/>
  <w16cex:commentExtensible w16cex:durableId="264C5B60" w16cex:dateUtc="2022-06-09T09:43:00Z"/>
  <w16cex:commentExtensible w16cex:durableId="264C5CC3" w16cex:dateUtc="2022-06-09T09:49:00Z"/>
  <w16cex:commentExtensible w16cex:durableId="264C5CF9" w16cex:dateUtc="2022-06-09T09:50:00Z"/>
  <w16cex:commentExtensible w16cex:durableId="264CC07A" w16cex:dateUtc="2022-06-09T16:54:00Z"/>
  <w16cex:commentExtensible w16cex:durableId="264CC0A4" w16cex:dateUtc="2022-06-09T16:55:00Z"/>
  <w16cex:commentExtensible w16cex:durableId="264CC0BE" w16cex:dateUtc="2022-06-09T16:55:00Z"/>
  <w16cex:commentExtensible w16cex:durableId="264CC0F3" w16cex:dateUtc="2022-06-09T16:56:00Z"/>
  <w16cex:commentExtensible w16cex:durableId="264CC13E" w16cex:dateUtc="2022-06-09T16:58:00Z"/>
  <w16cex:commentExtensible w16cex:durableId="264CC173" w16cex:dateUtc="2022-06-09T16:58:00Z"/>
  <w16cex:commentExtensible w16cex:durableId="264CC1D1" w16cex:dateUtc="2022-06-09T17:00:00Z"/>
  <w16cex:commentExtensible w16cex:durableId="264CC211" w16cex:dateUtc="2022-06-09T17:01:00Z"/>
  <w16cex:commentExtensible w16cex:durableId="264CC286" w16cex:dateUtc="2022-06-09T17:03:00Z"/>
  <w16cex:commentExtensible w16cex:durableId="264CC2A1" w16cex:dateUtc="2022-06-09T17:04:00Z"/>
  <w16cex:commentExtensible w16cex:durableId="264CC2B4" w16cex:dateUtc="2022-06-09T17:04:00Z"/>
  <w16cex:commentExtensible w16cex:durableId="264CC2C0" w16cex:dateUtc="2022-06-09T17:04:00Z"/>
  <w16cex:commentExtensible w16cex:durableId="264CC2C9" w16cex:dateUtc="2022-06-09T17:04:00Z"/>
  <w16cex:commentExtensible w16cex:durableId="264CC2F0" w16cex:dateUtc="2022-06-09T17:05:00Z"/>
  <w16cex:commentExtensible w16cex:durableId="264CC313" w16cex:dateUtc="2022-06-09T17:05:00Z"/>
  <w16cex:commentExtensible w16cex:durableId="264CC358" w16cex:dateUtc="2022-06-09T17:07:00Z"/>
  <w16cex:commentExtensible w16cex:durableId="264CC392" w16cex:dateUtc="2022-06-09T17:08:00Z"/>
  <w16cex:commentExtensible w16cex:durableId="264CC3BF" w16cex:dateUtc="2022-06-09T17:08:00Z"/>
  <w16cex:commentExtensible w16cex:durableId="264CC3D4" w16cex:dateUtc="2022-06-09T17:09:00Z"/>
  <w16cex:commentExtensible w16cex:durableId="264CC3F6" w16cex:dateUtc="2022-06-09T17:09:00Z"/>
  <w16cex:commentExtensible w16cex:durableId="264CC421" w16cex:dateUtc="2022-06-09T17:10:00Z"/>
  <w16cex:commentExtensible w16cex:durableId="264CC46F" w16cex:dateUtc="2022-06-09T17:11:00Z"/>
  <w16cex:commentExtensible w16cex:durableId="264CC4AD" w16cex:dateUtc="2022-06-09T17:12:00Z"/>
  <w16cex:commentExtensible w16cex:durableId="264CC49A" w16cex:dateUtc="2022-06-09T17:12:00Z"/>
  <w16cex:commentExtensible w16cex:durableId="264CC52B" w16cex:dateUtc="2022-06-09T17:14:00Z"/>
  <w16cex:commentExtensible w16cex:durableId="264CC5BC" w16cex:dateUtc="2022-06-09T17:17:00Z"/>
  <w16cex:commentExtensible w16cex:durableId="264CC5D4" w16cex:dateUtc="2022-06-09T17:17:00Z"/>
  <w16cex:commentExtensible w16cex:durableId="264CC5ED" w16cex:dateUtc="2022-06-09T17:18:00Z"/>
  <w16cex:commentExtensible w16cex:durableId="264CC5FF" w16cex:dateUtc="2022-06-09T17:18:00Z"/>
  <w16cex:commentExtensible w16cex:durableId="264CC65E" w16cex:dateUtc="2022-06-09T17:19:00Z"/>
  <w16cex:commentExtensible w16cex:durableId="264CC674" w16cex:dateUtc="2022-06-09T17:20:00Z"/>
  <w16cex:commentExtensible w16cex:durableId="264CC6BF" w16cex:dateUtc="2022-06-09T17:21:00Z"/>
  <w16cex:commentExtensible w16cex:durableId="264CC7E3" w16cex:dateUtc="2022-06-09T17:26:00Z"/>
  <w16cex:commentExtensible w16cex:durableId="264CC81E" w16cex:dateUtc="2022-06-09T17:27:00Z"/>
  <w16cex:commentExtensible w16cex:durableId="264CC866" w16cex:dateUtc="2022-06-09T17:28:00Z"/>
  <w16cex:commentExtensible w16cex:durableId="264CC8B7" w16cex:dateUtc="2022-06-09T17:29:00Z"/>
  <w16cex:commentExtensible w16cex:durableId="264CC8CC" w16cex:dateUtc="2022-06-09T17:30:00Z"/>
  <w16cex:commentExtensible w16cex:durableId="264CC94C" w16cex:dateUtc="2022-06-09T17:32:00Z"/>
  <w16cex:commentExtensible w16cex:durableId="264CC976" w16cex:dateUtc="2022-06-09T17:33:00Z"/>
  <w16cex:commentExtensible w16cex:durableId="264CC9CC" w16cex:dateUtc="2022-06-09T17:34:00Z"/>
  <w16cex:commentExtensible w16cex:durableId="264CC9F6" w16cex:dateUtc="2022-06-09T17:35:00Z"/>
  <w16cex:commentExtensible w16cex:durableId="264CCA1C" w16cex:dateUtc="2022-06-09T17:35:00Z"/>
  <w16cex:commentExtensible w16cex:durableId="264CCB02" w16cex:dateUtc="2022-06-09T17:39:00Z"/>
  <w16cex:commentExtensible w16cex:durableId="264CCB1C" w16cex:dateUtc="2022-06-09T17:40:00Z"/>
  <w16cex:commentExtensible w16cex:durableId="264CCB41" w16cex:dateUtc="2022-06-09T17:40:00Z"/>
  <w16cex:commentExtensible w16cex:durableId="264CCBD9" w16cex:dateUtc="2022-06-09T17:43:00Z"/>
  <w16cex:commentExtensible w16cex:durableId="264CCC16" w16cex:dateUtc="2022-06-09T17:44:00Z"/>
  <w16cex:commentExtensible w16cex:durableId="264CCC8F" w16cex:dateUtc="2022-06-09T17:46:00Z"/>
  <w16cex:commentExtensible w16cex:durableId="264CCCFA" w16cex:dateUtc="2022-06-09T17:48:00Z"/>
  <w16cex:commentExtensible w16cex:durableId="264CCD2C" w16cex:dateUtc="2022-06-09T17:49:00Z"/>
  <w16cex:commentExtensible w16cex:durableId="264CCD64" w16cex:dateUtc="2022-06-09T17:49:00Z"/>
  <w16cex:commentExtensible w16cex:durableId="264CCD8A" w16cex:dateUtc="2022-06-09T17:50:00Z"/>
  <w16cex:commentExtensible w16cex:durableId="264CCD97" w16cex:dateUtc="2022-06-09T17:50:00Z"/>
  <w16cex:commentExtensible w16cex:durableId="264CCDB8" w16cex:dateUtc="2022-06-09T17:51:00Z"/>
  <w16cex:commentExtensible w16cex:durableId="264CCDDC" w16cex:dateUtc="2022-06-09T17:51:00Z"/>
  <w16cex:commentExtensible w16cex:durableId="264CCDE9" w16cex:dateUtc="2022-06-09T17:52:00Z"/>
  <w16cex:commentExtensible w16cex:durableId="264CCE16" w16cex:dateUtc="2022-06-09T17:5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7B6B47D" w16cid:durableId="264CCE74"/>
  <w16cid:commentId w16cid:paraId="72594E45" w16cid:durableId="264C5B60"/>
  <w16cid:commentId w16cid:paraId="78C16FEC" w16cid:durableId="264C5CC3"/>
  <w16cid:commentId w16cid:paraId="61D4BB02" w16cid:durableId="264C5CF9"/>
  <w16cid:commentId w16cid:paraId="42B8F230" w16cid:durableId="264CC07A"/>
  <w16cid:commentId w16cid:paraId="3C85810C" w16cid:durableId="264CC0A4"/>
  <w16cid:commentId w16cid:paraId="313BF2F7" w16cid:durableId="264CC0BE"/>
  <w16cid:commentId w16cid:paraId="6FF465CB" w16cid:durableId="264CC0F3"/>
  <w16cid:commentId w16cid:paraId="77B7AF8D" w16cid:durableId="264CC13E"/>
  <w16cid:commentId w16cid:paraId="06C656A5" w16cid:durableId="264CC173"/>
  <w16cid:commentId w16cid:paraId="2319D2C3" w16cid:durableId="264CC1D1"/>
  <w16cid:commentId w16cid:paraId="6833B306" w16cid:durableId="264CC211"/>
  <w16cid:commentId w16cid:paraId="0804666F" w16cid:durableId="264CC286"/>
  <w16cid:commentId w16cid:paraId="4AF01A93" w16cid:durableId="264CC2A1"/>
  <w16cid:commentId w16cid:paraId="03C2E9E4" w16cid:durableId="264CC2B4"/>
  <w16cid:commentId w16cid:paraId="632035FA" w16cid:durableId="264CC2C0"/>
  <w16cid:commentId w16cid:paraId="3D9A189A" w16cid:durableId="264CC2C9"/>
  <w16cid:commentId w16cid:paraId="5083601E" w16cid:durableId="264CC2F0"/>
  <w16cid:commentId w16cid:paraId="4AF9D916" w16cid:durableId="264CC313"/>
  <w16cid:commentId w16cid:paraId="3414C25A" w16cid:durableId="264CC358"/>
  <w16cid:commentId w16cid:paraId="6CC55BE7" w16cid:durableId="264CC392"/>
  <w16cid:commentId w16cid:paraId="1903350C" w16cid:durableId="264CC3BF"/>
  <w16cid:commentId w16cid:paraId="2B951787" w16cid:durableId="264CC3D4"/>
  <w16cid:commentId w16cid:paraId="701299E3" w16cid:durableId="264CC3F6"/>
  <w16cid:commentId w16cid:paraId="4F4D7947" w16cid:durableId="264CC421"/>
  <w16cid:commentId w16cid:paraId="6978BF5A" w16cid:durableId="264CC46F"/>
  <w16cid:commentId w16cid:paraId="5954E423" w16cid:durableId="264CC4AD"/>
  <w16cid:commentId w16cid:paraId="6198C9B6" w16cid:durableId="264CC49A"/>
  <w16cid:commentId w16cid:paraId="562FEC94" w16cid:durableId="264CC52B"/>
  <w16cid:commentId w16cid:paraId="757AF2AC" w16cid:durableId="264CC5BC"/>
  <w16cid:commentId w16cid:paraId="337E8309" w16cid:durableId="264CC5D4"/>
  <w16cid:commentId w16cid:paraId="413788BA" w16cid:durableId="264CC5ED"/>
  <w16cid:commentId w16cid:paraId="361CBD56" w16cid:durableId="264CC5FF"/>
  <w16cid:commentId w16cid:paraId="1C4AD6BF" w16cid:durableId="264CC65E"/>
  <w16cid:commentId w16cid:paraId="1FB8D72C" w16cid:durableId="264CC674"/>
  <w16cid:commentId w16cid:paraId="255A85E1" w16cid:durableId="264CC6BF"/>
  <w16cid:commentId w16cid:paraId="0FBA4A75" w16cid:durableId="264CC7E3"/>
  <w16cid:commentId w16cid:paraId="38B5840A" w16cid:durableId="264CC81E"/>
  <w16cid:commentId w16cid:paraId="38164115" w16cid:durableId="264CC866"/>
  <w16cid:commentId w16cid:paraId="1F473027" w16cid:durableId="264CC8B7"/>
  <w16cid:commentId w16cid:paraId="53629459" w16cid:durableId="264CC8CC"/>
  <w16cid:commentId w16cid:paraId="100660F8" w16cid:durableId="264CC94C"/>
  <w16cid:commentId w16cid:paraId="137A1C74" w16cid:durableId="264CC976"/>
  <w16cid:commentId w16cid:paraId="18473C78" w16cid:durableId="264CC9CC"/>
  <w16cid:commentId w16cid:paraId="47A9D050" w16cid:durableId="264CC9F6"/>
  <w16cid:commentId w16cid:paraId="63B62560" w16cid:durableId="264CCA1C"/>
  <w16cid:commentId w16cid:paraId="24E9F4AD" w16cid:durableId="264CCB02"/>
  <w16cid:commentId w16cid:paraId="30357E2E" w16cid:durableId="264CCB1C"/>
  <w16cid:commentId w16cid:paraId="34040DB4" w16cid:durableId="264CCB41"/>
  <w16cid:commentId w16cid:paraId="2F7AA85E" w16cid:durableId="264CCBD9"/>
  <w16cid:commentId w16cid:paraId="7F2482EB" w16cid:durableId="264CCC16"/>
  <w16cid:commentId w16cid:paraId="58C01193" w16cid:durableId="264CCC8F"/>
  <w16cid:commentId w16cid:paraId="094B4113" w16cid:durableId="264CCCFA"/>
  <w16cid:commentId w16cid:paraId="5D7C72B8" w16cid:durableId="264CCD2C"/>
  <w16cid:commentId w16cid:paraId="7F5FB94C" w16cid:durableId="264CCD64"/>
  <w16cid:commentId w16cid:paraId="6437FA76" w16cid:durableId="264CCD8A"/>
  <w16cid:commentId w16cid:paraId="24C3FD53" w16cid:durableId="264CCD97"/>
  <w16cid:commentId w16cid:paraId="5251583D" w16cid:durableId="264CCDB8"/>
  <w16cid:commentId w16cid:paraId="6ED04BE9" w16cid:durableId="264CCDDC"/>
  <w16cid:commentId w16cid:paraId="1AE07A3A" w16cid:durableId="264CCDE9"/>
  <w16cid:commentId w16cid:paraId="74A2C7BD" w16cid:durableId="264CCE1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E3BCAA" w14:textId="77777777" w:rsidR="00217CAB" w:rsidRDefault="00217CAB" w:rsidP="00A91FB3">
      <w:pPr>
        <w:spacing w:after="0" w:line="240" w:lineRule="auto"/>
      </w:pPr>
      <w:r>
        <w:separator/>
      </w:r>
    </w:p>
  </w:endnote>
  <w:endnote w:type="continuationSeparator" w:id="0">
    <w:p w14:paraId="6CEB4307" w14:textId="77777777" w:rsidR="00217CAB" w:rsidRDefault="00217CAB" w:rsidP="00A91F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Eras Medium ITC">
    <w:panose1 w:val="020B0602030504020804"/>
    <w:charset w:val="4D"/>
    <w:family w:val="swiss"/>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3789E1" w14:textId="77777777" w:rsidR="008E793B" w:rsidRDefault="008E793B" w:rsidP="008F2CD5">
    <w:pPr>
      <w:pStyle w:val="Piedepgina"/>
      <w:framePr w:wrap="none" w:vAnchor="text" w:hAnchor="margin" w:xAlign="center" w:y="1"/>
      <w:jc w:val="center"/>
    </w:pPr>
  </w:p>
  <w:p w14:paraId="09B15B14" w14:textId="77777777" w:rsidR="008E793B" w:rsidRDefault="008E793B" w:rsidP="00937CF8">
    <w:pPr>
      <w:pStyle w:val="Piedepgina"/>
      <w:framePr w:wrap="none" w:vAnchor="text" w:hAnchor="margin" w:xAlign="center" w:y="1"/>
      <w:rPr>
        <w:rStyle w:val="Nmerodepgina"/>
      </w:rPr>
    </w:pPr>
  </w:p>
  <w:p w14:paraId="73FFB5AD" w14:textId="77777777" w:rsidR="008E793B" w:rsidRDefault="008E793B" w:rsidP="00937CF8">
    <w:pPr>
      <w:pStyle w:val="Piedepgina"/>
      <w:framePr w:wrap="none" w:vAnchor="text" w:hAnchor="margin" w:xAlign="center" w:y="1"/>
      <w:rPr>
        <w:rStyle w:val="Nmerodepgina"/>
      </w:rPr>
    </w:pPr>
  </w:p>
  <w:p w14:paraId="33E99C85" w14:textId="77777777" w:rsidR="008E793B" w:rsidRDefault="008E793B" w:rsidP="006531E0">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A5ED59" w14:textId="390E917D" w:rsidR="008E793B" w:rsidRDefault="008E793B" w:rsidP="00303664">
    <w:pPr>
      <w:pStyle w:val="Piedepgina"/>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8A163E" w14:textId="77777777" w:rsidR="008E793B" w:rsidRDefault="008E793B" w:rsidP="008F2CD5">
    <w:pPr>
      <w:pStyle w:val="Piedepgina"/>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DAA59D" w14:textId="4EB9596D" w:rsidR="008E793B" w:rsidRDefault="008E793B" w:rsidP="008F2CD5">
    <w:pPr>
      <w:pStyle w:val="Piedepgina"/>
      <w:framePr w:wrap="none" w:vAnchor="text" w:hAnchor="margin" w:xAlign="center" w:y="1"/>
      <w:jc w:val="center"/>
    </w:pPr>
  </w:p>
  <w:p w14:paraId="3F3541CB" w14:textId="2612CC3E" w:rsidR="008E793B" w:rsidRDefault="008E793B" w:rsidP="00C73DFD">
    <w:pPr>
      <w:pStyle w:val="Piedepgina"/>
      <w:framePr w:wrap="none" w:vAnchor="text" w:hAnchor="margin" w:xAlign="center" w:y="1"/>
      <w:rPr>
        <w:rStyle w:val="Nmerodepgina"/>
      </w:rPr>
    </w:pPr>
  </w:p>
  <w:p w14:paraId="7929CCED" w14:textId="50897694" w:rsidR="008E793B" w:rsidRDefault="008E793B" w:rsidP="00C73DFD">
    <w:pPr>
      <w:pStyle w:val="Piedepgina"/>
      <w:framePr w:wrap="none" w:vAnchor="text" w:hAnchor="margin" w:xAlign="center" w:y="1"/>
      <w:rPr>
        <w:rStyle w:val="Nmerodepgina"/>
      </w:rPr>
    </w:pPr>
  </w:p>
  <w:p w14:paraId="53A7AB8A" w14:textId="77777777" w:rsidR="008E793B" w:rsidRDefault="008E793B" w:rsidP="006531E0">
    <w:pPr>
      <w:pStyle w:val="Piedepgin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8AF031" w14:textId="2AF1067C" w:rsidR="008E793B" w:rsidRDefault="008E793B" w:rsidP="008F2CD5">
    <w:pPr>
      <w:pStyle w:val="Piedepgina"/>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9695466"/>
      <w:docPartObj>
        <w:docPartGallery w:val="Page Numbers (Bottom of Page)"/>
        <w:docPartUnique/>
      </w:docPartObj>
    </w:sdtPr>
    <w:sdtContent>
      <w:p w14:paraId="20AB912B" w14:textId="4B473818" w:rsidR="008E793B" w:rsidRDefault="008E793B">
        <w:pPr>
          <w:pStyle w:val="Piedepgina"/>
          <w:jc w:val="center"/>
        </w:pPr>
        <w:r>
          <w:fldChar w:fldCharType="begin"/>
        </w:r>
        <w:r>
          <w:instrText>PAGE   \* MERGEFORMAT</w:instrText>
        </w:r>
        <w:r>
          <w:fldChar w:fldCharType="separate"/>
        </w:r>
        <w:r>
          <w:t>2</w:t>
        </w:r>
        <w:r>
          <w:fldChar w:fldCharType="end"/>
        </w:r>
      </w:p>
    </w:sdtContent>
  </w:sdt>
  <w:p w14:paraId="58E8F611" w14:textId="77777777" w:rsidR="008E793B" w:rsidRDefault="008E793B" w:rsidP="006531E0">
    <w:pPr>
      <w:pStyle w:val="Piedepgina"/>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8BEAF5" w14:textId="2E3C4107" w:rsidR="008E793B" w:rsidRDefault="00000000" w:rsidP="006351D8">
    <w:pPr>
      <w:pStyle w:val="Piedepgina"/>
      <w:jc w:val="center"/>
    </w:pPr>
    <w:sdt>
      <w:sdtPr>
        <w:id w:val="-971443099"/>
        <w:docPartObj>
          <w:docPartGallery w:val="Page Numbers (Bottom of Page)"/>
          <w:docPartUnique/>
        </w:docPartObj>
      </w:sdtPr>
      <w:sdtContent>
        <w:r w:rsidR="008E793B">
          <w:fldChar w:fldCharType="begin"/>
        </w:r>
        <w:r w:rsidR="008E793B">
          <w:instrText>PAGE   \* MERGEFORMAT</w:instrText>
        </w:r>
        <w:r w:rsidR="008E793B">
          <w:fldChar w:fldCharType="separate"/>
        </w:r>
        <w:r w:rsidR="008E793B">
          <w:t>1</w:t>
        </w:r>
        <w:r w:rsidR="008E793B">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546991" w14:textId="77777777" w:rsidR="00217CAB" w:rsidRDefault="00217CAB" w:rsidP="00A91FB3">
      <w:pPr>
        <w:spacing w:after="0" w:line="240" w:lineRule="auto"/>
      </w:pPr>
      <w:r>
        <w:separator/>
      </w:r>
    </w:p>
  </w:footnote>
  <w:footnote w:type="continuationSeparator" w:id="0">
    <w:p w14:paraId="404D96D5" w14:textId="77777777" w:rsidR="00217CAB" w:rsidRDefault="00217CAB" w:rsidP="00A91FB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2487035"/>
      <w:docPartObj>
        <w:docPartGallery w:val="Page Numbers (Top of Page)"/>
        <w:docPartUnique/>
      </w:docPartObj>
    </w:sdtPr>
    <w:sdtContent>
      <w:p w14:paraId="54C4475A" w14:textId="4F503029" w:rsidR="008E793B" w:rsidRDefault="008E793B">
        <w:pPr>
          <w:pStyle w:val="Encabezado"/>
          <w:jc w:val="center"/>
        </w:pPr>
        <w:r>
          <w:fldChar w:fldCharType="begin"/>
        </w:r>
        <w:r>
          <w:instrText>PAGE   \* MERGEFORMAT</w:instrText>
        </w:r>
        <w:r>
          <w:fldChar w:fldCharType="separate"/>
        </w:r>
        <w:r>
          <w:t>2</w:t>
        </w:r>
        <w:r>
          <w:fldChar w:fldCharType="end"/>
        </w:r>
      </w:p>
    </w:sdtContent>
  </w:sdt>
  <w:p w14:paraId="6F2ED160" w14:textId="70930F71" w:rsidR="008E793B" w:rsidRPr="00630A81" w:rsidRDefault="008E793B">
    <w:pPr>
      <w:pStyle w:val="Encabezado"/>
      <w:rPr>
        <w:i/>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26E389" w14:textId="77777777" w:rsidR="008E793B" w:rsidRPr="00630A81" w:rsidRDefault="008E793B">
    <w:pPr>
      <w:pStyle w:val="Encabezado"/>
      <w:rPr>
        <w:i/>
      </w:rPr>
    </w:pPr>
    <w:r>
      <w:tab/>
    </w:r>
    <w:r>
      <w:tab/>
    </w:r>
    <w:r>
      <w:rPr>
        <w:i/>
      </w:rPr>
      <w:t>Introducción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52B30F" w14:textId="77777777" w:rsidR="008E793B" w:rsidRPr="00FB581C" w:rsidRDefault="008E793B" w:rsidP="00782B86">
    <w:pPr>
      <w:pBdr>
        <w:bottom w:val="single" w:sz="4" w:space="0" w:color="auto"/>
      </w:pBdr>
      <w:tabs>
        <w:tab w:val="right" w:pos="10206"/>
      </w:tabs>
      <w:spacing w:after="0" w:line="240" w:lineRule="auto"/>
      <w:ind w:left="1440"/>
      <w:jc w:val="left"/>
      <w:rPr>
        <w:rFonts w:ascii="Eras Medium ITC" w:eastAsia="Times New Roman" w:hAnsi="Eras Medium ITC" w:cs="Tahoma"/>
        <w:szCs w:val="20"/>
        <w:lang w:eastAsia="es-ES"/>
      </w:rPr>
    </w:pPr>
    <w:r w:rsidRPr="00FB581C">
      <w:rPr>
        <w:rFonts w:ascii="Bookman Old Style" w:eastAsia="Times New Roman" w:hAnsi="Bookman Old Style" w:cs="Times New Roman"/>
        <w:noProof/>
        <w:sz w:val="22"/>
        <w:szCs w:val="20"/>
        <w:lang w:val="en-US" w:eastAsia="ja-JP"/>
      </w:rPr>
      <w:drawing>
        <wp:anchor distT="0" distB="0" distL="114300" distR="114300" simplePos="0" relativeHeight="251693056" behindDoc="0" locked="0" layoutInCell="1" allowOverlap="1" wp14:anchorId="025E30CA" wp14:editId="72826B67">
          <wp:simplePos x="0" y="0"/>
          <wp:positionH relativeFrom="column">
            <wp:posOffset>0</wp:posOffset>
          </wp:positionH>
          <wp:positionV relativeFrom="paragraph">
            <wp:posOffset>107315</wp:posOffset>
          </wp:positionV>
          <wp:extent cx="838200" cy="838200"/>
          <wp:effectExtent l="0" t="0" r="0" b="0"/>
          <wp:wrapSquare wrapText="bothSides"/>
          <wp:docPr id="35" name="Picture 31" descr="logo 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logo ce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38200" cy="8382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B581C">
      <w:rPr>
        <w:rFonts w:ascii="Eras Medium ITC" w:eastAsia="Times New Roman" w:hAnsi="Eras Medium ITC" w:cs="Tahoma"/>
        <w:szCs w:val="20"/>
        <w:lang w:eastAsia="es-ES"/>
      </w:rPr>
      <w:t>UNIVERSIDAD SAN PABLO-CEU</w:t>
    </w:r>
    <w:r w:rsidRPr="00FB581C">
      <w:rPr>
        <w:rFonts w:ascii="Eras Medium ITC" w:eastAsia="Times New Roman" w:hAnsi="Eras Medium ITC" w:cs="Tahoma"/>
        <w:szCs w:val="20"/>
        <w:lang w:eastAsia="es-ES"/>
      </w:rPr>
      <w:tab/>
    </w:r>
  </w:p>
  <w:p w14:paraId="04AC1188" w14:textId="77777777" w:rsidR="008E793B" w:rsidRPr="00FB581C" w:rsidRDefault="008E793B" w:rsidP="00782B86">
    <w:pPr>
      <w:pBdr>
        <w:bottom w:val="single" w:sz="4" w:space="0" w:color="auto"/>
      </w:pBdr>
      <w:tabs>
        <w:tab w:val="right" w:pos="10206"/>
      </w:tabs>
      <w:spacing w:after="0" w:line="240" w:lineRule="auto"/>
      <w:ind w:left="1418"/>
      <w:jc w:val="left"/>
      <w:rPr>
        <w:rFonts w:ascii="Eras Medium ITC" w:eastAsia="Times New Roman" w:hAnsi="Eras Medium ITC" w:cs="Times New Roman"/>
        <w:sz w:val="22"/>
        <w:szCs w:val="20"/>
        <w:lang w:eastAsia="es-ES"/>
      </w:rPr>
    </w:pPr>
    <w:r w:rsidRPr="00FB581C">
      <w:rPr>
        <w:rFonts w:ascii="Eras Medium ITC" w:eastAsia="Times New Roman" w:hAnsi="Eras Medium ITC" w:cs="Times New Roman"/>
        <w:sz w:val="22"/>
        <w:szCs w:val="20"/>
        <w:lang w:eastAsia="es-ES"/>
      </w:rPr>
      <w:t>ESCUELA POLITÉCNICA SUPERIOR</w:t>
    </w:r>
    <w:r w:rsidRPr="00FB581C">
      <w:rPr>
        <w:rFonts w:ascii="Eras Medium ITC" w:eastAsia="Times New Roman" w:hAnsi="Eras Medium ITC" w:cs="Times New Roman"/>
        <w:sz w:val="22"/>
        <w:szCs w:val="20"/>
        <w:lang w:eastAsia="es-ES"/>
      </w:rPr>
      <w:tab/>
    </w:r>
  </w:p>
  <w:p w14:paraId="58294208" w14:textId="77777777" w:rsidR="008E793B" w:rsidRPr="00FB581C" w:rsidRDefault="008E793B" w:rsidP="00782B86">
    <w:pPr>
      <w:pBdr>
        <w:bottom w:val="single" w:sz="4" w:space="0" w:color="auto"/>
      </w:pBdr>
      <w:tabs>
        <w:tab w:val="right" w:pos="10206"/>
      </w:tabs>
      <w:spacing w:after="0" w:line="240" w:lineRule="auto"/>
      <w:ind w:left="1418"/>
      <w:jc w:val="left"/>
      <w:rPr>
        <w:rFonts w:ascii="Eras Medium ITC" w:eastAsia="Times New Roman" w:hAnsi="Eras Medium ITC" w:cs="Tahoma"/>
        <w:sz w:val="22"/>
        <w:szCs w:val="20"/>
        <w:lang w:eastAsia="es-ES"/>
      </w:rPr>
    </w:pPr>
    <w:r w:rsidRPr="00FB581C">
      <w:rPr>
        <w:rFonts w:ascii="Eras Medium ITC" w:eastAsia="Times New Roman" w:hAnsi="Eras Medium ITC" w:cs="Tahoma"/>
        <w:sz w:val="22"/>
        <w:szCs w:val="20"/>
        <w:lang w:eastAsia="es-ES"/>
      </w:rPr>
      <w:t xml:space="preserve">División de Ingeniería </w:t>
    </w:r>
  </w:p>
  <w:p w14:paraId="41D70C84" w14:textId="77777777" w:rsidR="008E793B" w:rsidRPr="00FB581C" w:rsidRDefault="008E793B" w:rsidP="00782B86">
    <w:pPr>
      <w:spacing w:after="0" w:line="240" w:lineRule="auto"/>
      <w:ind w:left="1560"/>
      <w:jc w:val="right"/>
      <w:rPr>
        <w:rFonts w:ascii="Eras Medium ITC" w:eastAsia="Times New Roman" w:hAnsi="Eras Medium ITC" w:cs="Times New Roman"/>
        <w:b/>
        <w:sz w:val="40"/>
        <w:szCs w:val="20"/>
        <w:lang w:eastAsia="es-ES"/>
      </w:rPr>
    </w:pPr>
  </w:p>
  <w:p w14:paraId="7207F519" w14:textId="77777777" w:rsidR="008E793B" w:rsidRPr="00FB581C" w:rsidRDefault="008E793B" w:rsidP="00782B86">
    <w:pPr>
      <w:spacing w:after="0" w:line="240" w:lineRule="auto"/>
      <w:ind w:left="1560"/>
      <w:jc w:val="right"/>
      <w:rPr>
        <w:rFonts w:ascii="Eras Medium ITC" w:eastAsia="Times New Roman" w:hAnsi="Eras Medium ITC" w:cs="Times New Roman"/>
        <w:b/>
        <w:sz w:val="40"/>
        <w:szCs w:val="20"/>
        <w:lang w:eastAsia="es-ES"/>
      </w:rPr>
    </w:pPr>
    <w:r>
      <w:rPr>
        <w:noProof/>
        <w:lang w:val="en-US" w:eastAsia="ja-JP"/>
      </w:rPr>
      <w:drawing>
        <wp:anchor distT="0" distB="0" distL="114300" distR="114300" simplePos="0" relativeHeight="251694080" behindDoc="1" locked="0" layoutInCell="1" allowOverlap="1" wp14:anchorId="105F4D34" wp14:editId="332174F8">
          <wp:simplePos x="0" y="0"/>
          <wp:positionH relativeFrom="column">
            <wp:posOffset>478692</wp:posOffset>
          </wp:positionH>
          <wp:positionV relativeFrom="paragraph">
            <wp:posOffset>365760</wp:posOffset>
          </wp:positionV>
          <wp:extent cx="4871720" cy="7543800"/>
          <wp:effectExtent l="0" t="0" r="5080" b="0"/>
          <wp:wrapNone/>
          <wp:docPr id="36" name="Picture 32" descr="logo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logoCEU"/>
                  <pic:cNvPicPr>
                    <a:picLocks noChangeAspect="1" noChangeArrowheads="1"/>
                  </pic:cNvPicPr>
                </pic:nvPicPr>
                <pic:blipFill>
                  <a:blip r:embed="rId2">
                    <a:lum bright="70000" contrast="-70000"/>
                    <a:extLst>
                      <a:ext uri="{28A0092B-C50C-407E-A947-70E740481C1C}">
                        <a14:useLocalDpi xmlns:a14="http://schemas.microsoft.com/office/drawing/2010/main" val="0"/>
                      </a:ext>
                    </a:extLst>
                  </a:blip>
                  <a:srcRect/>
                  <a:stretch>
                    <a:fillRect/>
                  </a:stretch>
                </pic:blipFill>
                <pic:spPr bwMode="auto">
                  <a:xfrm>
                    <a:off x="0" y="0"/>
                    <a:ext cx="4871720" cy="7543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B581C">
      <w:rPr>
        <w:rFonts w:ascii="Eras Medium ITC" w:eastAsia="Times New Roman" w:hAnsi="Eras Medium ITC" w:cs="Times New Roman"/>
        <w:b/>
        <w:sz w:val="40"/>
        <w:szCs w:val="20"/>
        <w:lang w:eastAsia="es-ES"/>
      </w:rPr>
      <w:t>Calificación del Trabajo Fin de Grado</w:t>
    </w:r>
  </w:p>
  <w:p w14:paraId="3652B56C" w14:textId="77777777" w:rsidR="008E793B" w:rsidRPr="00FB581C" w:rsidRDefault="008E793B" w:rsidP="00782B86">
    <w:pPr>
      <w:pBdr>
        <w:bottom w:val="single" w:sz="2" w:space="2" w:color="auto"/>
      </w:pBdr>
      <w:tabs>
        <w:tab w:val="left" w:pos="4253"/>
        <w:tab w:val="right" w:pos="8505"/>
      </w:tabs>
      <w:overflowPunct w:val="0"/>
      <w:autoSpaceDE w:val="0"/>
      <w:autoSpaceDN w:val="0"/>
      <w:adjustRightInd w:val="0"/>
      <w:spacing w:after="0" w:line="240" w:lineRule="auto"/>
      <w:jc w:val="left"/>
      <w:textAlignment w:val="baseline"/>
      <w:rPr>
        <w:rFonts w:ascii="Eras Medium ITC" w:eastAsia="Times New Roman" w:hAnsi="Eras Medium ITC" w:cs="Times New Roman"/>
        <w:sz w:val="18"/>
        <w:szCs w:val="20"/>
        <w:lang w:eastAsia="es-ES"/>
      </w:rPr>
    </w:pPr>
  </w:p>
  <w:p w14:paraId="77EC3950" w14:textId="77777777" w:rsidR="008E793B" w:rsidRPr="00630A81" w:rsidRDefault="008E793B">
    <w:pPr>
      <w:pStyle w:val="Encabezado"/>
      <w:rPr>
        <w:i/>
      </w:rPr>
    </w:pPr>
    <w:r>
      <w:tab/>
    </w:r>
    <w: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822DCC" w14:textId="77777777" w:rsidR="008E793B" w:rsidRPr="00630A81" w:rsidRDefault="008E793B">
    <w:pPr>
      <w:pStyle w:val="Encabezado"/>
      <w:rPr>
        <w:i/>
      </w:rPr>
    </w:pPr>
    <w:r>
      <w:tab/>
    </w:r>
    <w:r>
      <w:tab/>
    </w:r>
    <w:r>
      <w:rPr>
        <w:i/>
      </w:rPr>
      <w:t>Introducción</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AAA43D" w14:textId="77777777" w:rsidR="008E793B" w:rsidRDefault="008E793B">
    <w:pPr>
      <w:pStyle w:val="Encabezad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43385B" w14:textId="71D26E4C" w:rsidR="008E793B" w:rsidRPr="00EF1449" w:rsidRDefault="008E793B" w:rsidP="00EF1449">
    <w:pPr>
      <w:pStyle w:val="Encabezado"/>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2A469F" w14:textId="67A0E1D4" w:rsidR="008E793B" w:rsidRPr="00EF1449" w:rsidRDefault="008E793B" w:rsidP="00EF1449">
    <w:pPr>
      <w:pStyle w:val="Encabezado"/>
      <w:tabs>
        <w:tab w:val="clear" w:pos="8504"/>
        <w:tab w:val="right" w:pos="7931"/>
      </w:tabs>
      <w:spacing w:before="180"/>
      <w:jc w:val="right"/>
      <w:rPr>
        <w:i/>
      </w:rPr>
    </w:pPr>
    <w:r>
      <w:rPr>
        <w:noProof/>
      </w:rPr>
      <w:drawing>
        <wp:anchor distT="0" distB="0" distL="114300" distR="114300" simplePos="0" relativeHeight="251702272" behindDoc="0" locked="0" layoutInCell="1" allowOverlap="1" wp14:anchorId="024D3BFD" wp14:editId="68031C7E">
          <wp:simplePos x="0" y="0"/>
          <wp:positionH relativeFrom="column">
            <wp:posOffset>-3810</wp:posOffset>
          </wp:positionH>
          <wp:positionV relativeFrom="paragraph">
            <wp:posOffset>5715</wp:posOffset>
          </wp:positionV>
          <wp:extent cx="1567180" cy="351790"/>
          <wp:effectExtent l="0" t="0" r="0" b="0"/>
          <wp:wrapThrough wrapText="bothSides">
            <wp:wrapPolygon edited="0">
              <wp:start x="1050" y="0"/>
              <wp:lineTo x="0" y="3509"/>
              <wp:lineTo x="0" y="14036"/>
              <wp:lineTo x="525" y="18715"/>
              <wp:lineTo x="1313" y="19884"/>
              <wp:lineTo x="3151" y="19884"/>
              <wp:lineTo x="21267" y="17545"/>
              <wp:lineTo x="21267" y="3509"/>
              <wp:lineTo x="3413" y="0"/>
              <wp:lineTo x="1050" y="0"/>
            </wp:wrapPolygon>
          </wp:wrapThrough>
          <wp:docPr id="21" name="Imagen 21" descr="Resultado de imagen de logo 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logo ce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7180" cy="351790"/>
                  </a:xfrm>
                  <a:prstGeom prst="rect">
                    <a:avLst/>
                  </a:prstGeom>
                  <a:noFill/>
                  <a:ln>
                    <a:noFill/>
                  </a:ln>
                </pic:spPr>
              </pic:pic>
            </a:graphicData>
          </a:graphic>
        </wp:anchor>
      </w:drawing>
    </w:r>
    <w:r>
      <w:tab/>
    </w:r>
    <w:r w:rsidRPr="00EF1449">
      <w:rPr>
        <w:rFonts w:asciiTheme="majorHAnsi" w:hAnsiTheme="majorHAnsi" w:cstheme="majorHAnsi"/>
        <w:i/>
        <w:sz w:val="20"/>
      </w:rPr>
      <w:tab/>
    </w:r>
    <w:r>
      <w:rPr>
        <w:rFonts w:asciiTheme="majorHAnsi" w:hAnsiTheme="majorHAnsi" w:cstheme="majorHAnsi"/>
        <w:i/>
        <w:sz w:val="20"/>
      </w:rPr>
      <w:fldChar w:fldCharType="begin"/>
    </w:r>
    <w:r>
      <w:rPr>
        <w:rFonts w:asciiTheme="majorHAnsi" w:hAnsiTheme="majorHAnsi" w:cstheme="majorHAnsi"/>
        <w:i/>
        <w:sz w:val="20"/>
      </w:rPr>
      <w:instrText xml:space="preserve"> STYLEREF  "Título 1"  \* MERGEFORMAT </w:instrText>
    </w:r>
    <w:r>
      <w:rPr>
        <w:rFonts w:asciiTheme="majorHAnsi" w:hAnsiTheme="majorHAnsi" w:cstheme="majorHAnsi"/>
        <w:i/>
        <w:sz w:val="20"/>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4FCDE6" w14:textId="632746CD" w:rsidR="008E793B" w:rsidRPr="00630A81" w:rsidRDefault="008E793B" w:rsidP="004D136D">
    <w:pPr>
      <w:pStyle w:val="Encabezado"/>
      <w:tabs>
        <w:tab w:val="clear" w:pos="8504"/>
        <w:tab w:val="right" w:pos="7931"/>
      </w:tabs>
      <w:spacing w:before="180"/>
      <w:jc w:val="right"/>
      <w:rPr>
        <w:i/>
      </w:rPr>
    </w:pPr>
    <w:r>
      <w:rPr>
        <w:noProof/>
      </w:rPr>
      <w:drawing>
        <wp:anchor distT="0" distB="0" distL="114300" distR="114300" simplePos="0" relativeHeight="251686912" behindDoc="0" locked="0" layoutInCell="1" allowOverlap="1" wp14:anchorId="469ABA36" wp14:editId="38E6724C">
          <wp:simplePos x="0" y="0"/>
          <wp:positionH relativeFrom="column">
            <wp:posOffset>-3810</wp:posOffset>
          </wp:positionH>
          <wp:positionV relativeFrom="paragraph">
            <wp:posOffset>5715</wp:posOffset>
          </wp:positionV>
          <wp:extent cx="1567180" cy="351790"/>
          <wp:effectExtent l="0" t="0" r="0" b="0"/>
          <wp:wrapThrough wrapText="bothSides">
            <wp:wrapPolygon edited="0">
              <wp:start x="1050" y="0"/>
              <wp:lineTo x="0" y="3509"/>
              <wp:lineTo x="0" y="14036"/>
              <wp:lineTo x="525" y="18715"/>
              <wp:lineTo x="1313" y="19884"/>
              <wp:lineTo x="3151" y="19884"/>
              <wp:lineTo x="21267" y="17545"/>
              <wp:lineTo x="21267" y="3509"/>
              <wp:lineTo x="3413" y="0"/>
              <wp:lineTo x="1050" y="0"/>
            </wp:wrapPolygon>
          </wp:wrapThrough>
          <wp:docPr id="22" name="Imagen 22" descr="Resultado de imagen de logo 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logo ce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7180" cy="351790"/>
                  </a:xfrm>
                  <a:prstGeom prst="rect">
                    <a:avLst/>
                  </a:prstGeom>
                  <a:noFill/>
                  <a:ln>
                    <a:noFill/>
                  </a:ln>
                </pic:spPr>
              </pic:pic>
            </a:graphicData>
          </a:graphic>
        </wp:anchor>
      </w:drawing>
    </w:r>
    <w:r>
      <w:tab/>
    </w:r>
    <w:r>
      <w:rPr>
        <w:rFonts w:asciiTheme="majorHAnsi" w:hAnsiTheme="majorHAnsi" w:cstheme="majorHAnsi"/>
        <w:i/>
        <w:sz w:val="20"/>
      </w:rPr>
      <w:tab/>
    </w:r>
    <w:r>
      <w:rPr>
        <w:rFonts w:asciiTheme="majorHAnsi" w:hAnsiTheme="majorHAnsi" w:cstheme="majorHAnsi"/>
        <w:i/>
        <w:sz w:val="20"/>
      </w:rPr>
      <w:fldChar w:fldCharType="begin"/>
    </w:r>
    <w:r>
      <w:rPr>
        <w:rFonts w:asciiTheme="majorHAnsi" w:hAnsiTheme="majorHAnsi" w:cstheme="majorHAnsi"/>
        <w:i/>
        <w:sz w:val="20"/>
      </w:rPr>
      <w:instrText xml:space="preserve"> STYLEREF  "Título 1"  \* MERGEFORMAT </w:instrText>
    </w:r>
    <w:r>
      <w:rPr>
        <w:rFonts w:asciiTheme="majorHAnsi" w:hAnsiTheme="majorHAnsi" w:cstheme="majorHAnsi"/>
        <w:i/>
        <w:sz w:val="20"/>
      </w:rPr>
      <w:fldChar w:fldCharType="end"/>
    </w:r>
    <w:r>
      <w:tab/>
    </w:r>
    <w:r>
      <w:tab/>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BAA01D" w14:textId="222E33BC" w:rsidR="008E793B" w:rsidRPr="00630A81" w:rsidRDefault="008E793B" w:rsidP="00EF1449">
    <w:pPr>
      <w:pStyle w:val="Encabezado"/>
      <w:tabs>
        <w:tab w:val="clear" w:pos="8504"/>
        <w:tab w:val="right" w:pos="7931"/>
      </w:tabs>
      <w:spacing w:before="180"/>
      <w:jc w:val="right"/>
      <w:rPr>
        <w:i/>
      </w:rPr>
    </w:pPr>
    <w:r>
      <w:rPr>
        <w:noProof/>
      </w:rPr>
      <w:drawing>
        <wp:anchor distT="0" distB="0" distL="114300" distR="114300" simplePos="0" relativeHeight="251698176" behindDoc="0" locked="0" layoutInCell="1" allowOverlap="1" wp14:anchorId="771F5D20" wp14:editId="0944908F">
          <wp:simplePos x="0" y="0"/>
          <wp:positionH relativeFrom="column">
            <wp:posOffset>-3810</wp:posOffset>
          </wp:positionH>
          <wp:positionV relativeFrom="paragraph">
            <wp:posOffset>5715</wp:posOffset>
          </wp:positionV>
          <wp:extent cx="1567180" cy="351790"/>
          <wp:effectExtent l="0" t="0" r="0" b="0"/>
          <wp:wrapThrough wrapText="bothSides">
            <wp:wrapPolygon edited="0">
              <wp:start x="1050" y="0"/>
              <wp:lineTo x="0" y="3509"/>
              <wp:lineTo x="0" y="14036"/>
              <wp:lineTo x="525" y="18715"/>
              <wp:lineTo x="1313" y="19884"/>
              <wp:lineTo x="3151" y="19884"/>
              <wp:lineTo x="21267" y="17545"/>
              <wp:lineTo x="21267" y="3509"/>
              <wp:lineTo x="3413" y="0"/>
              <wp:lineTo x="1050" y="0"/>
            </wp:wrapPolygon>
          </wp:wrapThrough>
          <wp:docPr id="23" name="Imagen 23" descr="Resultado de imagen de logo 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logo ce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7180" cy="351790"/>
                  </a:xfrm>
                  <a:prstGeom prst="rect">
                    <a:avLst/>
                  </a:prstGeom>
                  <a:noFill/>
                  <a:ln>
                    <a:noFill/>
                  </a:ln>
                </pic:spPr>
              </pic:pic>
            </a:graphicData>
          </a:graphic>
        </wp:anchor>
      </w:drawing>
    </w:r>
    <w:r>
      <w:rPr>
        <w:rFonts w:asciiTheme="majorHAnsi" w:hAnsiTheme="majorHAnsi" w:cstheme="majorHAnsi"/>
        <w:i/>
        <w:sz w:val="20"/>
      </w:rPr>
      <w:fldChar w:fldCharType="begin"/>
    </w:r>
    <w:r>
      <w:rPr>
        <w:rFonts w:asciiTheme="majorHAnsi" w:hAnsiTheme="majorHAnsi" w:cstheme="majorHAnsi"/>
        <w:i/>
        <w:sz w:val="20"/>
      </w:rPr>
      <w:instrText xml:space="preserve"> STYLEREF  "Título 1"  \* MERGEFORMAT </w:instrText>
    </w:r>
    <w:r w:rsidR="009019D7">
      <w:rPr>
        <w:rFonts w:asciiTheme="majorHAnsi" w:hAnsiTheme="majorHAnsi" w:cstheme="majorHAnsi"/>
        <w:i/>
        <w:sz w:val="20"/>
      </w:rPr>
      <w:fldChar w:fldCharType="separate"/>
    </w:r>
    <w:r w:rsidR="009019D7">
      <w:rPr>
        <w:rFonts w:asciiTheme="majorHAnsi" w:hAnsiTheme="majorHAnsi" w:cstheme="majorHAnsi"/>
        <w:i/>
        <w:noProof/>
        <w:sz w:val="20"/>
      </w:rPr>
      <w:br/>
      <w:t>Diseño</w:t>
    </w:r>
    <w:r>
      <w:rPr>
        <w:rFonts w:asciiTheme="majorHAnsi" w:hAnsiTheme="majorHAnsi" w:cstheme="majorHAnsi"/>
        <w:i/>
        <w:sz w:val="20"/>
      </w:rPr>
      <w:fldChar w:fldCharType="end"/>
    </w:r>
  </w:p>
  <w:p w14:paraId="1F9D785D" w14:textId="77777777" w:rsidR="008E793B" w:rsidRPr="00EF1449" w:rsidRDefault="008E793B" w:rsidP="00EF1449">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4121BF"/>
    <w:multiLevelType w:val="hybridMultilevel"/>
    <w:tmpl w:val="00F2A208"/>
    <w:lvl w:ilvl="0" w:tplc="86DC1882">
      <w:start w:val="1"/>
      <w:numFmt w:val="bullet"/>
      <w:lvlText w:val=""/>
      <w:lvlJc w:val="left"/>
      <w:pPr>
        <w:ind w:left="720" w:hanging="360"/>
      </w:pPr>
      <w:rPr>
        <w:rFonts w:ascii="Symbol" w:hAnsi="Symbol" w:hint="default"/>
        <w:u w:val="none"/>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 w15:restartNumberingAfterBreak="0">
    <w:nsid w:val="09A76BB9"/>
    <w:multiLevelType w:val="hybridMultilevel"/>
    <w:tmpl w:val="AD761F28"/>
    <w:lvl w:ilvl="0" w:tplc="AE047E2A">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A30038B"/>
    <w:multiLevelType w:val="hybridMultilevel"/>
    <w:tmpl w:val="2E0832B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A480E61"/>
    <w:multiLevelType w:val="hybridMultilevel"/>
    <w:tmpl w:val="338A85A4"/>
    <w:lvl w:ilvl="0" w:tplc="AE047E2A">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1A0518B"/>
    <w:multiLevelType w:val="hybridMultilevel"/>
    <w:tmpl w:val="244CD4E2"/>
    <w:lvl w:ilvl="0" w:tplc="6E6C8DCC">
      <w:start w:val="1"/>
      <w:numFmt w:val="bullet"/>
      <w:lvlText w:val="o"/>
      <w:lvlJc w:val="left"/>
      <w:pPr>
        <w:ind w:left="720" w:hanging="360"/>
      </w:pPr>
      <w:rPr>
        <w:rFonts w:ascii="Courier New" w:hAnsi="Courier New" w:hint="default"/>
      </w:rPr>
    </w:lvl>
    <w:lvl w:ilvl="1" w:tplc="32904E78">
      <w:start w:val="1"/>
      <w:numFmt w:val="bullet"/>
      <w:lvlText w:val="o"/>
      <w:lvlJc w:val="left"/>
      <w:pPr>
        <w:ind w:left="1440" w:hanging="360"/>
      </w:pPr>
      <w:rPr>
        <w:rFonts w:ascii="Courier New" w:hAnsi="Courier New" w:hint="default"/>
      </w:rPr>
    </w:lvl>
    <w:lvl w:ilvl="2" w:tplc="AC1ADA58">
      <w:start w:val="1"/>
      <w:numFmt w:val="bullet"/>
      <w:lvlText w:val=""/>
      <w:lvlJc w:val="left"/>
      <w:pPr>
        <w:ind w:left="2160" w:hanging="360"/>
      </w:pPr>
      <w:rPr>
        <w:rFonts w:ascii="Wingdings" w:hAnsi="Wingdings" w:hint="default"/>
      </w:rPr>
    </w:lvl>
    <w:lvl w:ilvl="3" w:tplc="1C2C3418">
      <w:start w:val="1"/>
      <w:numFmt w:val="bullet"/>
      <w:lvlText w:val=""/>
      <w:lvlJc w:val="left"/>
      <w:pPr>
        <w:ind w:left="2880" w:hanging="360"/>
      </w:pPr>
      <w:rPr>
        <w:rFonts w:ascii="Symbol" w:hAnsi="Symbol" w:hint="default"/>
      </w:rPr>
    </w:lvl>
    <w:lvl w:ilvl="4" w:tplc="FBF4652A">
      <w:start w:val="1"/>
      <w:numFmt w:val="bullet"/>
      <w:lvlText w:val="o"/>
      <w:lvlJc w:val="left"/>
      <w:pPr>
        <w:ind w:left="3600" w:hanging="360"/>
      </w:pPr>
      <w:rPr>
        <w:rFonts w:ascii="Courier New" w:hAnsi="Courier New" w:hint="default"/>
      </w:rPr>
    </w:lvl>
    <w:lvl w:ilvl="5" w:tplc="673AA114">
      <w:start w:val="1"/>
      <w:numFmt w:val="bullet"/>
      <w:lvlText w:val=""/>
      <w:lvlJc w:val="left"/>
      <w:pPr>
        <w:ind w:left="4320" w:hanging="360"/>
      </w:pPr>
      <w:rPr>
        <w:rFonts w:ascii="Wingdings" w:hAnsi="Wingdings" w:hint="default"/>
      </w:rPr>
    </w:lvl>
    <w:lvl w:ilvl="6" w:tplc="145EC84A">
      <w:start w:val="1"/>
      <w:numFmt w:val="bullet"/>
      <w:lvlText w:val=""/>
      <w:lvlJc w:val="left"/>
      <w:pPr>
        <w:ind w:left="5040" w:hanging="360"/>
      </w:pPr>
      <w:rPr>
        <w:rFonts w:ascii="Symbol" w:hAnsi="Symbol" w:hint="default"/>
      </w:rPr>
    </w:lvl>
    <w:lvl w:ilvl="7" w:tplc="658406AA">
      <w:start w:val="1"/>
      <w:numFmt w:val="bullet"/>
      <w:lvlText w:val="o"/>
      <w:lvlJc w:val="left"/>
      <w:pPr>
        <w:ind w:left="5760" w:hanging="360"/>
      </w:pPr>
      <w:rPr>
        <w:rFonts w:ascii="Courier New" w:hAnsi="Courier New" w:hint="default"/>
      </w:rPr>
    </w:lvl>
    <w:lvl w:ilvl="8" w:tplc="E9C83FC8">
      <w:start w:val="1"/>
      <w:numFmt w:val="bullet"/>
      <w:lvlText w:val=""/>
      <w:lvlJc w:val="left"/>
      <w:pPr>
        <w:ind w:left="6480" w:hanging="360"/>
      </w:pPr>
      <w:rPr>
        <w:rFonts w:ascii="Wingdings" w:hAnsi="Wingdings" w:hint="default"/>
      </w:rPr>
    </w:lvl>
  </w:abstractNum>
  <w:abstractNum w:abstractNumId="5" w15:restartNumberingAfterBreak="0">
    <w:nsid w:val="11FF054F"/>
    <w:multiLevelType w:val="hybridMultilevel"/>
    <w:tmpl w:val="D234BA3E"/>
    <w:lvl w:ilvl="0" w:tplc="AE047E2A">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84A02FE"/>
    <w:multiLevelType w:val="hybridMultilevel"/>
    <w:tmpl w:val="E23A70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8F772E2"/>
    <w:multiLevelType w:val="hybridMultilevel"/>
    <w:tmpl w:val="2C90001E"/>
    <w:lvl w:ilvl="0" w:tplc="AE047E2A">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05E627D"/>
    <w:multiLevelType w:val="hybridMultilevel"/>
    <w:tmpl w:val="570C0322"/>
    <w:lvl w:ilvl="0" w:tplc="86DC1882">
      <w:start w:val="1"/>
      <w:numFmt w:val="bullet"/>
      <w:lvlText w:val=""/>
      <w:lvlJc w:val="left"/>
      <w:pPr>
        <w:ind w:left="720" w:hanging="360"/>
      </w:pPr>
      <w:rPr>
        <w:rFonts w:ascii="Symbol" w:hAnsi="Symbol" w:hint="default"/>
        <w:u w:val="none"/>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9" w15:restartNumberingAfterBreak="0">
    <w:nsid w:val="22096F16"/>
    <w:multiLevelType w:val="hybridMultilevel"/>
    <w:tmpl w:val="BB16BD3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0" w15:restartNumberingAfterBreak="0">
    <w:nsid w:val="24AE5107"/>
    <w:multiLevelType w:val="hybridMultilevel"/>
    <w:tmpl w:val="A3E4F5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C4E721F"/>
    <w:multiLevelType w:val="multilevel"/>
    <w:tmpl w:val="78E66BD4"/>
    <w:styleLink w:val="Estilo1"/>
    <w:lvl w:ilvl="0">
      <w:start w:val="1"/>
      <w:numFmt w:val="decimal"/>
      <w:lvlText w:val="Capítulo %1"/>
      <w:lvlJc w:val="left"/>
      <w:pPr>
        <w:ind w:left="170" w:hanging="17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15:restartNumberingAfterBreak="0">
    <w:nsid w:val="30A735E5"/>
    <w:multiLevelType w:val="hybridMultilevel"/>
    <w:tmpl w:val="8DD4A85A"/>
    <w:lvl w:ilvl="0" w:tplc="DFF8E3E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3339597F"/>
    <w:multiLevelType w:val="hybridMultilevel"/>
    <w:tmpl w:val="6CAA3EE4"/>
    <w:lvl w:ilvl="0" w:tplc="AE047E2A">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34E76C8"/>
    <w:multiLevelType w:val="hybridMultilevel"/>
    <w:tmpl w:val="7146FF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94F5D6A"/>
    <w:multiLevelType w:val="hybridMultilevel"/>
    <w:tmpl w:val="CFC447A8"/>
    <w:lvl w:ilvl="0" w:tplc="AE047E2A">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3E446A05"/>
    <w:multiLevelType w:val="hybridMultilevel"/>
    <w:tmpl w:val="FAE020D8"/>
    <w:lvl w:ilvl="0" w:tplc="AE047E2A">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40D7496F"/>
    <w:multiLevelType w:val="hybridMultilevel"/>
    <w:tmpl w:val="BC5CCAA0"/>
    <w:lvl w:ilvl="0" w:tplc="AE047E2A">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44D26349"/>
    <w:multiLevelType w:val="hybridMultilevel"/>
    <w:tmpl w:val="67049BA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45E36280"/>
    <w:multiLevelType w:val="hybridMultilevel"/>
    <w:tmpl w:val="37F03A96"/>
    <w:lvl w:ilvl="0" w:tplc="AE047E2A">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49981842"/>
    <w:multiLevelType w:val="hybridMultilevel"/>
    <w:tmpl w:val="95403CE4"/>
    <w:lvl w:ilvl="0" w:tplc="AE047E2A">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4B4A1937"/>
    <w:multiLevelType w:val="hybridMultilevel"/>
    <w:tmpl w:val="05C2468C"/>
    <w:lvl w:ilvl="0" w:tplc="AE047E2A">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4E887E02"/>
    <w:multiLevelType w:val="multilevel"/>
    <w:tmpl w:val="0DF820A4"/>
    <w:lvl w:ilvl="0">
      <w:start w:val="1"/>
      <w:numFmt w:val="decimal"/>
      <w:lvlText w:val="Capítulo %1:"/>
      <w:lvlJc w:val="left"/>
      <w:pPr>
        <w:ind w:left="170" w:hanging="17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23" w15:restartNumberingAfterBreak="0">
    <w:nsid w:val="51E572B0"/>
    <w:multiLevelType w:val="hybridMultilevel"/>
    <w:tmpl w:val="4B763C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530E7BF6"/>
    <w:multiLevelType w:val="hybridMultilevel"/>
    <w:tmpl w:val="B210AA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60526E5B"/>
    <w:multiLevelType w:val="hybridMultilevel"/>
    <w:tmpl w:val="B1B26F92"/>
    <w:lvl w:ilvl="0" w:tplc="AE047E2A">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653E3A2E"/>
    <w:multiLevelType w:val="multilevel"/>
    <w:tmpl w:val="911A2C34"/>
    <w:lvl w:ilvl="0">
      <w:start w:val="1"/>
      <w:numFmt w:val="decimal"/>
      <w:pStyle w:val="Ttulo1"/>
      <w:suff w:val="nothing"/>
      <w:lvlText w:val="Capítulo %1"/>
      <w:lvlJc w:val="left"/>
      <w:pPr>
        <w:ind w:left="0" w:firstLine="0"/>
      </w:pPr>
      <w:rPr>
        <w:b/>
        <w:i w:val="0"/>
        <w:sz w:val="40"/>
      </w:r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7" w15:restartNumberingAfterBreak="0">
    <w:nsid w:val="69953944"/>
    <w:multiLevelType w:val="hybridMultilevel"/>
    <w:tmpl w:val="2A0A12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6B31057F"/>
    <w:multiLevelType w:val="hybridMultilevel"/>
    <w:tmpl w:val="1A14D63A"/>
    <w:lvl w:ilvl="0" w:tplc="86DC1882">
      <w:start w:val="1"/>
      <w:numFmt w:val="bullet"/>
      <w:lvlText w:val=""/>
      <w:lvlJc w:val="left"/>
      <w:pPr>
        <w:ind w:left="720" w:hanging="360"/>
      </w:pPr>
      <w:rPr>
        <w:rFonts w:ascii="Symbol" w:hAnsi="Symbol" w:hint="default"/>
        <w:u w:val="none"/>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9" w15:restartNumberingAfterBreak="0">
    <w:nsid w:val="72F4546A"/>
    <w:multiLevelType w:val="hybridMultilevel"/>
    <w:tmpl w:val="95847980"/>
    <w:lvl w:ilvl="0" w:tplc="AE047E2A">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730F461C"/>
    <w:multiLevelType w:val="hybridMultilevel"/>
    <w:tmpl w:val="5BAC3E64"/>
    <w:lvl w:ilvl="0" w:tplc="56D6D440">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15:restartNumberingAfterBreak="0">
    <w:nsid w:val="7A074161"/>
    <w:multiLevelType w:val="hybridMultilevel"/>
    <w:tmpl w:val="D58C05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7A8E5A24"/>
    <w:multiLevelType w:val="hybridMultilevel"/>
    <w:tmpl w:val="C97414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7BD039D3"/>
    <w:multiLevelType w:val="hybridMultilevel"/>
    <w:tmpl w:val="33D86F1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7C8427DA"/>
    <w:multiLevelType w:val="hybridMultilevel"/>
    <w:tmpl w:val="2E46AC84"/>
    <w:lvl w:ilvl="0" w:tplc="86DC1882">
      <w:start w:val="1"/>
      <w:numFmt w:val="bullet"/>
      <w:lvlText w:val=""/>
      <w:lvlJc w:val="left"/>
      <w:pPr>
        <w:ind w:left="720" w:hanging="360"/>
      </w:pPr>
      <w:rPr>
        <w:rFonts w:ascii="Symbol" w:hAnsi="Symbol" w:hint="default"/>
        <w:u w:val="none"/>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5" w15:restartNumberingAfterBreak="0">
    <w:nsid w:val="7C9B1CEF"/>
    <w:multiLevelType w:val="hybridMultilevel"/>
    <w:tmpl w:val="67466824"/>
    <w:lvl w:ilvl="0" w:tplc="AE047E2A">
      <w:start w:val="1"/>
      <w:numFmt w:val="bullet"/>
      <w:lvlText w:val=""/>
      <w:lvlJc w:val="left"/>
      <w:pPr>
        <w:ind w:left="770" w:hanging="360"/>
      </w:pPr>
      <w:rPr>
        <w:rFonts w:ascii="Symbol" w:hAnsi="Symbol" w:hint="default"/>
      </w:rPr>
    </w:lvl>
    <w:lvl w:ilvl="1" w:tplc="0C0A0003" w:tentative="1">
      <w:start w:val="1"/>
      <w:numFmt w:val="bullet"/>
      <w:lvlText w:val="o"/>
      <w:lvlJc w:val="left"/>
      <w:pPr>
        <w:ind w:left="1490" w:hanging="360"/>
      </w:pPr>
      <w:rPr>
        <w:rFonts w:ascii="Courier New" w:hAnsi="Courier New" w:cs="Courier New" w:hint="default"/>
      </w:rPr>
    </w:lvl>
    <w:lvl w:ilvl="2" w:tplc="0C0A0005" w:tentative="1">
      <w:start w:val="1"/>
      <w:numFmt w:val="bullet"/>
      <w:lvlText w:val=""/>
      <w:lvlJc w:val="left"/>
      <w:pPr>
        <w:ind w:left="2210" w:hanging="360"/>
      </w:pPr>
      <w:rPr>
        <w:rFonts w:ascii="Wingdings" w:hAnsi="Wingdings" w:hint="default"/>
      </w:rPr>
    </w:lvl>
    <w:lvl w:ilvl="3" w:tplc="0C0A0001" w:tentative="1">
      <w:start w:val="1"/>
      <w:numFmt w:val="bullet"/>
      <w:lvlText w:val=""/>
      <w:lvlJc w:val="left"/>
      <w:pPr>
        <w:ind w:left="2930" w:hanging="360"/>
      </w:pPr>
      <w:rPr>
        <w:rFonts w:ascii="Symbol" w:hAnsi="Symbol" w:hint="default"/>
      </w:rPr>
    </w:lvl>
    <w:lvl w:ilvl="4" w:tplc="0C0A0003" w:tentative="1">
      <w:start w:val="1"/>
      <w:numFmt w:val="bullet"/>
      <w:lvlText w:val="o"/>
      <w:lvlJc w:val="left"/>
      <w:pPr>
        <w:ind w:left="3650" w:hanging="360"/>
      </w:pPr>
      <w:rPr>
        <w:rFonts w:ascii="Courier New" w:hAnsi="Courier New" w:cs="Courier New" w:hint="default"/>
      </w:rPr>
    </w:lvl>
    <w:lvl w:ilvl="5" w:tplc="0C0A0005" w:tentative="1">
      <w:start w:val="1"/>
      <w:numFmt w:val="bullet"/>
      <w:lvlText w:val=""/>
      <w:lvlJc w:val="left"/>
      <w:pPr>
        <w:ind w:left="4370" w:hanging="360"/>
      </w:pPr>
      <w:rPr>
        <w:rFonts w:ascii="Wingdings" w:hAnsi="Wingdings" w:hint="default"/>
      </w:rPr>
    </w:lvl>
    <w:lvl w:ilvl="6" w:tplc="0C0A0001" w:tentative="1">
      <w:start w:val="1"/>
      <w:numFmt w:val="bullet"/>
      <w:lvlText w:val=""/>
      <w:lvlJc w:val="left"/>
      <w:pPr>
        <w:ind w:left="5090" w:hanging="360"/>
      </w:pPr>
      <w:rPr>
        <w:rFonts w:ascii="Symbol" w:hAnsi="Symbol" w:hint="default"/>
      </w:rPr>
    </w:lvl>
    <w:lvl w:ilvl="7" w:tplc="0C0A0003" w:tentative="1">
      <w:start w:val="1"/>
      <w:numFmt w:val="bullet"/>
      <w:lvlText w:val="o"/>
      <w:lvlJc w:val="left"/>
      <w:pPr>
        <w:ind w:left="5810" w:hanging="360"/>
      </w:pPr>
      <w:rPr>
        <w:rFonts w:ascii="Courier New" w:hAnsi="Courier New" w:cs="Courier New" w:hint="default"/>
      </w:rPr>
    </w:lvl>
    <w:lvl w:ilvl="8" w:tplc="0C0A0005" w:tentative="1">
      <w:start w:val="1"/>
      <w:numFmt w:val="bullet"/>
      <w:lvlText w:val=""/>
      <w:lvlJc w:val="left"/>
      <w:pPr>
        <w:ind w:left="6530" w:hanging="360"/>
      </w:pPr>
      <w:rPr>
        <w:rFonts w:ascii="Wingdings" w:hAnsi="Wingdings" w:hint="default"/>
      </w:rPr>
    </w:lvl>
  </w:abstractNum>
  <w:abstractNum w:abstractNumId="36" w15:restartNumberingAfterBreak="0">
    <w:nsid w:val="7D7679AE"/>
    <w:multiLevelType w:val="hybridMultilevel"/>
    <w:tmpl w:val="A6E2D85C"/>
    <w:lvl w:ilvl="0" w:tplc="0C0A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516113870">
    <w:abstractNumId w:val="4"/>
  </w:num>
  <w:num w:numId="2" w16cid:durableId="1415863032">
    <w:abstractNumId w:val="33"/>
  </w:num>
  <w:num w:numId="3" w16cid:durableId="1983192857">
    <w:abstractNumId w:val="23"/>
  </w:num>
  <w:num w:numId="4" w16cid:durableId="1660385061">
    <w:abstractNumId w:val="22"/>
  </w:num>
  <w:num w:numId="5" w16cid:durableId="1974631485">
    <w:abstractNumId w:val="26"/>
  </w:num>
  <w:num w:numId="6" w16cid:durableId="1108042911">
    <w:abstractNumId w:val="12"/>
  </w:num>
  <w:num w:numId="7" w16cid:durableId="2074742097">
    <w:abstractNumId w:val="11"/>
  </w:num>
  <w:num w:numId="8" w16cid:durableId="161049775">
    <w:abstractNumId w:val="24"/>
  </w:num>
  <w:num w:numId="9" w16cid:durableId="1239485537">
    <w:abstractNumId w:val="6"/>
  </w:num>
  <w:num w:numId="10" w16cid:durableId="1392771442">
    <w:abstractNumId w:val="32"/>
  </w:num>
  <w:num w:numId="11" w16cid:durableId="2081251549">
    <w:abstractNumId w:val="2"/>
  </w:num>
  <w:num w:numId="12" w16cid:durableId="1530870023">
    <w:abstractNumId w:val="36"/>
  </w:num>
  <w:num w:numId="13" w16cid:durableId="1653750004">
    <w:abstractNumId w:val="18"/>
  </w:num>
  <w:num w:numId="14" w16cid:durableId="1891305144">
    <w:abstractNumId w:val="14"/>
  </w:num>
  <w:num w:numId="15" w16cid:durableId="2010282137">
    <w:abstractNumId w:val="27"/>
  </w:num>
  <w:num w:numId="16" w16cid:durableId="1219366687">
    <w:abstractNumId w:val="31"/>
  </w:num>
  <w:num w:numId="17" w16cid:durableId="653023458">
    <w:abstractNumId w:val="10"/>
  </w:num>
  <w:num w:numId="18" w16cid:durableId="546571542">
    <w:abstractNumId w:val="21"/>
  </w:num>
  <w:num w:numId="19" w16cid:durableId="196233824">
    <w:abstractNumId w:val="30"/>
  </w:num>
  <w:num w:numId="20" w16cid:durableId="818762534">
    <w:abstractNumId w:val="1"/>
  </w:num>
  <w:num w:numId="21" w16cid:durableId="492453110">
    <w:abstractNumId w:val="15"/>
  </w:num>
  <w:num w:numId="22" w16cid:durableId="1593968830">
    <w:abstractNumId w:val="13"/>
  </w:num>
  <w:num w:numId="23" w16cid:durableId="1715734809">
    <w:abstractNumId w:val="5"/>
  </w:num>
  <w:num w:numId="24" w16cid:durableId="11688465">
    <w:abstractNumId w:val="25"/>
  </w:num>
  <w:num w:numId="25" w16cid:durableId="866796907">
    <w:abstractNumId w:val="16"/>
  </w:num>
  <w:num w:numId="26" w16cid:durableId="13457530">
    <w:abstractNumId w:val="29"/>
  </w:num>
  <w:num w:numId="27" w16cid:durableId="1806118446">
    <w:abstractNumId w:val="17"/>
  </w:num>
  <w:num w:numId="28" w16cid:durableId="1718047519">
    <w:abstractNumId w:val="19"/>
  </w:num>
  <w:num w:numId="29" w16cid:durableId="46881887">
    <w:abstractNumId w:val="7"/>
  </w:num>
  <w:num w:numId="30" w16cid:durableId="658004531">
    <w:abstractNumId w:val="3"/>
  </w:num>
  <w:num w:numId="31" w16cid:durableId="911308795">
    <w:abstractNumId w:val="35"/>
  </w:num>
  <w:num w:numId="32" w16cid:durableId="180706565">
    <w:abstractNumId w:val="20"/>
  </w:num>
  <w:num w:numId="33" w16cid:durableId="1405301258">
    <w:abstractNumId w:val="26"/>
  </w:num>
  <w:num w:numId="34" w16cid:durableId="1587374246">
    <w:abstractNumId w:val="0"/>
  </w:num>
  <w:num w:numId="35" w16cid:durableId="869416366">
    <w:abstractNumId w:val="34"/>
  </w:num>
  <w:num w:numId="36" w16cid:durableId="1930654236">
    <w:abstractNumId w:val="28"/>
  </w:num>
  <w:num w:numId="37" w16cid:durableId="2070029474">
    <w:abstractNumId w:val="8"/>
  </w:num>
  <w:num w:numId="38" w16cid:durableId="972365843">
    <w:abstractNumId w:val="9"/>
  </w:num>
  <w:numIdMacAtCleanup w:val="1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ergio Saugar García">
    <w15:presenceInfo w15:providerId="AD" w15:userId="S::sergio.saugargarcia@ceu.es::4932eafe-626a-4b8a-ab75-a6be18dc9562"/>
  </w15:person>
  <w15:person w15:author="Soler Martin, Carlos">
    <w15:presenceInfo w15:providerId="AD" w15:userId="S::c.soler13@usp.ceu.es::51991e63-ebf1-40d1-bdb1-5475fce16ed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trackRevisions/>
  <w:defaultTabStop w:val="709"/>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1FB3"/>
    <w:rsid w:val="000058FB"/>
    <w:rsid w:val="00005A63"/>
    <w:rsid w:val="00011540"/>
    <w:rsid w:val="000117BF"/>
    <w:rsid w:val="0001236B"/>
    <w:rsid w:val="00021139"/>
    <w:rsid w:val="000345AB"/>
    <w:rsid w:val="00035F06"/>
    <w:rsid w:val="00043DFD"/>
    <w:rsid w:val="00046125"/>
    <w:rsid w:val="00051FEC"/>
    <w:rsid w:val="00056FFC"/>
    <w:rsid w:val="00060147"/>
    <w:rsid w:val="00060AFB"/>
    <w:rsid w:val="00062152"/>
    <w:rsid w:val="0006288C"/>
    <w:rsid w:val="000701C6"/>
    <w:rsid w:val="00071FB5"/>
    <w:rsid w:val="00072CD6"/>
    <w:rsid w:val="00076628"/>
    <w:rsid w:val="000B1380"/>
    <w:rsid w:val="000B5324"/>
    <w:rsid w:val="000B771C"/>
    <w:rsid w:val="000C3639"/>
    <w:rsid w:val="000C3A99"/>
    <w:rsid w:val="000C7A74"/>
    <w:rsid w:val="000D4069"/>
    <w:rsid w:val="000D52E8"/>
    <w:rsid w:val="000E380C"/>
    <w:rsid w:val="000E40DB"/>
    <w:rsid w:val="000E4758"/>
    <w:rsid w:val="000E4AFA"/>
    <w:rsid w:val="000E57D8"/>
    <w:rsid w:val="000F01E8"/>
    <w:rsid w:val="000F3B3F"/>
    <w:rsid w:val="000F4B0E"/>
    <w:rsid w:val="000F755F"/>
    <w:rsid w:val="000F7891"/>
    <w:rsid w:val="00105345"/>
    <w:rsid w:val="001056A0"/>
    <w:rsid w:val="00106F4D"/>
    <w:rsid w:val="001124CE"/>
    <w:rsid w:val="00112DDD"/>
    <w:rsid w:val="001132CA"/>
    <w:rsid w:val="001138BA"/>
    <w:rsid w:val="001165CB"/>
    <w:rsid w:val="00117144"/>
    <w:rsid w:val="0012131C"/>
    <w:rsid w:val="00133535"/>
    <w:rsid w:val="00133647"/>
    <w:rsid w:val="00133AA1"/>
    <w:rsid w:val="00141177"/>
    <w:rsid w:val="00144295"/>
    <w:rsid w:val="0015284E"/>
    <w:rsid w:val="001546A7"/>
    <w:rsid w:val="00165578"/>
    <w:rsid w:val="00166464"/>
    <w:rsid w:val="00167BC4"/>
    <w:rsid w:val="00170E82"/>
    <w:rsid w:val="001740DA"/>
    <w:rsid w:val="00175949"/>
    <w:rsid w:val="00190B56"/>
    <w:rsid w:val="001A039F"/>
    <w:rsid w:val="001A38ED"/>
    <w:rsid w:val="001A74AC"/>
    <w:rsid w:val="001B323D"/>
    <w:rsid w:val="001C5A56"/>
    <w:rsid w:val="001D4505"/>
    <w:rsid w:val="001E0B35"/>
    <w:rsid w:val="001E512E"/>
    <w:rsid w:val="001E7E43"/>
    <w:rsid w:val="001F576B"/>
    <w:rsid w:val="001F6A63"/>
    <w:rsid w:val="001F6AE4"/>
    <w:rsid w:val="00205AA0"/>
    <w:rsid w:val="00210C69"/>
    <w:rsid w:val="002154A7"/>
    <w:rsid w:val="00217CAB"/>
    <w:rsid w:val="0022039E"/>
    <w:rsid w:val="00220497"/>
    <w:rsid w:val="002230B3"/>
    <w:rsid w:val="00223142"/>
    <w:rsid w:val="00241B4B"/>
    <w:rsid w:val="00246903"/>
    <w:rsid w:val="002502FD"/>
    <w:rsid w:val="0025493B"/>
    <w:rsid w:val="00265C41"/>
    <w:rsid w:val="00274C40"/>
    <w:rsid w:val="00292EAA"/>
    <w:rsid w:val="0029376D"/>
    <w:rsid w:val="0029413B"/>
    <w:rsid w:val="00294B17"/>
    <w:rsid w:val="0029505F"/>
    <w:rsid w:val="002A683F"/>
    <w:rsid w:val="002A7B7A"/>
    <w:rsid w:val="002A7DC4"/>
    <w:rsid w:val="002B385D"/>
    <w:rsid w:val="002B5991"/>
    <w:rsid w:val="002B5DC1"/>
    <w:rsid w:val="002C1A4E"/>
    <w:rsid w:val="002C6702"/>
    <w:rsid w:val="002D0947"/>
    <w:rsid w:val="002E0A04"/>
    <w:rsid w:val="002E34F8"/>
    <w:rsid w:val="002F3211"/>
    <w:rsid w:val="002F4A72"/>
    <w:rsid w:val="002F67A8"/>
    <w:rsid w:val="002F719A"/>
    <w:rsid w:val="003002FE"/>
    <w:rsid w:val="00303664"/>
    <w:rsid w:val="003043C8"/>
    <w:rsid w:val="0030608C"/>
    <w:rsid w:val="00307626"/>
    <w:rsid w:val="0031416F"/>
    <w:rsid w:val="00315ECE"/>
    <w:rsid w:val="00330B30"/>
    <w:rsid w:val="003314F9"/>
    <w:rsid w:val="00336594"/>
    <w:rsid w:val="00337A8F"/>
    <w:rsid w:val="00337FBF"/>
    <w:rsid w:val="00342F78"/>
    <w:rsid w:val="00351385"/>
    <w:rsid w:val="003559F9"/>
    <w:rsid w:val="0035608A"/>
    <w:rsid w:val="0035635F"/>
    <w:rsid w:val="00362DF6"/>
    <w:rsid w:val="0036661F"/>
    <w:rsid w:val="00372E31"/>
    <w:rsid w:val="00376D37"/>
    <w:rsid w:val="0037B0AC"/>
    <w:rsid w:val="00380605"/>
    <w:rsid w:val="00382096"/>
    <w:rsid w:val="00382B6D"/>
    <w:rsid w:val="00382FEC"/>
    <w:rsid w:val="00387A5C"/>
    <w:rsid w:val="003951E4"/>
    <w:rsid w:val="00395F86"/>
    <w:rsid w:val="003A3F39"/>
    <w:rsid w:val="003A4BE6"/>
    <w:rsid w:val="003B5C98"/>
    <w:rsid w:val="003C3F39"/>
    <w:rsid w:val="003C5022"/>
    <w:rsid w:val="003D1078"/>
    <w:rsid w:val="003D293B"/>
    <w:rsid w:val="003D4017"/>
    <w:rsid w:val="003E10B6"/>
    <w:rsid w:val="003E5850"/>
    <w:rsid w:val="003E6156"/>
    <w:rsid w:val="003F3E02"/>
    <w:rsid w:val="003F53DE"/>
    <w:rsid w:val="004156C2"/>
    <w:rsid w:val="00422147"/>
    <w:rsid w:val="004260AE"/>
    <w:rsid w:val="004263FF"/>
    <w:rsid w:val="00431974"/>
    <w:rsid w:val="00451924"/>
    <w:rsid w:val="00460327"/>
    <w:rsid w:val="004603DD"/>
    <w:rsid w:val="0046275C"/>
    <w:rsid w:val="00471949"/>
    <w:rsid w:val="00475C1E"/>
    <w:rsid w:val="00477B16"/>
    <w:rsid w:val="0049232A"/>
    <w:rsid w:val="0049250C"/>
    <w:rsid w:val="00497574"/>
    <w:rsid w:val="00497637"/>
    <w:rsid w:val="004A1178"/>
    <w:rsid w:val="004A1850"/>
    <w:rsid w:val="004A1E6E"/>
    <w:rsid w:val="004B3DBB"/>
    <w:rsid w:val="004B799F"/>
    <w:rsid w:val="004C0F68"/>
    <w:rsid w:val="004D136D"/>
    <w:rsid w:val="004D7FD8"/>
    <w:rsid w:val="004E1FE6"/>
    <w:rsid w:val="004E20D2"/>
    <w:rsid w:val="004F6119"/>
    <w:rsid w:val="00504E67"/>
    <w:rsid w:val="0050777F"/>
    <w:rsid w:val="005118DB"/>
    <w:rsid w:val="005126A4"/>
    <w:rsid w:val="005158BF"/>
    <w:rsid w:val="005170CF"/>
    <w:rsid w:val="00520AAC"/>
    <w:rsid w:val="00523194"/>
    <w:rsid w:val="00533F7F"/>
    <w:rsid w:val="00541A27"/>
    <w:rsid w:val="00541F76"/>
    <w:rsid w:val="00542505"/>
    <w:rsid w:val="00547908"/>
    <w:rsid w:val="005543B4"/>
    <w:rsid w:val="0055637B"/>
    <w:rsid w:val="005644D9"/>
    <w:rsid w:val="00565034"/>
    <w:rsid w:val="005723B9"/>
    <w:rsid w:val="0057582C"/>
    <w:rsid w:val="00576E2D"/>
    <w:rsid w:val="00581502"/>
    <w:rsid w:val="005854CF"/>
    <w:rsid w:val="00585CAF"/>
    <w:rsid w:val="0058613D"/>
    <w:rsid w:val="005952E8"/>
    <w:rsid w:val="00595F87"/>
    <w:rsid w:val="005A69AA"/>
    <w:rsid w:val="005A7412"/>
    <w:rsid w:val="005C083C"/>
    <w:rsid w:val="005C42DE"/>
    <w:rsid w:val="005D03ED"/>
    <w:rsid w:val="005D2347"/>
    <w:rsid w:val="005D4C39"/>
    <w:rsid w:val="005E281F"/>
    <w:rsid w:val="005E2ECF"/>
    <w:rsid w:val="005E3205"/>
    <w:rsid w:val="005E375E"/>
    <w:rsid w:val="005E43FC"/>
    <w:rsid w:val="005F3172"/>
    <w:rsid w:val="005F3769"/>
    <w:rsid w:val="00601516"/>
    <w:rsid w:val="00602ED4"/>
    <w:rsid w:val="00606480"/>
    <w:rsid w:val="0061097D"/>
    <w:rsid w:val="006116C9"/>
    <w:rsid w:val="006124A8"/>
    <w:rsid w:val="00616E5F"/>
    <w:rsid w:val="00627312"/>
    <w:rsid w:val="006278BB"/>
    <w:rsid w:val="00630A81"/>
    <w:rsid w:val="00634834"/>
    <w:rsid w:val="006351D8"/>
    <w:rsid w:val="00637F92"/>
    <w:rsid w:val="006531E0"/>
    <w:rsid w:val="00653738"/>
    <w:rsid w:val="006646BE"/>
    <w:rsid w:val="0066741D"/>
    <w:rsid w:val="006831F1"/>
    <w:rsid w:val="006846A8"/>
    <w:rsid w:val="00685C11"/>
    <w:rsid w:val="006915AE"/>
    <w:rsid w:val="00691AE5"/>
    <w:rsid w:val="0069382F"/>
    <w:rsid w:val="00695535"/>
    <w:rsid w:val="006A2001"/>
    <w:rsid w:val="006A28C2"/>
    <w:rsid w:val="006B123B"/>
    <w:rsid w:val="006B6108"/>
    <w:rsid w:val="006C2FE5"/>
    <w:rsid w:val="006D45CF"/>
    <w:rsid w:val="006D4916"/>
    <w:rsid w:val="006D50F3"/>
    <w:rsid w:val="006D57F4"/>
    <w:rsid w:val="006D5E71"/>
    <w:rsid w:val="006E17D1"/>
    <w:rsid w:val="006E35BE"/>
    <w:rsid w:val="006E4FD3"/>
    <w:rsid w:val="006F204F"/>
    <w:rsid w:val="006F4402"/>
    <w:rsid w:val="006F5735"/>
    <w:rsid w:val="006F7069"/>
    <w:rsid w:val="007022B9"/>
    <w:rsid w:val="00705FCD"/>
    <w:rsid w:val="0071131E"/>
    <w:rsid w:val="0071388E"/>
    <w:rsid w:val="0071390B"/>
    <w:rsid w:val="007209A0"/>
    <w:rsid w:val="00721DB4"/>
    <w:rsid w:val="00723A16"/>
    <w:rsid w:val="0073726B"/>
    <w:rsid w:val="00740188"/>
    <w:rsid w:val="00741E6D"/>
    <w:rsid w:val="00746CBE"/>
    <w:rsid w:val="007470E9"/>
    <w:rsid w:val="00747FD4"/>
    <w:rsid w:val="00753ADA"/>
    <w:rsid w:val="00754123"/>
    <w:rsid w:val="00762A81"/>
    <w:rsid w:val="00766464"/>
    <w:rsid w:val="00767F00"/>
    <w:rsid w:val="00782957"/>
    <w:rsid w:val="00782B86"/>
    <w:rsid w:val="007831FC"/>
    <w:rsid w:val="007925DC"/>
    <w:rsid w:val="00793BB6"/>
    <w:rsid w:val="00795B8D"/>
    <w:rsid w:val="00796CBC"/>
    <w:rsid w:val="007A0581"/>
    <w:rsid w:val="007A3AA0"/>
    <w:rsid w:val="007A47E2"/>
    <w:rsid w:val="007B1733"/>
    <w:rsid w:val="007B4949"/>
    <w:rsid w:val="007B5976"/>
    <w:rsid w:val="007C23F0"/>
    <w:rsid w:val="007C4197"/>
    <w:rsid w:val="007C4A94"/>
    <w:rsid w:val="007C71B5"/>
    <w:rsid w:val="007D305D"/>
    <w:rsid w:val="007D441C"/>
    <w:rsid w:val="007D6C1F"/>
    <w:rsid w:val="007E1C89"/>
    <w:rsid w:val="007F5854"/>
    <w:rsid w:val="008016A1"/>
    <w:rsid w:val="00804479"/>
    <w:rsid w:val="008109AF"/>
    <w:rsid w:val="008211EE"/>
    <w:rsid w:val="0082180C"/>
    <w:rsid w:val="0082214D"/>
    <w:rsid w:val="00823029"/>
    <w:rsid w:val="00824449"/>
    <w:rsid w:val="0083034F"/>
    <w:rsid w:val="00831781"/>
    <w:rsid w:val="00832652"/>
    <w:rsid w:val="00833D13"/>
    <w:rsid w:val="00835622"/>
    <w:rsid w:val="00835C13"/>
    <w:rsid w:val="00844985"/>
    <w:rsid w:val="00845CFF"/>
    <w:rsid w:val="0084635C"/>
    <w:rsid w:val="00847E06"/>
    <w:rsid w:val="008523B0"/>
    <w:rsid w:val="00852491"/>
    <w:rsid w:val="00852619"/>
    <w:rsid w:val="00854A5D"/>
    <w:rsid w:val="008553B0"/>
    <w:rsid w:val="0086471E"/>
    <w:rsid w:val="00870194"/>
    <w:rsid w:val="00872D91"/>
    <w:rsid w:val="0087541B"/>
    <w:rsid w:val="0087583E"/>
    <w:rsid w:val="00880597"/>
    <w:rsid w:val="00881A68"/>
    <w:rsid w:val="00882F9E"/>
    <w:rsid w:val="00890EA0"/>
    <w:rsid w:val="00893060"/>
    <w:rsid w:val="00893352"/>
    <w:rsid w:val="00897A42"/>
    <w:rsid w:val="00897E18"/>
    <w:rsid w:val="008A265F"/>
    <w:rsid w:val="008A54D5"/>
    <w:rsid w:val="008A7CCB"/>
    <w:rsid w:val="008B06AB"/>
    <w:rsid w:val="008B06B7"/>
    <w:rsid w:val="008B24D4"/>
    <w:rsid w:val="008C3AB5"/>
    <w:rsid w:val="008D1AC9"/>
    <w:rsid w:val="008D7658"/>
    <w:rsid w:val="008E2938"/>
    <w:rsid w:val="008E793B"/>
    <w:rsid w:val="008F2CD5"/>
    <w:rsid w:val="008F336E"/>
    <w:rsid w:val="009019D7"/>
    <w:rsid w:val="00902965"/>
    <w:rsid w:val="00906FD0"/>
    <w:rsid w:val="00910F8A"/>
    <w:rsid w:val="00910FA1"/>
    <w:rsid w:val="00913443"/>
    <w:rsid w:val="0091744B"/>
    <w:rsid w:val="00917D07"/>
    <w:rsid w:val="0092044D"/>
    <w:rsid w:val="00922079"/>
    <w:rsid w:val="00937477"/>
    <w:rsid w:val="00937CF8"/>
    <w:rsid w:val="0094184F"/>
    <w:rsid w:val="00941A4D"/>
    <w:rsid w:val="0094388C"/>
    <w:rsid w:val="00950F55"/>
    <w:rsid w:val="00957BEE"/>
    <w:rsid w:val="0096152C"/>
    <w:rsid w:val="00965B55"/>
    <w:rsid w:val="00967E00"/>
    <w:rsid w:val="00975B9E"/>
    <w:rsid w:val="00977F01"/>
    <w:rsid w:val="00980513"/>
    <w:rsid w:val="009855A5"/>
    <w:rsid w:val="00990DBC"/>
    <w:rsid w:val="009966DD"/>
    <w:rsid w:val="009B30B3"/>
    <w:rsid w:val="009B3341"/>
    <w:rsid w:val="009B3362"/>
    <w:rsid w:val="009B441F"/>
    <w:rsid w:val="009B591C"/>
    <w:rsid w:val="009B79C2"/>
    <w:rsid w:val="009C6DA3"/>
    <w:rsid w:val="009D38A6"/>
    <w:rsid w:val="009D5194"/>
    <w:rsid w:val="009D5AB3"/>
    <w:rsid w:val="009E1EC5"/>
    <w:rsid w:val="009E26DE"/>
    <w:rsid w:val="009E51DE"/>
    <w:rsid w:val="009E6D7C"/>
    <w:rsid w:val="009E7712"/>
    <w:rsid w:val="009F45B3"/>
    <w:rsid w:val="009F4A63"/>
    <w:rsid w:val="00A00C1F"/>
    <w:rsid w:val="00A01B6C"/>
    <w:rsid w:val="00A04806"/>
    <w:rsid w:val="00A0641F"/>
    <w:rsid w:val="00A1068B"/>
    <w:rsid w:val="00A12058"/>
    <w:rsid w:val="00A127F4"/>
    <w:rsid w:val="00A15C86"/>
    <w:rsid w:val="00A212F1"/>
    <w:rsid w:val="00A24F5F"/>
    <w:rsid w:val="00A3581F"/>
    <w:rsid w:val="00A4198C"/>
    <w:rsid w:val="00A41E3C"/>
    <w:rsid w:val="00A43872"/>
    <w:rsid w:val="00A4793B"/>
    <w:rsid w:val="00A5100F"/>
    <w:rsid w:val="00A635A9"/>
    <w:rsid w:val="00A735F4"/>
    <w:rsid w:val="00A740A0"/>
    <w:rsid w:val="00A74148"/>
    <w:rsid w:val="00A74A6A"/>
    <w:rsid w:val="00A84E06"/>
    <w:rsid w:val="00A90507"/>
    <w:rsid w:val="00A91E6F"/>
    <w:rsid w:val="00A91FB3"/>
    <w:rsid w:val="00AA37BB"/>
    <w:rsid w:val="00AA3CFF"/>
    <w:rsid w:val="00AA42AE"/>
    <w:rsid w:val="00AB141F"/>
    <w:rsid w:val="00AC124F"/>
    <w:rsid w:val="00AC7C97"/>
    <w:rsid w:val="00AD1138"/>
    <w:rsid w:val="00AD1EB4"/>
    <w:rsid w:val="00AD4AB1"/>
    <w:rsid w:val="00AD4C94"/>
    <w:rsid w:val="00AD59C6"/>
    <w:rsid w:val="00AD6C37"/>
    <w:rsid w:val="00AE073B"/>
    <w:rsid w:val="00AE17CE"/>
    <w:rsid w:val="00AE4720"/>
    <w:rsid w:val="00AE5D5C"/>
    <w:rsid w:val="00AF10B8"/>
    <w:rsid w:val="00AF5167"/>
    <w:rsid w:val="00AF67F3"/>
    <w:rsid w:val="00B03B28"/>
    <w:rsid w:val="00B065BE"/>
    <w:rsid w:val="00B15164"/>
    <w:rsid w:val="00B317CE"/>
    <w:rsid w:val="00B342D5"/>
    <w:rsid w:val="00B37E0A"/>
    <w:rsid w:val="00B4044B"/>
    <w:rsid w:val="00B42C83"/>
    <w:rsid w:val="00B469A3"/>
    <w:rsid w:val="00B51023"/>
    <w:rsid w:val="00B5456B"/>
    <w:rsid w:val="00B56868"/>
    <w:rsid w:val="00B60959"/>
    <w:rsid w:val="00B63C6D"/>
    <w:rsid w:val="00B65D34"/>
    <w:rsid w:val="00B720A6"/>
    <w:rsid w:val="00B7F62F"/>
    <w:rsid w:val="00B80674"/>
    <w:rsid w:val="00B86E46"/>
    <w:rsid w:val="00B96A15"/>
    <w:rsid w:val="00BA67FA"/>
    <w:rsid w:val="00BB5E8E"/>
    <w:rsid w:val="00BC13A5"/>
    <w:rsid w:val="00BC18BA"/>
    <w:rsid w:val="00BC2B2F"/>
    <w:rsid w:val="00BC5FA3"/>
    <w:rsid w:val="00BC7500"/>
    <w:rsid w:val="00BD3B4F"/>
    <w:rsid w:val="00BD4523"/>
    <w:rsid w:val="00BD6AA3"/>
    <w:rsid w:val="00BE75D1"/>
    <w:rsid w:val="00BE7FE8"/>
    <w:rsid w:val="00BF461F"/>
    <w:rsid w:val="00C04324"/>
    <w:rsid w:val="00C05AEA"/>
    <w:rsid w:val="00C06BF6"/>
    <w:rsid w:val="00C07F03"/>
    <w:rsid w:val="00C13E43"/>
    <w:rsid w:val="00C13EAE"/>
    <w:rsid w:val="00C22E5A"/>
    <w:rsid w:val="00C2336E"/>
    <w:rsid w:val="00C31136"/>
    <w:rsid w:val="00C31423"/>
    <w:rsid w:val="00C3382E"/>
    <w:rsid w:val="00C34B74"/>
    <w:rsid w:val="00C421C8"/>
    <w:rsid w:val="00C43959"/>
    <w:rsid w:val="00C61D64"/>
    <w:rsid w:val="00C623FE"/>
    <w:rsid w:val="00C73DFD"/>
    <w:rsid w:val="00C751BA"/>
    <w:rsid w:val="00C751E3"/>
    <w:rsid w:val="00C804D3"/>
    <w:rsid w:val="00C82CCE"/>
    <w:rsid w:val="00C83441"/>
    <w:rsid w:val="00C854BA"/>
    <w:rsid w:val="00C901E0"/>
    <w:rsid w:val="00C94047"/>
    <w:rsid w:val="00C94C08"/>
    <w:rsid w:val="00CA4263"/>
    <w:rsid w:val="00CA740D"/>
    <w:rsid w:val="00CA768D"/>
    <w:rsid w:val="00CA786E"/>
    <w:rsid w:val="00CB15B7"/>
    <w:rsid w:val="00CC1A77"/>
    <w:rsid w:val="00CC1D3B"/>
    <w:rsid w:val="00CD114A"/>
    <w:rsid w:val="00CD40CB"/>
    <w:rsid w:val="00CD7FE3"/>
    <w:rsid w:val="00CE0950"/>
    <w:rsid w:val="00CE0AF0"/>
    <w:rsid w:val="00CE39E0"/>
    <w:rsid w:val="00CE5888"/>
    <w:rsid w:val="00CE5B4C"/>
    <w:rsid w:val="00CF2B92"/>
    <w:rsid w:val="00CF565C"/>
    <w:rsid w:val="00D0393A"/>
    <w:rsid w:val="00D05AF8"/>
    <w:rsid w:val="00D17605"/>
    <w:rsid w:val="00D2318A"/>
    <w:rsid w:val="00D277D0"/>
    <w:rsid w:val="00D34CAB"/>
    <w:rsid w:val="00D35E52"/>
    <w:rsid w:val="00D36308"/>
    <w:rsid w:val="00D371D2"/>
    <w:rsid w:val="00D44330"/>
    <w:rsid w:val="00D46546"/>
    <w:rsid w:val="00D63D8C"/>
    <w:rsid w:val="00D65CF1"/>
    <w:rsid w:val="00D73855"/>
    <w:rsid w:val="00D7393F"/>
    <w:rsid w:val="00D74E90"/>
    <w:rsid w:val="00D8720C"/>
    <w:rsid w:val="00D97373"/>
    <w:rsid w:val="00D97D1E"/>
    <w:rsid w:val="00D97FE0"/>
    <w:rsid w:val="00DA772D"/>
    <w:rsid w:val="00DA7953"/>
    <w:rsid w:val="00DB18AF"/>
    <w:rsid w:val="00DB4785"/>
    <w:rsid w:val="00DC183D"/>
    <w:rsid w:val="00DC2956"/>
    <w:rsid w:val="00DC486D"/>
    <w:rsid w:val="00DC7F60"/>
    <w:rsid w:val="00DD7440"/>
    <w:rsid w:val="00DF0827"/>
    <w:rsid w:val="00DF2FEA"/>
    <w:rsid w:val="00DF4A5D"/>
    <w:rsid w:val="00DF4E43"/>
    <w:rsid w:val="00E0052F"/>
    <w:rsid w:val="00E03792"/>
    <w:rsid w:val="00E05DD1"/>
    <w:rsid w:val="00E06CE0"/>
    <w:rsid w:val="00E07190"/>
    <w:rsid w:val="00E25389"/>
    <w:rsid w:val="00E2626A"/>
    <w:rsid w:val="00E30921"/>
    <w:rsid w:val="00E35C79"/>
    <w:rsid w:val="00E3760D"/>
    <w:rsid w:val="00E43747"/>
    <w:rsid w:val="00E468EE"/>
    <w:rsid w:val="00E54EE7"/>
    <w:rsid w:val="00E55FAE"/>
    <w:rsid w:val="00E6289F"/>
    <w:rsid w:val="00E6319C"/>
    <w:rsid w:val="00E64C0D"/>
    <w:rsid w:val="00E6740C"/>
    <w:rsid w:val="00E733D2"/>
    <w:rsid w:val="00E738C7"/>
    <w:rsid w:val="00E82909"/>
    <w:rsid w:val="00E8370C"/>
    <w:rsid w:val="00E86557"/>
    <w:rsid w:val="00E962DB"/>
    <w:rsid w:val="00EA08C2"/>
    <w:rsid w:val="00EA4A5C"/>
    <w:rsid w:val="00EA7842"/>
    <w:rsid w:val="00EB1FDF"/>
    <w:rsid w:val="00EB3BD2"/>
    <w:rsid w:val="00EB50FA"/>
    <w:rsid w:val="00EB7933"/>
    <w:rsid w:val="00EC3520"/>
    <w:rsid w:val="00EC73FD"/>
    <w:rsid w:val="00ED4147"/>
    <w:rsid w:val="00ED4B4F"/>
    <w:rsid w:val="00ED681F"/>
    <w:rsid w:val="00ED78D9"/>
    <w:rsid w:val="00EE5D1F"/>
    <w:rsid w:val="00EE6B5E"/>
    <w:rsid w:val="00EF1449"/>
    <w:rsid w:val="00EF7135"/>
    <w:rsid w:val="00EF7B81"/>
    <w:rsid w:val="00F02198"/>
    <w:rsid w:val="00F045A7"/>
    <w:rsid w:val="00F0718C"/>
    <w:rsid w:val="00F0770A"/>
    <w:rsid w:val="00F12050"/>
    <w:rsid w:val="00F14E9D"/>
    <w:rsid w:val="00F16509"/>
    <w:rsid w:val="00F22D37"/>
    <w:rsid w:val="00F24FA6"/>
    <w:rsid w:val="00F27DCD"/>
    <w:rsid w:val="00F329CD"/>
    <w:rsid w:val="00F4624F"/>
    <w:rsid w:val="00F57106"/>
    <w:rsid w:val="00F61C07"/>
    <w:rsid w:val="00F67120"/>
    <w:rsid w:val="00F71DA7"/>
    <w:rsid w:val="00F722F9"/>
    <w:rsid w:val="00F75AD8"/>
    <w:rsid w:val="00F85496"/>
    <w:rsid w:val="00F85CAE"/>
    <w:rsid w:val="00F86FB6"/>
    <w:rsid w:val="00F93E11"/>
    <w:rsid w:val="00F96D59"/>
    <w:rsid w:val="00FA22F7"/>
    <w:rsid w:val="00FA29E4"/>
    <w:rsid w:val="00FB3F92"/>
    <w:rsid w:val="00FC2DE8"/>
    <w:rsid w:val="00FD3AE5"/>
    <w:rsid w:val="00FD5220"/>
    <w:rsid w:val="00FD561B"/>
    <w:rsid w:val="00FE64B6"/>
    <w:rsid w:val="00FF484D"/>
    <w:rsid w:val="01090F04"/>
    <w:rsid w:val="02CB400F"/>
    <w:rsid w:val="042F2673"/>
    <w:rsid w:val="04981B14"/>
    <w:rsid w:val="04DAFD1F"/>
    <w:rsid w:val="058BDE07"/>
    <w:rsid w:val="05D2736C"/>
    <w:rsid w:val="05D8C181"/>
    <w:rsid w:val="06057087"/>
    <w:rsid w:val="0670C983"/>
    <w:rsid w:val="0785F4F2"/>
    <w:rsid w:val="07D540E4"/>
    <w:rsid w:val="081D034C"/>
    <w:rsid w:val="08A18EF4"/>
    <w:rsid w:val="08B1526B"/>
    <w:rsid w:val="08C2EDCC"/>
    <w:rsid w:val="09058BF3"/>
    <w:rsid w:val="094EB0C7"/>
    <w:rsid w:val="0A2B9312"/>
    <w:rsid w:val="0B0F4A1E"/>
    <w:rsid w:val="0CC612E1"/>
    <w:rsid w:val="0D23033D"/>
    <w:rsid w:val="0D42EFE0"/>
    <w:rsid w:val="0E164F7B"/>
    <w:rsid w:val="0ECCC009"/>
    <w:rsid w:val="0F3A1CD6"/>
    <w:rsid w:val="0F909ABA"/>
    <w:rsid w:val="104FFF85"/>
    <w:rsid w:val="10D6077F"/>
    <w:rsid w:val="11272054"/>
    <w:rsid w:val="117E8BA2"/>
    <w:rsid w:val="11BFBD70"/>
    <w:rsid w:val="121BD4D9"/>
    <w:rsid w:val="12926A80"/>
    <w:rsid w:val="14435104"/>
    <w:rsid w:val="144A5E16"/>
    <w:rsid w:val="1456D390"/>
    <w:rsid w:val="15309A40"/>
    <w:rsid w:val="15C21E49"/>
    <w:rsid w:val="15FCAA78"/>
    <w:rsid w:val="16CC6AA1"/>
    <w:rsid w:val="17452EBB"/>
    <w:rsid w:val="17478FBD"/>
    <w:rsid w:val="1764BEC1"/>
    <w:rsid w:val="178392B7"/>
    <w:rsid w:val="179661D8"/>
    <w:rsid w:val="17EDCD26"/>
    <w:rsid w:val="18690EE8"/>
    <w:rsid w:val="18E3601E"/>
    <w:rsid w:val="19197A16"/>
    <w:rsid w:val="19211F69"/>
    <w:rsid w:val="1A625748"/>
    <w:rsid w:val="1B921AB4"/>
    <w:rsid w:val="1C189FDE"/>
    <w:rsid w:val="1C1B00E0"/>
    <w:rsid w:val="1C7288D4"/>
    <w:rsid w:val="1D62BFF2"/>
    <w:rsid w:val="1DD92DDA"/>
    <w:rsid w:val="1EAA9434"/>
    <w:rsid w:val="1F4A4C53"/>
    <w:rsid w:val="2011524F"/>
    <w:rsid w:val="2035BD19"/>
    <w:rsid w:val="20566A01"/>
    <w:rsid w:val="2155757F"/>
    <w:rsid w:val="221C3F6A"/>
    <w:rsid w:val="22380CAD"/>
    <w:rsid w:val="22495317"/>
    <w:rsid w:val="228A4264"/>
    <w:rsid w:val="236E59FA"/>
    <w:rsid w:val="24CC70F1"/>
    <w:rsid w:val="24E3BCBB"/>
    <w:rsid w:val="250A2A5B"/>
    <w:rsid w:val="257A4751"/>
    <w:rsid w:val="26E36251"/>
    <w:rsid w:val="2756277C"/>
    <w:rsid w:val="275DB387"/>
    <w:rsid w:val="2765A10D"/>
    <w:rsid w:val="276FAE0F"/>
    <w:rsid w:val="2826D6D8"/>
    <w:rsid w:val="29124123"/>
    <w:rsid w:val="2947BB09"/>
    <w:rsid w:val="29B83495"/>
    <w:rsid w:val="2A9D41CF"/>
    <w:rsid w:val="2BE27030"/>
    <w:rsid w:val="2C0ABE80"/>
    <w:rsid w:val="2CF035E1"/>
    <w:rsid w:val="2D7C6F91"/>
    <w:rsid w:val="2DAB775F"/>
    <w:rsid w:val="2DCCF50B"/>
    <w:rsid w:val="2E74AF69"/>
    <w:rsid w:val="2F68C56C"/>
    <w:rsid w:val="2F70B2F2"/>
    <w:rsid w:val="30944B1E"/>
    <w:rsid w:val="309F6A6A"/>
    <w:rsid w:val="3102E68B"/>
    <w:rsid w:val="32133C2A"/>
    <w:rsid w:val="321F6D88"/>
    <w:rsid w:val="3273D8E6"/>
    <w:rsid w:val="32A853B4"/>
    <w:rsid w:val="3397F25F"/>
    <w:rsid w:val="339B3095"/>
    <w:rsid w:val="33AC1C13"/>
    <w:rsid w:val="33BB3DE9"/>
    <w:rsid w:val="33C9D2DF"/>
    <w:rsid w:val="34072FDC"/>
    <w:rsid w:val="34347435"/>
    <w:rsid w:val="3473E9D9"/>
    <w:rsid w:val="34AA2459"/>
    <w:rsid w:val="34C2BFD6"/>
    <w:rsid w:val="35570E4A"/>
    <w:rsid w:val="3572DB8D"/>
    <w:rsid w:val="35A3003D"/>
    <w:rsid w:val="361216CC"/>
    <w:rsid w:val="36971827"/>
    <w:rsid w:val="36CF9321"/>
    <w:rsid w:val="36E8BB7E"/>
    <w:rsid w:val="378ADB1A"/>
    <w:rsid w:val="37C2975E"/>
    <w:rsid w:val="37E1C51B"/>
    <w:rsid w:val="380075A8"/>
    <w:rsid w:val="386B6382"/>
    <w:rsid w:val="38C55F81"/>
    <w:rsid w:val="39E28D74"/>
    <w:rsid w:val="3A5A7BE4"/>
    <w:rsid w:val="3A7ECE25"/>
    <w:rsid w:val="3AE898A2"/>
    <w:rsid w:val="3C11EE2D"/>
    <w:rsid w:val="3CA43104"/>
    <w:rsid w:val="3D0659AB"/>
    <w:rsid w:val="3DADBE8E"/>
    <w:rsid w:val="3E14A5C1"/>
    <w:rsid w:val="3EDAA506"/>
    <w:rsid w:val="3EF43885"/>
    <w:rsid w:val="3F2DED07"/>
    <w:rsid w:val="400ACF52"/>
    <w:rsid w:val="4065EEAE"/>
    <w:rsid w:val="4094D35B"/>
    <w:rsid w:val="40A855E7"/>
    <w:rsid w:val="40C3E02B"/>
    <w:rsid w:val="40E55F50"/>
    <w:rsid w:val="41FD41B3"/>
    <w:rsid w:val="43867677"/>
    <w:rsid w:val="440AE3A0"/>
    <w:rsid w:val="4469786A"/>
    <w:rsid w:val="459D2E8B"/>
    <w:rsid w:val="45F61840"/>
    <w:rsid w:val="4647CCAA"/>
    <w:rsid w:val="46F2DCDC"/>
    <w:rsid w:val="4791E8A1"/>
    <w:rsid w:val="47A0FEE4"/>
    <w:rsid w:val="47D2B4CD"/>
    <w:rsid w:val="482F8EFE"/>
    <w:rsid w:val="49F5B7FB"/>
    <w:rsid w:val="49FFFAF0"/>
    <w:rsid w:val="4B672FC0"/>
    <w:rsid w:val="4B798AAA"/>
    <w:rsid w:val="4C64356C"/>
    <w:rsid w:val="4C6559C4"/>
    <w:rsid w:val="4CDECB81"/>
    <w:rsid w:val="4DB02DF6"/>
    <w:rsid w:val="4EDBC4BB"/>
    <w:rsid w:val="4F67A03F"/>
    <w:rsid w:val="4F9BD62E"/>
    <w:rsid w:val="4F9CFA86"/>
    <w:rsid w:val="500315DB"/>
    <w:rsid w:val="500A7C33"/>
    <w:rsid w:val="502C0D24"/>
    <w:rsid w:val="513645C9"/>
    <w:rsid w:val="5138CAE7"/>
    <w:rsid w:val="51897D80"/>
    <w:rsid w:val="51991447"/>
    <w:rsid w:val="51CB211E"/>
    <w:rsid w:val="52839F19"/>
    <w:rsid w:val="52D2162A"/>
    <w:rsid w:val="543B1162"/>
    <w:rsid w:val="546DE68B"/>
    <w:rsid w:val="546E4715"/>
    <w:rsid w:val="54998161"/>
    <w:rsid w:val="550E1206"/>
    <w:rsid w:val="5564FE65"/>
    <w:rsid w:val="55A1481B"/>
    <w:rsid w:val="55E2508C"/>
    <w:rsid w:val="56A9E267"/>
    <w:rsid w:val="56CBDE3E"/>
    <w:rsid w:val="56E6D6A0"/>
    <w:rsid w:val="571C805E"/>
    <w:rsid w:val="58158E18"/>
    <w:rsid w:val="5941B838"/>
    <w:rsid w:val="59FCF9B6"/>
    <w:rsid w:val="5A7EC0C2"/>
    <w:rsid w:val="5B031EFA"/>
    <w:rsid w:val="5B074457"/>
    <w:rsid w:val="5C64F07A"/>
    <w:rsid w:val="5C7958FA"/>
    <w:rsid w:val="5CA13B2D"/>
    <w:rsid w:val="5CA5B20E"/>
    <w:rsid w:val="5D3B1FC2"/>
    <w:rsid w:val="5DC65E9C"/>
    <w:rsid w:val="5E0C32C0"/>
    <w:rsid w:val="5E832AC5"/>
    <w:rsid w:val="5F96F6FE"/>
    <w:rsid w:val="5FB0F9BC"/>
    <w:rsid w:val="5FB9E77E"/>
    <w:rsid w:val="60288D83"/>
    <w:rsid w:val="608D4DC4"/>
    <w:rsid w:val="6174AC50"/>
    <w:rsid w:val="61FCFBFF"/>
    <w:rsid w:val="62369A56"/>
    <w:rsid w:val="62784954"/>
    <w:rsid w:val="62E89A7E"/>
    <w:rsid w:val="638D85D6"/>
    <w:rsid w:val="6425A308"/>
    <w:rsid w:val="6451F7FF"/>
    <w:rsid w:val="6452B103"/>
    <w:rsid w:val="6570404C"/>
    <w:rsid w:val="65830FB5"/>
    <w:rsid w:val="66203B40"/>
    <w:rsid w:val="6639639D"/>
    <w:rsid w:val="66951D93"/>
    <w:rsid w:val="66C7A023"/>
    <w:rsid w:val="66C7F3B7"/>
    <w:rsid w:val="66CF3A15"/>
    <w:rsid w:val="66FCFA6A"/>
    <w:rsid w:val="67F4869B"/>
    <w:rsid w:val="68339F68"/>
    <w:rsid w:val="6863C418"/>
    <w:rsid w:val="6924B0E7"/>
    <w:rsid w:val="6947A167"/>
    <w:rsid w:val="698045FD"/>
    <w:rsid w:val="6A8F066A"/>
    <w:rsid w:val="6AA21CD9"/>
    <w:rsid w:val="6AC61B86"/>
    <w:rsid w:val="6B0F35C2"/>
    <w:rsid w:val="6C5C51A9"/>
    <w:rsid w:val="6C9C81F7"/>
    <w:rsid w:val="6D4E4E35"/>
    <w:rsid w:val="6E104D4D"/>
    <w:rsid w:val="6E2BDE22"/>
    <w:rsid w:val="6E63C81F"/>
    <w:rsid w:val="6F05E7BB"/>
    <w:rsid w:val="6F5CD1BC"/>
    <w:rsid w:val="6F93F26B"/>
    <w:rsid w:val="6FF6ED3F"/>
    <w:rsid w:val="71113D9A"/>
    <w:rsid w:val="71B8698E"/>
    <w:rsid w:val="71C0D3E7"/>
    <w:rsid w:val="71D0C328"/>
    <w:rsid w:val="71EEB0E2"/>
    <w:rsid w:val="72A7E3F7"/>
    <w:rsid w:val="72C11B1D"/>
    <w:rsid w:val="72EEA053"/>
    <w:rsid w:val="732E8E01"/>
    <w:rsid w:val="73E246A0"/>
    <w:rsid w:val="73E43AC1"/>
    <w:rsid w:val="73E536E0"/>
    <w:rsid w:val="73F29B83"/>
    <w:rsid w:val="74CA5E62"/>
    <w:rsid w:val="75C3D321"/>
    <w:rsid w:val="75EC5D97"/>
    <w:rsid w:val="76879227"/>
    <w:rsid w:val="76F58013"/>
    <w:rsid w:val="76FC7FF8"/>
    <w:rsid w:val="76FC9120"/>
    <w:rsid w:val="7710F9A0"/>
    <w:rsid w:val="77B8B217"/>
    <w:rsid w:val="78C3D5C4"/>
    <w:rsid w:val="7AA9B018"/>
    <w:rsid w:val="7AC02E29"/>
    <w:rsid w:val="7B25598C"/>
    <w:rsid w:val="7B2D4712"/>
    <w:rsid w:val="7C1CE5BD"/>
    <w:rsid w:val="7CB8249D"/>
    <w:rsid w:val="7CC129ED"/>
    <w:rsid w:val="7D9A968E"/>
    <w:rsid w:val="7E28D98F"/>
    <w:rsid w:val="7E53F4FE"/>
    <w:rsid w:val="7F6DAED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6047B6"/>
  <w15:chartTrackingRefBased/>
  <w15:docId w15:val="{83A69BD8-98BE-4940-BC4B-5B3FA805BC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E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0A81"/>
    <w:pPr>
      <w:spacing w:before="120" w:after="240" w:line="360" w:lineRule="auto"/>
      <w:jc w:val="both"/>
    </w:pPr>
    <w:rPr>
      <w:szCs w:val="22"/>
    </w:rPr>
  </w:style>
  <w:style w:type="paragraph" w:styleId="Ttulo1">
    <w:name w:val="heading 1"/>
    <w:basedOn w:val="Normal"/>
    <w:next w:val="Normal"/>
    <w:link w:val="Ttulo1Car"/>
    <w:uiPriority w:val="9"/>
    <w:qFormat/>
    <w:rsid w:val="009B3341"/>
    <w:pPr>
      <w:keepNext/>
      <w:framePr w:wrap="notBeside" w:vAnchor="text" w:hAnchor="text" w:y="1"/>
      <w:numPr>
        <w:numId w:val="5"/>
      </w:numPr>
      <w:autoSpaceDE w:val="0"/>
      <w:autoSpaceDN w:val="0"/>
      <w:adjustRightInd w:val="0"/>
      <w:spacing w:before="240" w:after="480"/>
      <w:jc w:val="left"/>
      <w:outlineLvl w:val="0"/>
    </w:pPr>
    <w:rPr>
      <w:rFonts w:ascii="Times New Roman" w:eastAsia="Times New Roman" w:hAnsi="Times New Roman" w:cs="Times New Roman"/>
      <w:b/>
      <w:kern w:val="32"/>
      <w:sz w:val="48"/>
      <w:szCs w:val="28"/>
    </w:rPr>
  </w:style>
  <w:style w:type="paragraph" w:styleId="Ttulo2">
    <w:name w:val="heading 2"/>
    <w:basedOn w:val="Normal"/>
    <w:next w:val="Normal"/>
    <w:link w:val="Ttulo2Car"/>
    <w:uiPriority w:val="9"/>
    <w:unhideWhenUsed/>
    <w:qFormat/>
    <w:rsid w:val="009B3341"/>
    <w:pPr>
      <w:keepNext/>
      <w:keepLines/>
      <w:numPr>
        <w:ilvl w:val="1"/>
        <w:numId w:val="5"/>
      </w:numPr>
      <w:spacing w:before="480" w:after="120"/>
      <w:outlineLvl w:val="1"/>
    </w:pPr>
    <w:rPr>
      <w:rFonts w:ascii="Times New Roman" w:eastAsiaTheme="majorEastAsia" w:hAnsi="Times New Roman" w:cstheme="majorBidi"/>
      <w:b/>
      <w:color w:val="000000" w:themeColor="text1"/>
      <w:sz w:val="32"/>
      <w:szCs w:val="26"/>
    </w:rPr>
  </w:style>
  <w:style w:type="paragraph" w:styleId="Ttulo3">
    <w:name w:val="heading 3"/>
    <w:basedOn w:val="Normal"/>
    <w:next w:val="Normal"/>
    <w:link w:val="Ttulo3Car"/>
    <w:uiPriority w:val="9"/>
    <w:unhideWhenUsed/>
    <w:qFormat/>
    <w:rsid w:val="009B3341"/>
    <w:pPr>
      <w:keepNext/>
      <w:keepLines/>
      <w:numPr>
        <w:ilvl w:val="2"/>
        <w:numId w:val="5"/>
      </w:numPr>
      <w:spacing w:before="360" w:after="120"/>
      <w:outlineLvl w:val="2"/>
    </w:pPr>
    <w:rPr>
      <w:rFonts w:ascii="Times New Roman" w:eastAsia="Times New Roman" w:hAnsi="Times New Roman" w:cstheme="majorBidi"/>
      <w:b/>
      <w:sz w:val="28"/>
      <w:szCs w:val="24"/>
    </w:rPr>
  </w:style>
  <w:style w:type="paragraph" w:styleId="Ttulo4">
    <w:name w:val="heading 4"/>
    <w:basedOn w:val="Normal"/>
    <w:next w:val="Normal"/>
    <w:link w:val="Ttulo4Car"/>
    <w:uiPriority w:val="9"/>
    <w:unhideWhenUsed/>
    <w:qFormat/>
    <w:rsid w:val="009B3341"/>
    <w:pPr>
      <w:keepNext/>
      <w:keepLines/>
      <w:numPr>
        <w:ilvl w:val="3"/>
        <w:numId w:val="5"/>
      </w:numPr>
      <w:spacing w:before="40" w:after="0"/>
      <w:outlineLvl w:val="3"/>
    </w:pPr>
    <w:rPr>
      <w:rFonts w:ascii="Times New Roman" w:eastAsiaTheme="majorEastAsia" w:hAnsi="Times New Roman" w:cstheme="majorBidi"/>
      <w:i/>
      <w:iCs/>
    </w:rPr>
  </w:style>
  <w:style w:type="paragraph" w:styleId="Ttulo5">
    <w:name w:val="heading 5"/>
    <w:basedOn w:val="Normal"/>
    <w:next w:val="Normal"/>
    <w:link w:val="Ttulo5Car"/>
    <w:uiPriority w:val="9"/>
    <w:semiHidden/>
    <w:unhideWhenUsed/>
    <w:qFormat/>
    <w:rsid w:val="004603DD"/>
    <w:pPr>
      <w:keepNext/>
      <w:keepLines/>
      <w:numPr>
        <w:ilvl w:val="4"/>
        <w:numId w:val="4"/>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4603DD"/>
    <w:pPr>
      <w:keepNext/>
      <w:keepLines/>
      <w:numPr>
        <w:ilvl w:val="5"/>
        <w:numId w:val="4"/>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4603DD"/>
    <w:pPr>
      <w:keepNext/>
      <w:keepLines/>
      <w:numPr>
        <w:ilvl w:val="6"/>
        <w:numId w:val="4"/>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4603DD"/>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4603DD"/>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digoFuente">
    <w:name w:val="Código Fuente"/>
    <w:rsid w:val="00A91FB3"/>
    <w:pPr>
      <w:tabs>
        <w:tab w:val="left" w:pos="567"/>
      </w:tabs>
    </w:pPr>
    <w:rPr>
      <w:rFonts w:ascii="Courier New" w:eastAsia="Times New Roman" w:hAnsi="Courier New" w:cs="Times New Roman"/>
      <w:noProof/>
      <w:sz w:val="20"/>
      <w:szCs w:val="20"/>
      <w:lang w:eastAsia="es-ES"/>
    </w:rPr>
  </w:style>
  <w:style w:type="paragraph" w:styleId="Sinespaciado">
    <w:name w:val="No Spacing"/>
    <w:uiPriority w:val="1"/>
    <w:qFormat/>
    <w:rsid w:val="00A91FB3"/>
    <w:rPr>
      <w:sz w:val="22"/>
      <w:szCs w:val="22"/>
    </w:rPr>
  </w:style>
  <w:style w:type="paragraph" w:styleId="Encabezado">
    <w:name w:val="header"/>
    <w:basedOn w:val="Normal"/>
    <w:link w:val="EncabezadoCar"/>
    <w:uiPriority w:val="99"/>
    <w:unhideWhenUsed/>
    <w:rsid w:val="00A91FB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91FB3"/>
    <w:rPr>
      <w:sz w:val="22"/>
      <w:szCs w:val="22"/>
    </w:rPr>
  </w:style>
  <w:style w:type="paragraph" w:styleId="Piedepgina">
    <w:name w:val="footer"/>
    <w:basedOn w:val="Normal"/>
    <w:link w:val="PiedepginaCar"/>
    <w:uiPriority w:val="99"/>
    <w:unhideWhenUsed/>
    <w:rsid w:val="00A91FB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91FB3"/>
    <w:rPr>
      <w:sz w:val="22"/>
      <w:szCs w:val="22"/>
    </w:rPr>
  </w:style>
  <w:style w:type="paragraph" w:styleId="Ttulo">
    <w:name w:val="Title"/>
    <w:basedOn w:val="Normal"/>
    <w:next w:val="Normal"/>
    <w:link w:val="TtuloCar"/>
    <w:uiPriority w:val="10"/>
    <w:qFormat/>
    <w:rsid w:val="009B3341"/>
    <w:pPr>
      <w:spacing w:before="0" w:after="0" w:line="240" w:lineRule="auto"/>
      <w:contextualSpacing/>
    </w:pPr>
    <w:rPr>
      <w:rFonts w:ascii="Times New Roman" w:eastAsiaTheme="majorEastAsia" w:hAnsi="Times New Roman" w:cstheme="majorBidi"/>
      <w:b/>
      <w:spacing w:val="-10"/>
      <w:kern w:val="28"/>
      <w:sz w:val="48"/>
      <w:szCs w:val="56"/>
    </w:rPr>
  </w:style>
  <w:style w:type="character" w:customStyle="1" w:styleId="TtuloCar">
    <w:name w:val="Título Car"/>
    <w:basedOn w:val="Fuentedeprrafopredeter"/>
    <w:link w:val="Ttulo"/>
    <w:uiPriority w:val="10"/>
    <w:rsid w:val="009B3341"/>
    <w:rPr>
      <w:rFonts w:ascii="Times New Roman" w:eastAsiaTheme="majorEastAsia" w:hAnsi="Times New Roman" w:cstheme="majorBidi"/>
      <w:b/>
      <w:spacing w:val="-10"/>
      <w:kern w:val="28"/>
      <w:sz w:val="48"/>
      <w:szCs w:val="56"/>
    </w:rPr>
  </w:style>
  <w:style w:type="character" w:customStyle="1" w:styleId="Ttulo1Car">
    <w:name w:val="Título 1 Car"/>
    <w:basedOn w:val="Fuentedeprrafopredeter"/>
    <w:link w:val="Ttulo1"/>
    <w:uiPriority w:val="9"/>
    <w:rsid w:val="009B3341"/>
    <w:rPr>
      <w:rFonts w:ascii="Times New Roman" w:eastAsia="Times New Roman" w:hAnsi="Times New Roman" w:cs="Times New Roman"/>
      <w:b/>
      <w:kern w:val="32"/>
      <w:sz w:val="48"/>
      <w:szCs w:val="28"/>
    </w:rPr>
  </w:style>
  <w:style w:type="character" w:customStyle="1" w:styleId="Ttulo2Car">
    <w:name w:val="Título 2 Car"/>
    <w:basedOn w:val="Fuentedeprrafopredeter"/>
    <w:link w:val="Ttulo2"/>
    <w:uiPriority w:val="9"/>
    <w:rsid w:val="009B3341"/>
    <w:rPr>
      <w:rFonts w:ascii="Times New Roman" w:eastAsiaTheme="majorEastAsia" w:hAnsi="Times New Roman" w:cstheme="majorBidi"/>
      <w:b/>
      <w:color w:val="000000" w:themeColor="text1"/>
      <w:sz w:val="32"/>
      <w:szCs w:val="26"/>
    </w:rPr>
  </w:style>
  <w:style w:type="character" w:customStyle="1" w:styleId="Ttulo3Car">
    <w:name w:val="Título 3 Car"/>
    <w:basedOn w:val="Fuentedeprrafopredeter"/>
    <w:link w:val="Ttulo3"/>
    <w:uiPriority w:val="9"/>
    <w:rsid w:val="009B3341"/>
    <w:rPr>
      <w:rFonts w:ascii="Times New Roman" w:eastAsia="Times New Roman" w:hAnsi="Times New Roman" w:cstheme="majorBidi"/>
      <w:b/>
      <w:sz w:val="28"/>
    </w:rPr>
  </w:style>
  <w:style w:type="character" w:customStyle="1" w:styleId="Ttulo4Car">
    <w:name w:val="Título 4 Car"/>
    <w:basedOn w:val="Fuentedeprrafopredeter"/>
    <w:link w:val="Ttulo4"/>
    <w:uiPriority w:val="9"/>
    <w:rsid w:val="009B3341"/>
    <w:rPr>
      <w:rFonts w:ascii="Times New Roman" w:eastAsiaTheme="majorEastAsia" w:hAnsi="Times New Roman" w:cstheme="majorBidi"/>
      <w:i/>
      <w:iCs/>
      <w:szCs w:val="22"/>
    </w:rPr>
  </w:style>
  <w:style w:type="character" w:customStyle="1" w:styleId="Ttulo5Car">
    <w:name w:val="Título 5 Car"/>
    <w:basedOn w:val="Fuentedeprrafopredeter"/>
    <w:link w:val="Ttulo5"/>
    <w:uiPriority w:val="9"/>
    <w:semiHidden/>
    <w:rsid w:val="00D8720C"/>
    <w:rPr>
      <w:rFonts w:asciiTheme="majorHAnsi" w:eastAsiaTheme="majorEastAsia" w:hAnsiTheme="majorHAnsi" w:cstheme="majorBidi"/>
      <w:color w:val="2F5496" w:themeColor="accent1" w:themeShade="BF"/>
      <w:szCs w:val="22"/>
    </w:rPr>
  </w:style>
  <w:style w:type="character" w:customStyle="1" w:styleId="Ttulo6Car">
    <w:name w:val="Título 6 Car"/>
    <w:basedOn w:val="Fuentedeprrafopredeter"/>
    <w:link w:val="Ttulo6"/>
    <w:uiPriority w:val="9"/>
    <w:semiHidden/>
    <w:rsid w:val="00D8720C"/>
    <w:rPr>
      <w:rFonts w:asciiTheme="majorHAnsi" w:eastAsiaTheme="majorEastAsia" w:hAnsiTheme="majorHAnsi" w:cstheme="majorBidi"/>
      <w:color w:val="1F3763" w:themeColor="accent1" w:themeShade="7F"/>
      <w:szCs w:val="22"/>
    </w:rPr>
  </w:style>
  <w:style w:type="character" w:customStyle="1" w:styleId="Ttulo7Car">
    <w:name w:val="Título 7 Car"/>
    <w:basedOn w:val="Fuentedeprrafopredeter"/>
    <w:link w:val="Ttulo7"/>
    <w:uiPriority w:val="9"/>
    <w:semiHidden/>
    <w:rsid w:val="00D8720C"/>
    <w:rPr>
      <w:rFonts w:asciiTheme="majorHAnsi" w:eastAsiaTheme="majorEastAsia" w:hAnsiTheme="majorHAnsi" w:cstheme="majorBidi"/>
      <w:i/>
      <w:iCs/>
      <w:color w:val="1F3763" w:themeColor="accent1" w:themeShade="7F"/>
      <w:szCs w:val="22"/>
    </w:rPr>
  </w:style>
  <w:style w:type="character" w:customStyle="1" w:styleId="Ttulo8Car">
    <w:name w:val="Título 8 Car"/>
    <w:basedOn w:val="Fuentedeprrafopredeter"/>
    <w:link w:val="Ttulo8"/>
    <w:uiPriority w:val="9"/>
    <w:semiHidden/>
    <w:rsid w:val="00D8720C"/>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D8720C"/>
    <w:rPr>
      <w:rFonts w:asciiTheme="majorHAnsi" w:eastAsiaTheme="majorEastAsia" w:hAnsiTheme="majorHAnsi" w:cstheme="majorBidi"/>
      <w:i/>
      <w:iCs/>
      <w:color w:val="272727" w:themeColor="text1" w:themeTint="D8"/>
      <w:sz w:val="21"/>
      <w:szCs w:val="21"/>
    </w:rPr>
  </w:style>
  <w:style w:type="paragraph" w:styleId="TtuloTDC">
    <w:name w:val="TOC Heading"/>
    <w:basedOn w:val="Ttulo1"/>
    <w:next w:val="Normal"/>
    <w:uiPriority w:val="39"/>
    <w:unhideWhenUsed/>
    <w:qFormat/>
    <w:rsid w:val="00630A81"/>
    <w:pPr>
      <w:keepLines/>
      <w:framePr w:wrap="notBeside"/>
      <w:numPr>
        <w:numId w:val="0"/>
      </w:numPr>
      <w:autoSpaceDE/>
      <w:autoSpaceDN/>
      <w:adjustRightInd/>
      <w:spacing w:before="480" w:after="0" w:line="276" w:lineRule="auto"/>
      <w:outlineLvl w:val="9"/>
    </w:pPr>
    <w:rPr>
      <w:rFonts w:eastAsiaTheme="majorEastAsia" w:cstheme="majorBidi"/>
      <w:b w:val="0"/>
      <w:bCs/>
      <w:color w:val="2F5496" w:themeColor="accent1" w:themeShade="BF"/>
      <w:kern w:val="0"/>
      <w:sz w:val="28"/>
      <w:lang w:eastAsia="es-ES_tradnl"/>
    </w:rPr>
  </w:style>
  <w:style w:type="paragraph" w:styleId="TDC1">
    <w:name w:val="toc 1"/>
    <w:basedOn w:val="Normal"/>
    <w:next w:val="Normal"/>
    <w:autoRedefine/>
    <w:uiPriority w:val="39"/>
    <w:unhideWhenUsed/>
    <w:rsid w:val="00541F76"/>
    <w:pPr>
      <w:tabs>
        <w:tab w:val="left" w:pos="1134"/>
        <w:tab w:val="right" w:leader="dot" w:pos="8488"/>
      </w:tabs>
      <w:spacing w:before="360" w:after="120" w:line="240" w:lineRule="auto"/>
      <w:jc w:val="left"/>
    </w:pPr>
    <w:rPr>
      <w:bCs/>
      <w:iCs/>
      <w:noProof/>
      <w:szCs w:val="24"/>
    </w:rPr>
  </w:style>
  <w:style w:type="paragraph" w:styleId="Prrafodelista">
    <w:name w:val="List Paragraph"/>
    <w:basedOn w:val="Normal"/>
    <w:uiPriority w:val="34"/>
    <w:qFormat/>
    <w:rsid w:val="002A7DC4"/>
    <w:pPr>
      <w:ind w:left="720"/>
      <w:contextualSpacing/>
    </w:pPr>
  </w:style>
  <w:style w:type="paragraph" w:styleId="TDC3">
    <w:name w:val="toc 3"/>
    <w:basedOn w:val="Normal"/>
    <w:next w:val="Normal"/>
    <w:autoRedefine/>
    <w:uiPriority w:val="39"/>
    <w:unhideWhenUsed/>
    <w:rsid w:val="00630A81"/>
    <w:pPr>
      <w:spacing w:before="0" w:after="0"/>
      <w:ind w:left="680"/>
      <w:jc w:val="left"/>
    </w:pPr>
    <w:rPr>
      <w:sz w:val="20"/>
      <w:szCs w:val="20"/>
    </w:rPr>
  </w:style>
  <w:style w:type="character" w:styleId="Hipervnculo">
    <w:name w:val="Hyperlink"/>
    <w:basedOn w:val="Fuentedeprrafopredeter"/>
    <w:uiPriority w:val="99"/>
    <w:unhideWhenUsed/>
    <w:rsid w:val="00630A81"/>
    <w:rPr>
      <w:color w:val="0563C1" w:themeColor="hyperlink"/>
      <w:u w:val="single"/>
    </w:rPr>
  </w:style>
  <w:style w:type="paragraph" w:styleId="TDC2">
    <w:name w:val="toc 2"/>
    <w:basedOn w:val="Normal"/>
    <w:next w:val="Normal"/>
    <w:autoRedefine/>
    <w:uiPriority w:val="39"/>
    <w:unhideWhenUsed/>
    <w:rsid w:val="00695535"/>
    <w:pPr>
      <w:tabs>
        <w:tab w:val="left" w:pos="851"/>
        <w:tab w:val="right" w:leader="dot" w:pos="7921"/>
      </w:tabs>
      <w:spacing w:before="0" w:after="120" w:line="240" w:lineRule="auto"/>
      <w:ind w:left="397"/>
      <w:jc w:val="left"/>
    </w:pPr>
    <w:rPr>
      <w:bCs/>
      <w:sz w:val="22"/>
    </w:rPr>
  </w:style>
  <w:style w:type="paragraph" w:styleId="TDC4">
    <w:name w:val="toc 4"/>
    <w:basedOn w:val="Normal"/>
    <w:next w:val="Normal"/>
    <w:autoRedefine/>
    <w:uiPriority w:val="39"/>
    <w:semiHidden/>
    <w:unhideWhenUsed/>
    <w:rsid w:val="00630A81"/>
    <w:pPr>
      <w:spacing w:before="0" w:after="0"/>
      <w:ind w:left="720"/>
      <w:jc w:val="left"/>
    </w:pPr>
    <w:rPr>
      <w:sz w:val="20"/>
      <w:szCs w:val="20"/>
    </w:rPr>
  </w:style>
  <w:style w:type="paragraph" w:styleId="TDC5">
    <w:name w:val="toc 5"/>
    <w:basedOn w:val="Normal"/>
    <w:next w:val="Normal"/>
    <w:autoRedefine/>
    <w:uiPriority w:val="39"/>
    <w:semiHidden/>
    <w:unhideWhenUsed/>
    <w:rsid w:val="00630A81"/>
    <w:pPr>
      <w:spacing w:before="0" w:after="0"/>
      <w:ind w:left="960"/>
      <w:jc w:val="left"/>
    </w:pPr>
    <w:rPr>
      <w:sz w:val="20"/>
      <w:szCs w:val="20"/>
    </w:rPr>
  </w:style>
  <w:style w:type="paragraph" w:styleId="TDC6">
    <w:name w:val="toc 6"/>
    <w:basedOn w:val="Normal"/>
    <w:next w:val="Normal"/>
    <w:autoRedefine/>
    <w:uiPriority w:val="39"/>
    <w:semiHidden/>
    <w:unhideWhenUsed/>
    <w:rsid w:val="00630A81"/>
    <w:pPr>
      <w:spacing w:before="0" w:after="0"/>
      <w:ind w:left="1200"/>
      <w:jc w:val="left"/>
    </w:pPr>
    <w:rPr>
      <w:sz w:val="20"/>
      <w:szCs w:val="20"/>
    </w:rPr>
  </w:style>
  <w:style w:type="paragraph" w:styleId="TDC7">
    <w:name w:val="toc 7"/>
    <w:basedOn w:val="Normal"/>
    <w:next w:val="Normal"/>
    <w:autoRedefine/>
    <w:uiPriority w:val="39"/>
    <w:semiHidden/>
    <w:unhideWhenUsed/>
    <w:rsid w:val="00630A81"/>
    <w:pPr>
      <w:spacing w:before="0" w:after="0"/>
      <w:ind w:left="1440"/>
      <w:jc w:val="left"/>
    </w:pPr>
    <w:rPr>
      <w:sz w:val="20"/>
      <w:szCs w:val="20"/>
    </w:rPr>
  </w:style>
  <w:style w:type="paragraph" w:styleId="TDC8">
    <w:name w:val="toc 8"/>
    <w:basedOn w:val="Normal"/>
    <w:next w:val="Normal"/>
    <w:autoRedefine/>
    <w:uiPriority w:val="39"/>
    <w:semiHidden/>
    <w:unhideWhenUsed/>
    <w:rsid w:val="00630A81"/>
    <w:pPr>
      <w:spacing w:before="0" w:after="0"/>
      <w:ind w:left="1680"/>
      <w:jc w:val="left"/>
    </w:pPr>
    <w:rPr>
      <w:sz w:val="20"/>
      <w:szCs w:val="20"/>
    </w:rPr>
  </w:style>
  <w:style w:type="paragraph" w:styleId="TDC9">
    <w:name w:val="toc 9"/>
    <w:basedOn w:val="Normal"/>
    <w:next w:val="Normal"/>
    <w:autoRedefine/>
    <w:uiPriority w:val="39"/>
    <w:semiHidden/>
    <w:unhideWhenUsed/>
    <w:rsid w:val="00630A81"/>
    <w:pPr>
      <w:spacing w:before="0" w:after="0"/>
      <w:ind w:left="1920"/>
      <w:jc w:val="left"/>
    </w:pPr>
    <w:rPr>
      <w:sz w:val="20"/>
      <w:szCs w:val="20"/>
    </w:rPr>
  </w:style>
  <w:style w:type="paragraph" w:styleId="Descripcin">
    <w:name w:val="caption"/>
    <w:basedOn w:val="Normal"/>
    <w:next w:val="Normal"/>
    <w:uiPriority w:val="35"/>
    <w:unhideWhenUsed/>
    <w:qFormat/>
    <w:rsid w:val="00630A81"/>
    <w:pPr>
      <w:spacing w:before="0" w:after="200" w:line="240" w:lineRule="auto"/>
    </w:pPr>
    <w:rPr>
      <w:i/>
      <w:iCs/>
      <w:color w:val="44546A" w:themeColor="text2"/>
      <w:sz w:val="22"/>
      <w:szCs w:val="18"/>
    </w:rPr>
  </w:style>
  <w:style w:type="paragraph" w:styleId="Tabladeilustraciones">
    <w:name w:val="table of figures"/>
    <w:basedOn w:val="Normal"/>
    <w:next w:val="Normal"/>
    <w:uiPriority w:val="99"/>
    <w:unhideWhenUsed/>
    <w:rsid w:val="00630A81"/>
    <w:pPr>
      <w:spacing w:after="0"/>
    </w:pPr>
  </w:style>
  <w:style w:type="character" w:styleId="Nmerodepgina">
    <w:name w:val="page number"/>
    <w:basedOn w:val="Fuentedeprrafopredeter"/>
    <w:uiPriority w:val="99"/>
    <w:semiHidden/>
    <w:unhideWhenUsed/>
    <w:rsid w:val="00630A81"/>
  </w:style>
  <w:style w:type="numbering" w:customStyle="1" w:styleId="Estilo1">
    <w:name w:val="Estilo1"/>
    <w:uiPriority w:val="99"/>
    <w:rsid w:val="00852491"/>
    <w:pPr>
      <w:numPr>
        <w:numId w:val="7"/>
      </w:numPr>
    </w:pPr>
  </w:style>
  <w:style w:type="character" w:styleId="Mencinsinresolver">
    <w:name w:val="Unresolved Mention"/>
    <w:basedOn w:val="Fuentedeprrafopredeter"/>
    <w:uiPriority w:val="99"/>
    <w:semiHidden/>
    <w:unhideWhenUsed/>
    <w:rsid w:val="00937CF8"/>
    <w:rPr>
      <w:color w:val="605E5C"/>
      <w:shd w:val="clear" w:color="auto" w:fill="E1DFDD"/>
    </w:rPr>
  </w:style>
  <w:style w:type="character" w:styleId="Refdecomentario">
    <w:name w:val="annotation reference"/>
    <w:basedOn w:val="Fuentedeprrafopredeter"/>
    <w:uiPriority w:val="99"/>
    <w:semiHidden/>
    <w:unhideWhenUsed/>
    <w:rsid w:val="007022B9"/>
    <w:rPr>
      <w:sz w:val="16"/>
      <w:szCs w:val="16"/>
    </w:rPr>
  </w:style>
  <w:style w:type="paragraph" w:styleId="Textocomentario">
    <w:name w:val="annotation text"/>
    <w:basedOn w:val="Normal"/>
    <w:link w:val="TextocomentarioCar"/>
    <w:uiPriority w:val="99"/>
    <w:unhideWhenUsed/>
    <w:rsid w:val="007022B9"/>
    <w:pPr>
      <w:spacing w:line="240" w:lineRule="auto"/>
    </w:pPr>
    <w:rPr>
      <w:sz w:val="20"/>
      <w:szCs w:val="20"/>
    </w:rPr>
  </w:style>
  <w:style w:type="character" w:customStyle="1" w:styleId="TextocomentarioCar">
    <w:name w:val="Texto comentario Car"/>
    <w:basedOn w:val="Fuentedeprrafopredeter"/>
    <w:link w:val="Textocomentario"/>
    <w:uiPriority w:val="99"/>
    <w:rsid w:val="007022B9"/>
    <w:rPr>
      <w:sz w:val="20"/>
      <w:szCs w:val="20"/>
    </w:rPr>
  </w:style>
  <w:style w:type="paragraph" w:styleId="Asuntodelcomentario">
    <w:name w:val="annotation subject"/>
    <w:basedOn w:val="Textocomentario"/>
    <w:next w:val="Textocomentario"/>
    <w:link w:val="AsuntodelcomentarioCar"/>
    <w:uiPriority w:val="99"/>
    <w:semiHidden/>
    <w:unhideWhenUsed/>
    <w:rsid w:val="007022B9"/>
    <w:rPr>
      <w:b/>
      <w:bCs/>
    </w:rPr>
  </w:style>
  <w:style w:type="character" w:customStyle="1" w:styleId="AsuntodelcomentarioCar">
    <w:name w:val="Asunto del comentario Car"/>
    <w:basedOn w:val="TextocomentarioCar"/>
    <w:link w:val="Asuntodelcomentario"/>
    <w:uiPriority w:val="99"/>
    <w:semiHidden/>
    <w:rsid w:val="007022B9"/>
    <w:rPr>
      <w:b/>
      <w:bCs/>
      <w:sz w:val="20"/>
      <w:szCs w:val="20"/>
    </w:rPr>
  </w:style>
  <w:style w:type="paragraph" w:styleId="Revisin">
    <w:name w:val="Revision"/>
    <w:hidden/>
    <w:uiPriority w:val="99"/>
    <w:semiHidden/>
    <w:rsid w:val="00606480"/>
    <w:rPr>
      <w:szCs w:val="22"/>
    </w:rPr>
  </w:style>
  <w:style w:type="table" w:styleId="Tablaconcuadrcula">
    <w:name w:val="Table Grid"/>
    <w:basedOn w:val="Tablanormal"/>
    <w:uiPriority w:val="39"/>
    <w:rsid w:val="0071131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2">
    <w:name w:val="Grid Table 2"/>
    <w:basedOn w:val="Tablanormal"/>
    <w:uiPriority w:val="47"/>
    <w:rsid w:val="0071131E"/>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cuadrcula4">
    <w:name w:val="Grid Table 4"/>
    <w:basedOn w:val="Tablanormal"/>
    <w:uiPriority w:val="49"/>
    <w:rsid w:val="0071131E"/>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5oscura">
    <w:name w:val="Grid Table 5 Dark"/>
    <w:basedOn w:val="Tablanormal"/>
    <w:uiPriority w:val="50"/>
    <w:rsid w:val="0071131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concuadrcula6concolores">
    <w:name w:val="Grid Table 6 Colorful"/>
    <w:basedOn w:val="Tablanormal"/>
    <w:uiPriority w:val="51"/>
    <w:rsid w:val="0071131E"/>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4-nfasis1">
    <w:name w:val="Grid Table 4 Accent 1"/>
    <w:basedOn w:val="Tablanormal"/>
    <w:uiPriority w:val="49"/>
    <w:rsid w:val="0071131E"/>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concuadrcula6concolores-nfasis1">
    <w:name w:val="Grid Table 6 Colorful Accent 1"/>
    <w:basedOn w:val="Tablanormal"/>
    <w:uiPriority w:val="51"/>
    <w:rsid w:val="0071131E"/>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concuadrcula5oscura-nfasis5">
    <w:name w:val="Grid Table 5 Dark Accent 5"/>
    <w:basedOn w:val="Tablanormal"/>
    <w:uiPriority w:val="50"/>
    <w:rsid w:val="0071131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Tablaconcuadrcula5oscura-nfasis3">
    <w:name w:val="Grid Table 5 Dark Accent 3"/>
    <w:basedOn w:val="Tablanormal"/>
    <w:uiPriority w:val="50"/>
    <w:rsid w:val="0071131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laconcuadrcula3-nfasis1">
    <w:name w:val="Grid Table 3 Accent 1"/>
    <w:basedOn w:val="Tablanormal"/>
    <w:uiPriority w:val="48"/>
    <w:rsid w:val="0071131E"/>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Tablaconcuadrcula1clara-nfasis1">
    <w:name w:val="Grid Table 1 Light Accent 1"/>
    <w:basedOn w:val="Tablanormal"/>
    <w:uiPriority w:val="46"/>
    <w:rsid w:val="0071131E"/>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Tabladelista6concolores-nfasis1">
    <w:name w:val="List Table 6 Colorful Accent 1"/>
    <w:basedOn w:val="Tablanormal"/>
    <w:uiPriority w:val="51"/>
    <w:rsid w:val="0071131E"/>
    <w:rPr>
      <w:color w:val="2F5496" w:themeColor="accent1" w:themeShade="BF"/>
    </w:rPr>
    <w:tblPr>
      <w:tblStyleRowBandSize w:val="1"/>
      <w:tblStyleColBandSize w:val="1"/>
      <w:tblBorders>
        <w:top w:val="single" w:sz="4" w:space="0" w:color="4472C4" w:themeColor="accent1"/>
        <w:bottom w:val="single" w:sz="4" w:space="0" w:color="4472C4" w:themeColor="accent1"/>
      </w:tblBorders>
    </w:tblPr>
    <w:tblStylePr w:type="firstRow">
      <w:rPr>
        <w:b/>
        <w:bCs/>
      </w:rPr>
      <w:tblPr/>
      <w:tcPr>
        <w:tcBorders>
          <w:bottom w:val="single" w:sz="4" w:space="0" w:color="4472C4" w:themeColor="accent1"/>
        </w:tcBorders>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delista7concolores-nfasis5">
    <w:name w:val="List Table 7 Colorful Accent 5"/>
    <w:basedOn w:val="Tablanormal"/>
    <w:uiPriority w:val="52"/>
    <w:rsid w:val="0071131E"/>
    <w:rPr>
      <w:color w:val="2E74B5"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5"/>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1">
    <w:name w:val="List Table 7 Colorful Accent 1"/>
    <w:basedOn w:val="Tablanormal"/>
    <w:uiPriority w:val="52"/>
    <w:rsid w:val="0071131E"/>
    <w:rPr>
      <w:color w:val="2F549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concuadrcula7concolores-nfasis1">
    <w:name w:val="Grid Table 7 Colorful Accent 1"/>
    <w:basedOn w:val="Tablanormal"/>
    <w:uiPriority w:val="52"/>
    <w:rsid w:val="00F14E9D"/>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2160636">
      <w:bodyDiv w:val="1"/>
      <w:marLeft w:val="0"/>
      <w:marRight w:val="0"/>
      <w:marTop w:val="0"/>
      <w:marBottom w:val="0"/>
      <w:divBdr>
        <w:top w:val="none" w:sz="0" w:space="0" w:color="auto"/>
        <w:left w:val="none" w:sz="0" w:space="0" w:color="auto"/>
        <w:bottom w:val="none" w:sz="0" w:space="0" w:color="auto"/>
        <w:right w:val="none" w:sz="0" w:space="0" w:color="auto"/>
      </w:divBdr>
    </w:div>
    <w:div w:id="1131555645">
      <w:bodyDiv w:val="1"/>
      <w:marLeft w:val="0"/>
      <w:marRight w:val="0"/>
      <w:marTop w:val="0"/>
      <w:marBottom w:val="0"/>
      <w:divBdr>
        <w:top w:val="none" w:sz="0" w:space="0" w:color="auto"/>
        <w:left w:val="none" w:sz="0" w:space="0" w:color="auto"/>
        <w:bottom w:val="none" w:sz="0" w:space="0" w:color="auto"/>
        <w:right w:val="none" w:sz="0" w:space="0" w:color="auto"/>
      </w:divBdr>
      <w:divsChild>
        <w:div w:id="512568919">
          <w:marLeft w:val="0"/>
          <w:marRight w:val="0"/>
          <w:marTop w:val="0"/>
          <w:marBottom w:val="0"/>
          <w:divBdr>
            <w:top w:val="none" w:sz="0" w:space="0" w:color="auto"/>
            <w:left w:val="none" w:sz="0" w:space="0" w:color="auto"/>
            <w:bottom w:val="none" w:sz="0" w:space="0" w:color="auto"/>
            <w:right w:val="none" w:sz="0" w:space="0" w:color="auto"/>
          </w:divBdr>
          <w:divsChild>
            <w:div w:id="1643076810">
              <w:marLeft w:val="0"/>
              <w:marRight w:val="0"/>
              <w:marTop w:val="0"/>
              <w:marBottom w:val="0"/>
              <w:divBdr>
                <w:top w:val="none" w:sz="0" w:space="0" w:color="auto"/>
                <w:left w:val="none" w:sz="0" w:space="0" w:color="auto"/>
                <w:bottom w:val="none" w:sz="0" w:space="0" w:color="auto"/>
                <w:right w:val="none" w:sz="0" w:space="0" w:color="auto"/>
              </w:divBdr>
            </w:div>
            <w:div w:id="1548102825">
              <w:marLeft w:val="0"/>
              <w:marRight w:val="0"/>
              <w:marTop w:val="0"/>
              <w:marBottom w:val="0"/>
              <w:divBdr>
                <w:top w:val="none" w:sz="0" w:space="0" w:color="auto"/>
                <w:left w:val="none" w:sz="0" w:space="0" w:color="auto"/>
                <w:bottom w:val="none" w:sz="0" w:space="0" w:color="auto"/>
                <w:right w:val="none" w:sz="0" w:space="0" w:color="auto"/>
              </w:divBdr>
            </w:div>
            <w:div w:id="1556814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593496">
      <w:bodyDiv w:val="1"/>
      <w:marLeft w:val="0"/>
      <w:marRight w:val="0"/>
      <w:marTop w:val="0"/>
      <w:marBottom w:val="0"/>
      <w:divBdr>
        <w:top w:val="none" w:sz="0" w:space="0" w:color="auto"/>
        <w:left w:val="none" w:sz="0" w:space="0" w:color="auto"/>
        <w:bottom w:val="none" w:sz="0" w:space="0" w:color="auto"/>
        <w:right w:val="none" w:sz="0" w:space="0" w:color="auto"/>
      </w:divBdr>
    </w:div>
    <w:div w:id="16778018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eader" Target="header3.xml"/><Relationship Id="rId26" Type="http://schemas.openxmlformats.org/officeDocument/2006/relationships/header" Target="header7.xml"/><Relationship Id="rId39" Type="http://schemas.openxmlformats.org/officeDocument/2006/relationships/hyperlink" Target="https://doi.org/10.1037/0000120-016" TargetMode="External"/><Relationship Id="rId21" Type="http://schemas.openxmlformats.org/officeDocument/2006/relationships/footer" Target="footer5.xml"/><Relationship Id="rId34" Type="http://schemas.openxmlformats.org/officeDocument/2006/relationships/image" Target="media/image8.png"/><Relationship Id="rId42" Type="http://schemas.openxmlformats.org/officeDocument/2006/relationships/hyperlink" Target="https://www.cnn.com/2019/09/10/health/nap-heart-health-wellness-intl-scli/index.html" TargetMode="External"/><Relationship Id="rId47" Type="http://schemas.openxmlformats.org/officeDocument/2006/relationships/image" Target="media/image12.png"/><Relationship Id="rId50" Type="http://schemas.openxmlformats.org/officeDocument/2006/relationships/image" Target="media/image15.png"/><Relationship Id="rId55" Type="http://schemas.openxmlformats.org/officeDocument/2006/relationships/image" Target="media/image2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2.xml"/><Relationship Id="rId29" Type="http://schemas.openxmlformats.org/officeDocument/2006/relationships/image" Target="media/image5.png"/><Relationship Id="rId11" Type="http://schemas.microsoft.com/office/2016/09/relationships/commentsIds" Target="commentsIds.xml"/><Relationship Id="rId24" Type="http://schemas.openxmlformats.org/officeDocument/2006/relationships/header" Target="header6.xml"/><Relationship Id="rId32" Type="http://schemas.openxmlformats.org/officeDocument/2006/relationships/image" Target="media/image6.png"/><Relationship Id="rId37" Type="http://schemas.openxmlformats.org/officeDocument/2006/relationships/hyperlink" Target="https://doi.org/10.1126/science.aay3550" TargetMode="External"/><Relationship Id="rId40" Type="http://schemas.openxmlformats.org/officeDocument/2006/relationships/hyperlink" Target="https://www.youtube.com/watch?v=guRoWTYfxMs" TargetMode="External"/><Relationship Id="rId45" Type="http://schemas.openxmlformats.org/officeDocument/2006/relationships/image" Target="media/image10.png"/><Relationship Id="rId53" Type="http://schemas.openxmlformats.org/officeDocument/2006/relationships/image" Target="media/image18.png"/><Relationship Id="rId58" Type="http://schemas.openxmlformats.org/officeDocument/2006/relationships/image" Target="media/image23.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footer" Target="footer4.xml"/><Relationship Id="rId14" Type="http://schemas.openxmlformats.org/officeDocument/2006/relationships/footer" Target="footer1.xml"/><Relationship Id="rId22" Type="http://schemas.openxmlformats.org/officeDocument/2006/relationships/header" Target="header5.xml"/><Relationship Id="rId27" Type="http://schemas.openxmlformats.org/officeDocument/2006/relationships/header" Target="header8.xml"/><Relationship Id="rId30" Type="http://schemas.openxmlformats.org/officeDocument/2006/relationships/hyperlink" Target="https://administracionelectronica.gob.es/pae_Home/dam/jcr:da7d91fa-d6bd-467c-be32-a72e27c603b3/METRICA_V3_Tecnicas.pdf" TargetMode="External"/><Relationship Id="rId35" Type="http://schemas.openxmlformats.org/officeDocument/2006/relationships/hyperlink" Target="https://apastyle.apa.org/" TargetMode="External"/><Relationship Id="rId43" Type="http://schemas.openxmlformats.org/officeDocument/2006/relationships/hyperlink" Target="https://administracionelectronica.gob.es/pae_Home/pae_Documentacion/pae_Metodolog/pae_Metrica_v3.html" TargetMode="External"/><Relationship Id="rId48" Type="http://schemas.openxmlformats.org/officeDocument/2006/relationships/image" Target="media/image13.png"/><Relationship Id="rId56" Type="http://schemas.openxmlformats.org/officeDocument/2006/relationships/image" Target="media/image21.png"/><Relationship Id="rId8" Type="http://schemas.openxmlformats.org/officeDocument/2006/relationships/image" Target="media/image1.jpeg"/><Relationship Id="rId51" Type="http://schemas.openxmlformats.org/officeDocument/2006/relationships/image" Target="media/image16.png"/><Relationship Id="rId3" Type="http://schemas.openxmlformats.org/officeDocument/2006/relationships/styles" Target="styles.xml"/><Relationship Id="rId12" Type="http://schemas.microsoft.com/office/2018/08/relationships/commentsExtensible" Target="commentsExtensible.xml"/><Relationship Id="rId17" Type="http://schemas.openxmlformats.org/officeDocument/2006/relationships/footer" Target="footer3.xml"/><Relationship Id="rId25" Type="http://schemas.openxmlformats.org/officeDocument/2006/relationships/footer" Target="footer7.xml"/><Relationship Id="rId33" Type="http://schemas.openxmlformats.org/officeDocument/2006/relationships/image" Target="media/image7.png"/><Relationship Id="rId38" Type="http://schemas.openxmlformats.org/officeDocument/2006/relationships/hyperlink" Target="https://doi.org/10.1037/0000132-000" TargetMode="External"/><Relationship Id="rId46" Type="http://schemas.openxmlformats.org/officeDocument/2006/relationships/image" Target="media/image11.png"/><Relationship Id="rId59" Type="http://schemas.openxmlformats.org/officeDocument/2006/relationships/fontTable" Target="fontTable.xml"/><Relationship Id="rId20" Type="http://schemas.openxmlformats.org/officeDocument/2006/relationships/header" Target="header4.xml"/><Relationship Id="rId41" Type="http://schemas.openxmlformats.org/officeDocument/2006/relationships/hyperlink" Target="https://twitter.com/APA_Databases/status/1169644365452578823" TargetMode="External"/><Relationship Id="rId54"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footer" Target="footer6.xml"/><Relationship Id="rId28" Type="http://schemas.openxmlformats.org/officeDocument/2006/relationships/header" Target="header9.xml"/><Relationship Id="rId36" Type="http://schemas.openxmlformats.org/officeDocument/2006/relationships/hyperlink" Target="https://doi.org/10.1037/ppm0000185" TargetMode="External"/><Relationship Id="rId49" Type="http://schemas.openxmlformats.org/officeDocument/2006/relationships/image" Target="media/image14.png"/><Relationship Id="rId57" Type="http://schemas.openxmlformats.org/officeDocument/2006/relationships/image" Target="media/image22.png"/><Relationship Id="rId10" Type="http://schemas.microsoft.com/office/2011/relationships/commentsExtended" Target="commentsExtended.xml"/><Relationship Id="rId31" Type="http://schemas.openxmlformats.org/officeDocument/2006/relationships/hyperlink" Target="https://www.w3.org/WAI/standards-guidelines/wcag/" TargetMode="External"/><Relationship Id="rId44" Type="http://schemas.openxmlformats.org/officeDocument/2006/relationships/image" Target="media/image9.png"/><Relationship Id="rId52" Type="http://schemas.openxmlformats.org/officeDocument/2006/relationships/image" Target="media/image17.png"/><Relationship Id="rId60" Type="http://schemas.microsoft.com/office/2011/relationships/people" Target="people.xml"/><Relationship Id="rId4" Type="http://schemas.openxmlformats.org/officeDocument/2006/relationships/settings" Target="settings.xml"/><Relationship Id="rId9" Type="http://schemas.openxmlformats.org/officeDocument/2006/relationships/comments" Target="comments.xml"/></Relationships>
</file>

<file path=word/_rels/header3.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jpeg"/></Relationships>
</file>

<file path=word/_rels/header7.xml.rels><?xml version="1.0" encoding="UTF-8" standalone="yes"?>
<Relationships xmlns="http://schemas.openxmlformats.org/package/2006/relationships"><Relationship Id="rId1" Type="http://schemas.openxmlformats.org/officeDocument/2006/relationships/image" Target="media/image4.png"/></Relationships>
</file>

<file path=word/_rels/header8.xml.rels><?xml version="1.0" encoding="UTF-8" standalone="yes"?>
<Relationships xmlns="http://schemas.openxmlformats.org/package/2006/relationships"><Relationship Id="rId1" Type="http://schemas.openxmlformats.org/officeDocument/2006/relationships/image" Target="media/image4.png"/></Relationships>
</file>

<file path=word/_rels/header9.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FB4B2A-BC2C-4AF6-BFCB-FF8E1BC411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318</TotalTime>
  <Pages>77</Pages>
  <Words>9186</Words>
  <Characters>50529</Characters>
  <Application>Microsoft Office Word</Application>
  <DocSecurity>0</DocSecurity>
  <Lines>421</Lines>
  <Paragraphs>119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59596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Soler Ramos Jose Antonio</dc:creator>
  <cp:keywords/>
  <dc:description/>
  <cp:lastModifiedBy>Soler Martin, Carlos</cp:lastModifiedBy>
  <cp:revision>64</cp:revision>
  <cp:lastPrinted>2021-08-28T17:06:00Z</cp:lastPrinted>
  <dcterms:created xsi:type="dcterms:W3CDTF">2022-05-26T09:13:00Z</dcterms:created>
  <dcterms:modified xsi:type="dcterms:W3CDTF">2022-06-22T16:46:00Z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41b88ec2-a72b-4523-9e84-0458a1764731_Enabled">
    <vt:lpwstr>true</vt:lpwstr>
  </property>
  <property fmtid="{D5CDD505-2E9C-101B-9397-08002B2CF9AE}" pid="3" name="MSIP_Label_41b88ec2-a72b-4523-9e84-0458a1764731_SetDate">
    <vt:lpwstr>2022-03-07T16:54:02Z</vt:lpwstr>
  </property>
  <property fmtid="{D5CDD505-2E9C-101B-9397-08002B2CF9AE}" pid="4" name="MSIP_Label_41b88ec2-a72b-4523-9e84-0458a1764731_Method">
    <vt:lpwstr>Privileged</vt:lpwstr>
  </property>
  <property fmtid="{D5CDD505-2E9C-101B-9397-08002B2CF9AE}" pid="5" name="MSIP_Label_41b88ec2-a72b-4523-9e84-0458a1764731_Name">
    <vt:lpwstr>Public O365</vt:lpwstr>
  </property>
  <property fmtid="{D5CDD505-2E9C-101B-9397-08002B2CF9AE}" pid="6" name="MSIP_Label_41b88ec2-a72b-4523-9e84-0458a1764731_SiteId">
    <vt:lpwstr>35595a02-4d6d-44ac-99e1-f9ab4cd872db</vt:lpwstr>
  </property>
  <property fmtid="{D5CDD505-2E9C-101B-9397-08002B2CF9AE}" pid="7" name="MSIP_Label_41b88ec2-a72b-4523-9e84-0458a1764731_ActionId">
    <vt:lpwstr>3ad652cc-ea14-4c96-be37-2a6bd4327cd1</vt:lpwstr>
  </property>
  <property fmtid="{D5CDD505-2E9C-101B-9397-08002B2CF9AE}" pid="8" name="MSIP_Label_41b88ec2-a72b-4523-9e84-0458a1764731_ContentBits">
    <vt:lpwstr>0</vt:lpwstr>
  </property>
</Properties>
</file>